
<file path=[Content_Types].xml><?xml version="1.0" encoding="utf-8"?>
<Types xmlns="http://schemas.openxmlformats.org/package/2006/content-types">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EF6C3" w14:textId="77777777" w:rsidR="00236A68" w:rsidRDefault="00236A68">
      <w:pPr>
        <w:pStyle w:val="ac"/>
      </w:pPr>
      <w:r>
        <w:t>ВНУТРЕННИЙ ПРЕДИКТОР СССР</w:t>
      </w:r>
    </w:p>
    <w:p w14:paraId="343D7FAA" w14:textId="77777777" w:rsidR="00236A68" w:rsidRDefault="00236A68"/>
    <w:p w14:paraId="36577B05" w14:textId="77777777" w:rsidR="00236A68" w:rsidRDefault="00236A68">
      <w:pPr>
        <w:pStyle w:val="a2"/>
      </w:pPr>
    </w:p>
    <w:p w14:paraId="5517359F" w14:textId="77777777" w:rsidR="00236A68" w:rsidRDefault="00236A68"/>
    <w:p w14:paraId="7671078D" w14:textId="77777777" w:rsidR="00236A68" w:rsidRDefault="00236A68"/>
    <w:p w14:paraId="693B908D" w14:textId="77777777" w:rsidR="00236A68" w:rsidRDefault="00236A68"/>
    <w:p w14:paraId="2D255375" w14:textId="77777777" w:rsidR="00236A68" w:rsidRDefault="00F509F0">
      <w:pPr>
        <w:pStyle w:val="ac"/>
        <w:rPr>
          <w:sz w:val="36"/>
        </w:rPr>
      </w:pPr>
      <w:r>
        <w:rPr>
          <w:sz w:val="36"/>
        </w:rPr>
        <w:t>«Сад» растёт сам?..</w:t>
      </w:r>
    </w:p>
    <w:p w14:paraId="0BFF6801" w14:textId="77777777" w:rsidR="00C506F1" w:rsidRDefault="00C506F1">
      <w:pPr>
        <w:pStyle w:val="ab"/>
      </w:pPr>
    </w:p>
    <w:p w14:paraId="6045A030" w14:textId="77777777" w:rsidR="00236A68" w:rsidRDefault="00236A68">
      <w:pPr>
        <w:pStyle w:val="ab"/>
      </w:pPr>
      <w:r>
        <w:t>_______________</w:t>
      </w:r>
    </w:p>
    <w:p w14:paraId="6A1F499F" w14:textId="77777777" w:rsidR="00236A68" w:rsidRDefault="00C506F1" w:rsidP="00F509F0">
      <w:pPr>
        <w:pStyle w:val="ab"/>
        <w:ind w:left="567" w:right="567"/>
        <w:jc w:val="both"/>
      </w:pPr>
      <w:r>
        <w:t>О</w:t>
      </w:r>
      <w:r w:rsidR="00F509F0">
        <w:t>б этике, управленческом профессионализме, о по</w:t>
      </w:r>
      <w:r w:rsidR="00F509F0">
        <w:t>л</w:t>
      </w:r>
      <w:r w:rsidR="00F509F0">
        <w:t>ной функции управления на Руси и в США, об общем кр</w:t>
      </w:r>
      <w:r w:rsidR="00F509F0">
        <w:t>и</w:t>
      </w:r>
      <w:r w:rsidR="00F509F0">
        <w:t>зисе капитализма и марксизме, о теории, практике, проблемах и перспективах «конвергенции» и о нек</w:t>
      </w:r>
      <w:r w:rsidR="00F509F0">
        <w:t>о</w:t>
      </w:r>
      <w:r w:rsidR="00F509F0">
        <w:t>торых других частностях в течении глобального ист</w:t>
      </w:r>
      <w:r w:rsidR="00F509F0">
        <w:t>о</w:t>
      </w:r>
      <w:r w:rsidR="00F509F0">
        <w:t>рико-политического пр</w:t>
      </w:r>
      <w:r w:rsidR="00F509F0">
        <w:t>о</w:t>
      </w:r>
      <w:r w:rsidR="00F509F0">
        <w:t>цесса.</w:t>
      </w:r>
    </w:p>
    <w:p w14:paraId="4D584016" w14:textId="77777777" w:rsidR="00236A68" w:rsidRDefault="00236A68"/>
    <w:p w14:paraId="4D9F7857" w14:textId="77777777" w:rsidR="00236A68" w:rsidRDefault="00236A68"/>
    <w:p w14:paraId="79D86E1B" w14:textId="77777777" w:rsidR="00236A68" w:rsidRDefault="00236A68"/>
    <w:p w14:paraId="7F04ED1A" w14:textId="77777777" w:rsidR="00236A68" w:rsidRDefault="00236A68"/>
    <w:p w14:paraId="7B0902D7" w14:textId="77777777" w:rsidR="00C506F1" w:rsidRDefault="00C506F1"/>
    <w:p w14:paraId="23BEF0D0" w14:textId="77777777" w:rsidR="00C506F1" w:rsidRDefault="00C506F1"/>
    <w:p w14:paraId="6F291508" w14:textId="77777777" w:rsidR="00CF52F6" w:rsidRDefault="00CF52F6"/>
    <w:p w14:paraId="1618B9F6" w14:textId="77777777" w:rsidR="00CF52F6" w:rsidRDefault="00CF52F6"/>
    <w:p w14:paraId="4DA2D521" w14:textId="77777777" w:rsidR="00CF52F6" w:rsidRDefault="00CF52F6"/>
    <w:p w14:paraId="7AD726C1" w14:textId="77777777" w:rsidR="00CF52F6" w:rsidRDefault="00CF52F6"/>
    <w:p w14:paraId="2AF6BD2A" w14:textId="77777777" w:rsidR="00CF52F6" w:rsidRDefault="00CF52F6"/>
    <w:p w14:paraId="56C3C242" w14:textId="77777777" w:rsidR="00236A68" w:rsidRDefault="00236A68"/>
    <w:p w14:paraId="2F003B30" w14:textId="77777777" w:rsidR="00236A68" w:rsidRDefault="00236A68"/>
    <w:p w14:paraId="36EB78C7" w14:textId="77777777" w:rsidR="00236A68" w:rsidRDefault="00236A68">
      <w:pPr>
        <w:pStyle w:val="ab"/>
      </w:pPr>
      <w:r>
        <w:t>Санкт-Петербург</w:t>
      </w:r>
    </w:p>
    <w:p w14:paraId="02854A0E" w14:textId="77777777" w:rsidR="00236A68" w:rsidRDefault="005C371E">
      <w:pPr>
        <w:pStyle w:val="ab"/>
        <w:spacing w:before="240"/>
      </w:pPr>
      <w:smartTag w:uri="urn:schemas-microsoft-com:office:smarttags" w:element="metricconverter">
        <w:smartTagPr>
          <w:attr w:name="ProductID" w:val="2009 г"/>
        </w:smartTagPr>
        <w:r>
          <w:t>200</w:t>
        </w:r>
        <w:r w:rsidR="00F509F0">
          <w:t>9</w:t>
        </w:r>
        <w:r w:rsidR="00236A68">
          <w:t> г</w:t>
        </w:r>
      </w:smartTag>
      <w:r w:rsidR="00236A68">
        <w:t>.</w:t>
      </w:r>
    </w:p>
    <w:p w14:paraId="4E76B3CE" w14:textId="77777777" w:rsidR="00236A68" w:rsidRDefault="00236A68">
      <w:pPr>
        <w:pStyle w:val="ab"/>
        <w:spacing w:before="240"/>
      </w:pPr>
      <w:r>
        <w:br w:type="page"/>
      </w:r>
      <w:r>
        <w:lastRenderedPageBreak/>
        <w:t>Страница, зарезервированная для выходных типографских да</w:t>
      </w:r>
      <w:r>
        <w:t>н</w:t>
      </w:r>
      <w:r>
        <w:t>ных</w:t>
      </w:r>
    </w:p>
    <w:p w14:paraId="3ADCD2EF" w14:textId="27B9471B" w:rsidR="00D30B85" w:rsidRDefault="00236A68">
      <w:pPr>
        <w:pStyle w:val="Copyright"/>
      </w:pPr>
      <w:r>
        <w:t>© Публикуемые материалы являются достоянием Русской культуры, по какой причине никто не обладает в отношении них персональными авторскими прав</w:t>
      </w:r>
      <w:r>
        <w:t>а</w:t>
      </w:r>
      <w:r>
        <w:t xml:space="preserve">ми. В случае </w:t>
      </w:r>
      <w:r>
        <w:rPr>
          <w:i/>
        </w:rPr>
        <w:t>присвоения себе в установленном з</w:t>
      </w:r>
      <w:r>
        <w:rPr>
          <w:i/>
        </w:rPr>
        <w:t>а</w:t>
      </w:r>
      <w:r>
        <w:rPr>
          <w:i/>
        </w:rPr>
        <w:t>коном порядке</w:t>
      </w:r>
      <w:r>
        <w:t xml:space="preserve"> авторских прав юридическим или физическим лицом, с</w:t>
      </w:r>
      <w:r>
        <w:t>о</w:t>
      </w:r>
      <w:r>
        <w:t>вершивший это столкнется с воздаянием за воровство, выражающемся в непр</w:t>
      </w:r>
      <w:r>
        <w:t>и</w:t>
      </w:r>
      <w:r>
        <w:t>ятной “мистике”, выходящей за пределы юриспр</w:t>
      </w:r>
      <w:r>
        <w:t>у</w:t>
      </w:r>
      <w:r>
        <w:t>денции. Тем не менее, каждый желающий имеет полное право, исходя из свойственного ему пон</w:t>
      </w:r>
      <w:r>
        <w:t>и</w:t>
      </w:r>
      <w:r>
        <w:t xml:space="preserve">мания </w:t>
      </w:r>
      <w:r>
        <w:rPr>
          <w:i/>
        </w:rPr>
        <w:t>общественной пользы</w:t>
      </w:r>
      <w:r>
        <w:t>, копировать и тир</w:t>
      </w:r>
      <w:r>
        <w:t>а</w:t>
      </w:r>
      <w:r>
        <w:t>жировать,</w:t>
      </w:r>
      <w:r>
        <w:rPr>
          <w:i/>
        </w:rPr>
        <w:t xml:space="preserve"> в том числе с коммерческими целями</w:t>
      </w:r>
      <w:r>
        <w:t>, насто</w:t>
      </w:r>
      <w:r>
        <w:softHyphen/>
        <w:t xml:space="preserve">ящие материалы в полном </w:t>
      </w:r>
      <w:r w:rsidR="00D44628">
        <w:t xml:space="preserve">объёме </w:t>
      </w:r>
      <w:r>
        <w:t>или фра</w:t>
      </w:r>
      <w:r>
        <w:t>г</w:t>
      </w:r>
      <w:r>
        <w:t>ментарно всеми доступными ему средствами. И</w:t>
      </w:r>
      <w:r>
        <w:t>с</w:t>
      </w:r>
      <w:r>
        <w:t>пользующий настоящие материалы в своей де</w:t>
      </w:r>
      <w:r>
        <w:t>я</w:t>
      </w:r>
      <w:r>
        <w:t>тельности, при фрагментарном их цитировании, либо же при ссылках на них, принимает на себя персональную ответственность, и в случае поро</w:t>
      </w:r>
      <w:r>
        <w:t>ж</w:t>
      </w:r>
      <w:r>
        <w:t>дения им смыслового контекста, извращающего смысл</w:t>
      </w:r>
      <w:r>
        <w:rPr>
          <w:i/>
        </w:rPr>
        <w:t xml:space="preserve"> настоящих материалов, как целостности</w:t>
      </w:r>
      <w:r>
        <w:t>, он имеет шансы столкнуться с “мистическим”, вне</w:t>
      </w:r>
      <w:r>
        <w:softHyphen/>
        <w:t>юридическим воздаян</w:t>
      </w:r>
      <w:r>
        <w:t>и</w:t>
      </w:r>
      <w:r>
        <w:t xml:space="preserve">ем. </w:t>
      </w:r>
      <w:r w:rsidR="00D30B85" w:rsidRPr="00D30B85">
        <w:rPr>
          <w:vertAlign w:val="superscript"/>
        </w:rPr>
        <w:t>[I]</w:t>
      </w:r>
    </w:p>
    <w:p w14:paraId="4494F749" w14:textId="77777777" w:rsidR="00D30B85" w:rsidRDefault="00D30B85"/>
    <w:p w14:paraId="21DF8AE8" w14:textId="77777777" w:rsidR="00D30B85" w:rsidRDefault="00D30B85"/>
    <w:p w14:paraId="17E0A287" w14:textId="77777777" w:rsidR="00D30B85" w:rsidRDefault="00D30B85">
      <w:pPr>
        <w:sectPr w:rsidR="00D30B85" w:rsidSect="006A774E">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8392" w:h="11907" w:code="11"/>
          <w:pgMar w:top="851" w:right="851" w:bottom="851" w:left="1247" w:header="567" w:footer="567" w:gutter="0"/>
          <w:cols w:space="720"/>
          <w:titlePg/>
        </w:sectPr>
      </w:pPr>
    </w:p>
    <w:p w14:paraId="1FC7CA05" w14:textId="77777777" w:rsidR="00D30B85" w:rsidRDefault="00D30B85" w:rsidP="00C506F1">
      <w:pPr>
        <w:pStyle w:val="ab"/>
      </w:pPr>
      <w:r w:rsidRPr="00F509F0">
        <w:rPr>
          <w:b/>
        </w:rPr>
        <w:lastRenderedPageBreak/>
        <w:t>Аннотация</w:t>
      </w:r>
    </w:p>
    <w:p w14:paraId="4E9DE567" w14:textId="77777777" w:rsidR="00D30B85" w:rsidRDefault="00D30B85" w:rsidP="00873ABF">
      <w:pPr>
        <w:pStyle w:val="PlainText"/>
      </w:pPr>
      <w:r>
        <w:t xml:space="preserve">Предлагаемая вниманию читателю работа это </w:t>
      </w:r>
      <w:r w:rsidRPr="00223AAE">
        <w:t>—</w:t>
      </w:r>
      <w:r>
        <w:t xml:space="preserve"> аналитич</w:t>
      </w:r>
      <w:r>
        <w:t>е</w:t>
      </w:r>
      <w:r>
        <w:t xml:space="preserve">ская записка ВП СССР из серии «О текущем моменте», начатая как № 4 (88) и завершившаяся как № 6 (90), </w:t>
      </w:r>
      <w:smartTag w:uri="urn:schemas-microsoft-com:office:smarttags" w:element="metricconverter">
        <w:smartTagPr>
          <w:attr w:name="ProductID" w:val="2009 г"/>
        </w:smartTagPr>
        <w:r>
          <w:t>2009 г</w:t>
        </w:r>
      </w:smartTag>
      <w:r>
        <w:t>. Номера 4 и 5 были опубликованы по их готовности в интернете под названиями “Об управленческом профессионализме и этике” (№ 4) и “Полная функция управления на Руси и в США: об этике и управленч</w:t>
      </w:r>
      <w:r>
        <w:t>е</w:t>
      </w:r>
      <w:r>
        <w:t>ском профессионализме” (№ 5), а сводный текст по его заверш</w:t>
      </w:r>
      <w:r>
        <w:t>е</w:t>
      </w:r>
      <w:r>
        <w:t>нии получил итоговое название “«Сад» ра</w:t>
      </w:r>
      <w:r>
        <w:t>с</w:t>
      </w:r>
      <w:r>
        <w:t xml:space="preserve">тёт сам?..” </w:t>
      </w:r>
    </w:p>
    <w:p w14:paraId="1A76741E" w14:textId="77777777" w:rsidR="00D30B85" w:rsidRDefault="00D30B85" w:rsidP="00873ABF">
      <w:pPr>
        <w:pStyle w:val="PlainText"/>
      </w:pPr>
      <w:r>
        <w:t xml:space="preserve">В предлагаемой вниманию читателя работе рассматриваются вопросы: </w:t>
      </w:r>
    </w:p>
    <w:p w14:paraId="4D515241" w14:textId="77777777" w:rsidR="00D30B85" w:rsidRDefault="00D30B85" w:rsidP="00C506F1">
      <w:pPr>
        <w:pStyle w:val="a3"/>
      </w:pPr>
      <w:r>
        <w:t xml:space="preserve">этики власти и бизнеса России; </w:t>
      </w:r>
    </w:p>
    <w:p w14:paraId="43CD59A9" w14:textId="77777777" w:rsidR="00D30B85" w:rsidRDefault="00D30B85" w:rsidP="00C506F1">
      <w:pPr>
        <w:pStyle w:val="a3"/>
      </w:pPr>
      <w:r>
        <w:t>профессиональной состоятельности власти в России;</w:t>
      </w:r>
    </w:p>
    <w:p w14:paraId="37F57E43" w14:textId="77777777" w:rsidR="00D30B85" w:rsidRDefault="00D30B85" w:rsidP="00C506F1">
      <w:pPr>
        <w:pStyle w:val="a3"/>
      </w:pPr>
      <w:r>
        <w:t xml:space="preserve">реализации полной функции управления на Руси и в США на протяжении истории каждой из культур; </w:t>
      </w:r>
    </w:p>
    <w:p w14:paraId="5FF9B052" w14:textId="77777777" w:rsidR="00D30B85" w:rsidRDefault="00D30B85" w:rsidP="00C506F1">
      <w:pPr>
        <w:pStyle w:val="a3"/>
      </w:pPr>
      <w:r>
        <w:t>управленческого профессионализма и его воспрои</w:t>
      </w:r>
      <w:r>
        <w:t>з</w:t>
      </w:r>
      <w:r>
        <w:t xml:space="preserve">водства в США и в России; </w:t>
      </w:r>
    </w:p>
    <w:p w14:paraId="08EE2DC8" w14:textId="77777777" w:rsidR="00D30B85" w:rsidRDefault="00D30B85" w:rsidP="00C506F1">
      <w:pPr>
        <w:pStyle w:val="a3"/>
      </w:pPr>
      <w:r>
        <w:t xml:space="preserve">общего кризиса капитализма и марксизма; </w:t>
      </w:r>
    </w:p>
    <w:p w14:paraId="345F0C07" w14:textId="77777777" w:rsidR="00D30B85" w:rsidRDefault="00D30B85" w:rsidP="00C506F1">
      <w:pPr>
        <w:pStyle w:val="a3"/>
      </w:pPr>
      <w:r>
        <w:t>теории, пра</w:t>
      </w:r>
      <w:r>
        <w:t>к</w:t>
      </w:r>
      <w:r>
        <w:t xml:space="preserve">тики, проблем и перспектив «конвергенции» двух систем </w:t>
      </w:r>
      <w:r w:rsidRPr="00223AAE">
        <w:t>—</w:t>
      </w:r>
      <w:r>
        <w:t xml:space="preserve"> капитализма и марксистского “социализма”;</w:t>
      </w:r>
    </w:p>
    <w:p w14:paraId="3D5D2F20" w14:textId="77777777" w:rsidR="00D30B85" w:rsidRDefault="00D30B85" w:rsidP="00C506F1">
      <w:pPr>
        <w:pStyle w:val="a3"/>
      </w:pPr>
      <w:r>
        <w:t>а также и некоторые другие частности в течении глобального историко-политического проце</w:t>
      </w:r>
      <w:r>
        <w:t>с</w:t>
      </w:r>
      <w:r>
        <w:t>са.</w:t>
      </w:r>
    </w:p>
    <w:p w14:paraId="3AE5BC83" w14:textId="77777777" w:rsidR="00D30B85" w:rsidRDefault="00D30B85"/>
    <w:p w14:paraId="1A7DB7EC" w14:textId="77777777" w:rsidR="00D30B85" w:rsidRDefault="00D30B85">
      <w:pPr>
        <w:pStyle w:val="ab"/>
        <w:rPr>
          <w:sz w:val="28"/>
        </w:rPr>
      </w:pPr>
      <w:r>
        <w:rPr>
          <w:sz w:val="28"/>
        </w:rPr>
        <w:t>ОГЛАВЛЕНИЕ</w:t>
      </w:r>
    </w:p>
    <w:p w14:paraId="64059367" w14:textId="77777777" w:rsidR="00D30B85" w:rsidRDefault="00D30B85">
      <w:pPr>
        <w:rPr>
          <w:sz w:val="18"/>
        </w:rPr>
      </w:pPr>
      <w:r>
        <w:rPr>
          <w:sz w:val="18"/>
        </w:rPr>
        <w:t>В связи с тем, что разные системы один и тот же файл по-разному раскладывают по страницам, необходимо обновить о</w:t>
      </w:r>
      <w:r>
        <w:rPr>
          <w:sz w:val="18"/>
        </w:rPr>
        <w:t>г</w:t>
      </w:r>
      <w:r>
        <w:rPr>
          <w:sz w:val="18"/>
        </w:rPr>
        <w:t>лавление. Для обновления оглавления перейти в режим просмотра страницы и ввести в оглавление курсор, после чего нажать “F9”. Избрать «Обн</w:t>
      </w:r>
      <w:r>
        <w:rPr>
          <w:sz w:val="18"/>
        </w:rPr>
        <w:t>о</w:t>
      </w:r>
      <w:r>
        <w:rPr>
          <w:sz w:val="18"/>
        </w:rPr>
        <w:t>вить номера страниц». В случае, если Ваша система работает некорректно, и автоматически будут заданы ошибочные номера стр</w:t>
      </w:r>
      <w:r>
        <w:rPr>
          <w:sz w:val="18"/>
        </w:rPr>
        <w:t>а</w:t>
      </w:r>
      <w:r>
        <w:rPr>
          <w:sz w:val="18"/>
        </w:rPr>
        <w:t>ниц, то в режиме просмотра страницы следует ввести правильные номера стр</w:t>
      </w:r>
      <w:r>
        <w:rPr>
          <w:sz w:val="18"/>
        </w:rPr>
        <w:t>а</w:t>
      </w:r>
      <w:r>
        <w:rPr>
          <w:sz w:val="18"/>
        </w:rPr>
        <w:t xml:space="preserve">ниц в оглавление вручную. Настоящий </w:t>
      </w:r>
      <w:r>
        <w:rPr>
          <w:sz w:val="18"/>
          <w:u w:val="single"/>
        </w:rPr>
        <w:t>абзац</w:t>
      </w:r>
      <w:r>
        <w:rPr>
          <w:sz w:val="18"/>
        </w:rPr>
        <w:t xml:space="preserve"> удалить до начала обновления п</w:t>
      </w:r>
      <w:r>
        <w:rPr>
          <w:sz w:val="18"/>
        </w:rPr>
        <w:t>е</w:t>
      </w:r>
      <w:r>
        <w:rPr>
          <w:sz w:val="18"/>
        </w:rPr>
        <w:t>ред распечаткой ориг</w:t>
      </w:r>
      <w:r>
        <w:rPr>
          <w:sz w:val="18"/>
        </w:rPr>
        <w:t>и</w:t>
      </w:r>
      <w:r>
        <w:rPr>
          <w:sz w:val="18"/>
        </w:rPr>
        <w:t>нал-макета.</w:t>
      </w:r>
    </w:p>
    <w:p w14:paraId="44F4B8E0" w14:textId="77777777" w:rsidR="00D30B85" w:rsidRDefault="00D30B85" w:rsidP="00873ABF">
      <w:pPr>
        <w:pStyle w:val="PlainText"/>
      </w:pPr>
    </w:p>
    <w:p w14:paraId="7B6536C6" w14:textId="77777777" w:rsidR="00D30B85" w:rsidRDefault="00D30B85">
      <w:pPr>
        <w:pStyle w:val="TOC1"/>
        <w:rPr>
          <w:b w:val="0"/>
          <w:i w:val="0"/>
          <w:noProof/>
          <w:spacing w:val="0"/>
          <w:kern w:val="0"/>
          <w:sz w:val="24"/>
          <w:szCs w:val="24"/>
        </w:rPr>
      </w:pPr>
      <w:r>
        <w:fldChar w:fldCharType="begin"/>
      </w:r>
      <w:r>
        <w:instrText xml:space="preserve"> TOC \o "1-3" \h \z \u </w:instrText>
      </w:r>
      <w:r>
        <w:fldChar w:fldCharType="separate"/>
      </w:r>
      <w:hyperlink w:anchor="_Toc237339528" w:history="1">
        <w:r w:rsidRPr="0033119E">
          <w:rPr>
            <w:rStyle w:val="Hyperlink"/>
            <w:noProof/>
          </w:rPr>
          <w:t>1. Недавние события</w:t>
        </w:r>
        <w:r>
          <w:rPr>
            <w:noProof/>
            <w:webHidden/>
          </w:rPr>
          <w:tab/>
        </w:r>
        <w:r>
          <w:rPr>
            <w:noProof/>
            <w:webHidden/>
          </w:rPr>
          <w:fldChar w:fldCharType="begin"/>
        </w:r>
        <w:r>
          <w:rPr>
            <w:noProof/>
            <w:webHidden/>
          </w:rPr>
          <w:instrText xml:space="preserve"> PAGEREF _Toc237339528 \h </w:instrText>
        </w:r>
        <w:r>
          <w:rPr>
            <w:noProof/>
          </w:rPr>
        </w:r>
        <w:r>
          <w:rPr>
            <w:noProof/>
            <w:webHidden/>
          </w:rPr>
          <w:fldChar w:fldCharType="separate"/>
        </w:r>
        <w:r>
          <w:rPr>
            <w:noProof/>
            <w:webHidden/>
          </w:rPr>
          <w:t>7</w:t>
        </w:r>
        <w:r>
          <w:rPr>
            <w:noProof/>
            <w:webHidden/>
          </w:rPr>
          <w:fldChar w:fldCharType="end"/>
        </w:r>
      </w:hyperlink>
    </w:p>
    <w:p w14:paraId="74F33C1E" w14:textId="77777777" w:rsidR="00D30B85" w:rsidRDefault="00D30B85">
      <w:pPr>
        <w:pStyle w:val="TOC2"/>
        <w:rPr>
          <w:spacing w:val="0"/>
          <w:kern w:val="0"/>
          <w:sz w:val="24"/>
          <w:szCs w:val="24"/>
        </w:rPr>
      </w:pPr>
      <w:hyperlink w:anchor="_Toc237339529" w:history="1">
        <w:r w:rsidRPr="0033119E">
          <w:rPr>
            <w:rStyle w:val="Hyperlink"/>
          </w:rPr>
          <w:t>1.1. Да поможет им Гарри Поттер?..</w:t>
        </w:r>
        <w:r>
          <w:rPr>
            <w:webHidden/>
          </w:rPr>
          <w:tab/>
        </w:r>
        <w:r>
          <w:rPr>
            <w:webHidden/>
          </w:rPr>
          <w:fldChar w:fldCharType="begin"/>
        </w:r>
        <w:r>
          <w:rPr>
            <w:webHidden/>
          </w:rPr>
          <w:instrText xml:space="preserve"> PAGEREF _Toc237339529 \h </w:instrText>
        </w:r>
        <w:r>
          <w:rPr>
            <w:webHidden/>
          </w:rPr>
          <w:fldChar w:fldCharType="separate"/>
        </w:r>
        <w:r>
          <w:rPr>
            <w:webHidden/>
          </w:rPr>
          <w:t>7</w:t>
        </w:r>
        <w:r>
          <w:rPr>
            <w:webHidden/>
          </w:rPr>
          <w:fldChar w:fldCharType="end"/>
        </w:r>
      </w:hyperlink>
    </w:p>
    <w:p w14:paraId="32564435" w14:textId="77777777" w:rsidR="00D30B85" w:rsidRDefault="00D30B85">
      <w:pPr>
        <w:pStyle w:val="TOC2"/>
        <w:rPr>
          <w:spacing w:val="0"/>
          <w:kern w:val="0"/>
          <w:sz w:val="24"/>
          <w:szCs w:val="24"/>
        </w:rPr>
      </w:pPr>
      <w:hyperlink w:anchor="_Toc237339530" w:history="1">
        <w:r w:rsidRPr="0033119E">
          <w:rPr>
            <w:rStyle w:val="Hyperlink"/>
          </w:rPr>
          <w:t>1.2. Финансовый эксгибиционизм  россионской политической “элиты”:  я на вас 4 139 726 рублей положил…</w:t>
        </w:r>
        <w:r>
          <w:rPr>
            <w:webHidden/>
          </w:rPr>
          <w:tab/>
        </w:r>
        <w:r>
          <w:rPr>
            <w:webHidden/>
          </w:rPr>
          <w:fldChar w:fldCharType="begin"/>
        </w:r>
        <w:r>
          <w:rPr>
            <w:webHidden/>
          </w:rPr>
          <w:instrText xml:space="preserve"> PAGEREF _Toc237339530 \h </w:instrText>
        </w:r>
        <w:r>
          <w:rPr>
            <w:webHidden/>
          </w:rPr>
          <w:fldChar w:fldCharType="separate"/>
        </w:r>
        <w:r>
          <w:rPr>
            <w:webHidden/>
          </w:rPr>
          <w:t>9</w:t>
        </w:r>
        <w:r>
          <w:rPr>
            <w:webHidden/>
          </w:rPr>
          <w:fldChar w:fldCharType="end"/>
        </w:r>
      </w:hyperlink>
    </w:p>
    <w:p w14:paraId="32838217" w14:textId="77777777" w:rsidR="00D30B85" w:rsidRDefault="00D30B85">
      <w:pPr>
        <w:pStyle w:val="TOC2"/>
        <w:rPr>
          <w:spacing w:val="0"/>
          <w:kern w:val="0"/>
          <w:sz w:val="24"/>
          <w:szCs w:val="24"/>
        </w:rPr>
      </w:pPr>
      <w:hyperlink w:anchor="_Toc237339531" w:history="1">
        <w:r w:rsidRPr="0033119E">
          <w:rPr>
            <w:rStyle w:val="Hyperlink"/>
          </w:rPr>
          <w:t>1.3. Сорос в роли Кассандры капитализма</w:t>
        </w:r>
        <w:r>
          <w:rPr>
            <w:webHidden/>
          </w:rPr>
          <w:tab/>
        </w:r>
        <w:r>
          <w:rPr>
            <w:webHidden/>
          </w:rPr>
          <w:fldChar w:fldCharType="begin"/>
        </w:r>
        <w:r>
          <w:rPr>
            <w:webHidden/>
          </w:rPr>
          <w:instrText xml:space="preserve"> PAGEREF _Toc237339531 \h </w:instrText>
        </w:r>
        <w:r>
          <w:rPr>
            <w:webHidden/>
          </w:rPr>
          <w:fldChar w:fldCharType="separate"/>
        </w:r>
        <w:r>
          <w:rPr>
            <w:webHidden/>
          </w:rPr>
          <w:t>24</w:t>
        </w:r>
        <w:r>
          <w:rPr>
            <w:webHidden/>
          </w:rPr>
          <w:fldChar w:fldCharType="end"/>
        </w:r>
      </w:hyperlink>
    </w:p>
    <w:p w14:paraId="7A228837" w14:textId="77777777" w:rsidR="00D30B85" w:rsidRDefault="00D30B85">
      <w:pPr>
        <w:pStyle w:val="TOC2"/>
        <w:rPr>
          <w:spacing w:val="0"/>
          <w:kern w:val="0"/>
          <w:sz w:val="24"/>
          <w:szCs w:val="24"/>
        </w:rPr>
      </w:pPr>
      <w:hyperlink w:anchor="_Toc237339532" w:history="1">
        <w:r w:rsidRPr="0033119E">
          <w:rPr>
            <w:rStyle w:val="Hyperlink"/>
          </w:rPr>
          <w:t>1.4. “Отчёт” без отчёта Правительства РФ перед Думой</w:t>
        </w:r>
        <w:r>
          <w:rPr>
            <w:webHidden/>
          </w:rPr>
          <w:tab/>
        </w:r>
        <w:r>
          <w:rPr>
            <w:webHidden/>
          </w:rPr>
          <w:fldChar w:fldCharType="begin"/>
        </w:r>
        <w:r>
          <w:rPr>
            <w:webHidden/>
          </w:rPr>
          <w:instrText xml:space="preserve"> PAGEREF _Toc237339532 \h </w:instrText>
        </w:r>
        <w:r>
          <w:rPr>
            <w:webHidden/>
          </w:rPr>
          <w:fldChar w:fldCharType="separate"/>
        </w:r>
        <w:r>
          <w:rPr>
            <w:webHidden/>
          </w:rPr>
          <w:t>31</w:t>
        </w:r>
        <w:r>
          <w:rPr>
            <w:webHidden/>
          </w:rPr>
          <w:fldChar w:fldCharType="end"/>
        </w:r>
      </w:hyperlink>
    </w:p>
    <w:p w14:paraId="19D09A59" w14:textId="77777777" w:rsidR="00D30B85" w:rsidRDefault="00D30B85">
      <w:pPr>
        <w:pStyle w:val="TOC3"/>
        <w:rPr>
          <w:i w:val="0"/>
          <w:sz w:val="24"/>
          <w:szCs w:val="24"/>
        </w:rPr>
      </w:pPr>
      <w:hyperlink w:anchor="_Toc237339533" w:history="1">
        <w:r w:rsidRPr="0033119E">
          <w:rPr>
            <w:rStyle w:val="Hyperlink"/>
            <w:b/>
          </w:rPr>
          <w:t>Отступление от темы:</w:t>
        </w:r>
        <w:r w:rsidRPr="0033119E">
          <w:rPr>
            <w:rStyle w:val="Hyperlink"/>
          </w:rPr>
          <w:t xml:space="preserve"> Как соображать слово «статистика»</w:t>
        </w:r>
        <w:r>
          <w:rPr>
            <w:webHidden/>
          </w:rPr>
          <w:tab/>
        </w:r>
        <w:r>
          <w:rPr>
            <w:webHidden/>
          </w:rPr>
          <w:fldChar w:fldCharType="begin"/>
        </w:r>
        <w:r>
          <w:rPr>
            <w:webHidden/>
          </w:rPr>
          <w:instrText xml:space="preserve"> PAGEREF _Toc237339533 \h </w:instrText>
        </w:r>
        <w:r>
          <w:rPr>
            <w:webHidden/>
          </w:rPr>
          <w:fldChar w:fldCharType="separate"/>
        </w:r>
        <w:r>
          <w:rPr>
            <w:webHidden/>
          </w:rPr>
          <w:t>36</w:t>
        </w:r>
        <w:r>
          <w:rPr>
            <w:webHidden/>
          </w:rPr>
          <w:fldChar w:fldCharType="end"/>
        </w:r>
      </w:hyperlink>
    </w:p>
    <w:p w14:paraId="72BDFF40" w14:textId="77777777" w:rsidR="00D30B85" w:rsidRDefault="00D30B85">
      <w:pPr>
        <w:pStyle w:val="TOC1"/>
        <w:rPr>
          <w:b w:val="0"/>
          <w:i w:val="0"/>
          <w:noProof/>
          <w:spacing w:val="0"/>
          <w:kern w:val="0"/>
          <w:sz w:val="24"/>
          <w:szCs w:val="24"/>
        </w:rPr>
      </w:pPr>
      <w:hyperlink w:anchor="_Toc237339534" w:history="1">
        <w:r w:rsidRPr="0033119E">
          <w:rPr>
            <w:rStyle w:val="Hyperlink"/>
            <w:noProof/>
          </w:rPr>
          <w:t>2. Кризис в России — кризис “элитарного” идиотизма в попытке загнать общество  в родоплеменной строй</w:t>
        </w:r>
        <w:r>
          <w:rPr>
            <w:noProof/>
            <w:webHidden/>
          </w:rPr>
          <w:tab/>
        </w:r>
        <w:r>
          <w:rPr>
            <w:noProof/>
            <w:webHidden/>
          </w:rPr>
          <w:fldChar w:fldCharType="begin"/>
        </w:r>
        <w:r>
          <w:rPr>
            <w:noProof/>
            <w:webHidden/>
          </w:rPr>
          <w:instrText xml:space="preserve"> PAGEREF _Toc237339534 \h </w:instrText>
        </w:r>
        <w:r>
          <w:rPr>
            <w:noProof/>
          </w:rPr>
        </w:r>
        <w:r>
          <w:rPr>
            <w:noProof/>
            <w:webHidden/>
          </w:rPr>
          <w:fldChar w:fldCharType="separate"/>
        </w:r>
        <w:r>
          <w:rPr>
            <w:noProof/>
            <w:webHidden/>
          </w:rPr>
          <w:t>54</w:t>
        </w:r>
        <w:r>
          <w:rPr>
            <w:noProof/>
            <w:webHidden/>
          </w:rPr>
          <w:fldChar w:fldCharType="end"/>
        </w:r>
      </w:hyperlink>
    </w:p>
    <w:p w14:paraId="7DF63FEB" w14:textId="77777777" w:rsidR="00D30B85" w:rsidRDefault="00D30B85">
      <w:pPr>
        <w:pStyle w:val="TOC1"/>
        <w:rPr>
          <w:b w:val="0"/>
          <w:i w:val="0"/>
          <w:noProof/>
          <w:spacing w:val="0"/>
          <w:kern w:val="0"/>
          <w:sz w:val="24"/>
          <w:szCs w:val="24"/>
        </w:rPr>
      </w:pPr>
      <w:hyperlink w:anchor="_Toc237339535" w:history="1">
        <w:r w:rsidRPr="0033119E">
          <w:rPr>
            <w:rStyle w:val="Hyperlink"/>
            <w:noProof/>
          </w:rPr>
          <w:t>3. Почему Россия не станет «Америкой»</w:t>
        </w:r>
        <w:r>
          <w:rPr>
            <w:noProof/>
            <w:webHidden/>
          </w:rPr>
          <w:tab/>
        </w:r>
        <w:r>
          <w:rPr>
            <w:noProof/>
            <w:webHidden/>
          </w:rPr>
          <w:fldChar w:fldCharType="begin"/>
        </w:r>
        <w:r>
          <w:rPr>
            <w:noProof/>
            <w:webHidden/>
          </w:rPr>
          <w:instrText xml:space="preserve"> PAGEREF _Toc237339535 \h </w:instrText>
        </w:r>
        <w:r>
          <w:rPr>
            <w:noProof/>
          </w:rPr>
        </w:r>
        <w:r>
          <w:rPr>
            <w:noProof/>
            <w:webHidden/>
          </w:rPr>
          <w:fldChar w:fldCharType="separate"/>
        </w:r>
        <w:r>
          <w:rPr>
            <w:noProof/>
            <w:webHidden/>
          </w:rPr>
          <w:t>84</w:t>
        </w:r>
        <w:r>
          <w:rPr>
            <w:noProof/>
            <w:webHidden/>
          </w:rPr>
          <w:fldChar w:fldCharType="end"/>
        </w:r>
      </w:hyperlink>
    </w:p>
    <w:p w14:paraId="6AFF1C5F" w14:textId="77777777" w:rsidR="00D30B85" w:rsidRDefault="00D30B85">
      <w:pPr>
        <w:pStyle w:val="TOC2"/>
        <w:rPr>
          <w:spacing w:val="0"/>
          <w:kern w:val="0"/>
          <w:sz w:val="24"/>
          <w:szCs w:val="24"/>
        </w:rPr>
      </w:pPr>
      <w:hyperlink w:anchor="_Toc237339536" w:history="1">
        <w:r w:rsidRPr="0033119E">
          <w:rPr>
            <w:rStyle w:val="Hyperlink"/>
          </w:rPr>
          <w:t>3.1. Несбыточная мечта россионской “элиты”</w:t>
        </w:r>
        <w:r>
          <w:rPr>
            <w:webHidden/>
          </w:rPr>
          <w:tab/>
        </w:r>
        <w:r>
          <w:rPr>
            <w:webHidden/>
          </w:rPr>
          <w:fldChar w:fldCharType="begin"/>
        </w:r>
        <w:r>
          <w:rPr>
            <w:webHidden/>
          </w:rPr>
          <w:instrText xml:space="preserve"> PAGEREF _Toc237339536 \h </w:instrText>
        </w:r>
        <w:r>
          <w:rPr>
            <w:webHidden/>
          </w:rPr>
          <w:fldChar w:fldCharType="separate"/>
        </w:r>
        <w:r>
          <w:rPr>
            <w:webHidden/>
          </w:rPr>
          <w:t>84</w:t>
        </w:r>
        <w:r>
          <w:rPr>
            <w:webHidden/>
          </w:rPr>
          <w:fldChar w:fldCharType="end"/>
        </w:r>
      </w:hyperlink>
    </w:p>
    <w:p w14:paraId="57F0480B" w14:textId="77777777" w:rsidR="00D30B85" w:rsidRDefault="00D30B85">
      <w:pPr>
        <w:pStyle w:val="TOC2"/>
        <w:rPr>
          <w:spacing w:val="0"/>
          <w:kern w:val="0"/>
          <w:sz w:val="24"/>
          <w:szCs w:val="24"/>
        </w:rPr>
      </w:pPr>
      <w:hyperlink w:anchor="_Toc237339537" w:history="1">
        <w:r w:rsidRPr="0033119E">
          <w:rPr>
            <w:rStyle w:val="Hyperlink"/>
          </w:rPr>
          <w:t>3.2. Полная функция управления в жизни общества</w:t>
        </w:r>
        <w:r>
          <w:rPr>
            <w:webHidden/>
          </w:rPr>
          <w:tab/>
        </w:r>
        <w:r>
          <w:rPr>
            <w:webHidden/>
          </w:rPr>
          <w:fldChar w:fldCharType="begin"/>
        </w:r>
        <w:r>
          <w:rPr>
            <w:webHidden/>
          </w:rPr>
          <w:instrText xml:space="preserve"> PAGEREF _Toc237339537 \h </w:instrText>
        </w:r>
        <w:r>
          <w:rPr>
            <w:webHidden/>
          </w:rPr>
          <w:fldChar w:fldCharType="separate"/>
        </w:r>
        <w:r>
          <w:rPr>
            <w:webHidden/>
          </w:rPr>
          <w:t>86</w:t>
        </w:r>
        <w:r>
          <w:rPr>
            <w:webHidden/>
          </w:rPr>
          <w:fldChar w:fldCharType="end"/>
        </w:r>
      </w:hyperlink>
    </w:p>
    <w:p w14:paraId="3808BE9D" w14:textId="77777777" w:rsidR="00D30B85" w:rsidRDefault="00D30B85">
      <w:pPr>
        <w:pStyle w:val="TOC3"/>
        <w:rPr>
          <w:i w:val="0"/>
          <w:sz w:val="24"/>
          <w:szCs w:val="24"/>
        </w:rPr>
      </w:pPr>
      <w:hyperlink w:anchor="_Toc237339538" w:history="1">
        <w:r w:rsidRPr="0033119E">
          <w:rPr>
            <w:rStyle w:val="Hyperlink"/>
          </w:rPr>
          <w:t>3.2.1. Исторические примеры реализации  полной функции управления в обществах</w:t>
        </w:r>
        <w:r>
          <w:rPr>
            <w:webHidden/>
          </w:rPr>
          <w:tab/>
        </w:r>
        <w:r>
          <w:rPr>
            <w:webHidden/>
          </w:rPr>
          <w:fldChar w:fldCharType="begin"/>
        </w:r>
        <w:r>
          <w:rPr>
            <w:webHidden/>
          </w:rPr>
          <w:instrText xml:space="preserve"> PAGEREF _Toc237339538 \h </w:instrText>
        </w:r>
        <w:r>
          <w:rPr>
            <w:webHidden/>
          </w:rPr>
          <w:fldChar w:fldCharType="separate"/>
        </w:r>
        <w:r>
          <w:rPr>
            <w:webHidden/>
          </w:rPr>
          <w:t>90</w:t>
        </w:r>
        <w:r>
          <w:rPr>
            <w:webHidden/>
          </w:rPr>
          <w:fldChar w:fldCharType="end"/>
        </w:r>
      </w:hyperlink>
    </w:p>
    <w:p w14:paraId="42856719" w14:textId="77777777" w:rsidR="00D30B85" w:rsidRDefault="00D30B85">
      <w:pPr>
        <w:pStyle w:val="TOC2"/>
        <w:rPr>
          <w:spacing w:val="0"/>
          <w:kern w:val="0"/>
          <w:sz w:val="24"/>
          <w:szCs w:val="24"/>
        </w:rPr>
      </w:pPr>
      <w:hyperlink w:anchor="_Toc237339539" w:history="1">
        <w:r w:rsidRPr="0033119E">
          <w:rPr>
            <w:rStyle w:val="Hyperlink"/>
          </w:rPr>
          <w:t>3.3. Предиктор и программно-адаптивный модуль: специфика Руси и специфика США</w:t>
        </w:r>
        <w:r>
          <w:rPr>
            <w:webHidden/>
          </w:rPr>
          <w:tab/>
        </w:r>
        <w:r>
          <w:rPr>
            <w:webHidden/>
          </w:rPr>
          <w:fldChar w:fldCharType="begin"/>
        </w:r>
        <w:r>
          <w:rPr>
            <w:webHidden/>
          </w:rPr>
          <w:instrText xml:space="preserve"> PAGEREF _Toc237339539 \h </w:instrText>
        </w:r>
        <w:r>
          <w:rPr>
            <w:webHidden/>
          </w:rPr>
          <w:fldChar w:fldCharType="separate"/>
        </w:r>
        <w:r>
          <w:rPr>
            <w:webHidden/>
          </w:rPr>
          <w:t>100</w:t>
        </w:r>
        <w:r>
          <w:rPr>
            <w:webHidden/>
          </w:rPr>
          <w:fldChar w:fldCharType="end"/>
        </w:r>
      </w:hyperlink>
    </w:p>
    <w:p w14:paraId="12D110A9" w14:textId="77777777" w:rsidR="00D30B85" w:rsidRDefault="00D30B85">
      <w:pPr>
        <w:pStyle w:val="TOC3"/>
        <w:rPr>
          <w:i w:val="0"/>
          <w:sz w:val="24"/>
          <w:szCs w:val="24"/>
        </w:rPr>
      </w:pPr>
      <w:hyperlink w:anchor="_Toc237339540" w:history="1">
        <w:r w:rsidRPr="0033119E">
          <w:rPr>
            <w:rStyle w:val="Hyperlink"/>
          </w:rPr>
          <w:t>3.3.1. Становление США — перезагрузка  библейского глобально-политического проекта</w:t>
        </w:r>
        <w:r>
          <w:rPr>
            <w:webHidden/>
          </w:rPr>
          <w:tab/>
        </w:r>
        <w:r>
          <w:rPr>
            <w:webHidden/>
          </w:rPr>
          <w:fldChar w:fldCharType="begin"/>
        </w:r>
        <w:r>
          <w:rPr>
            <w:webHidden/>
          </w:rPr>
          <w:instrText xml:space="preserve"> PAGEREF _Toc237339540 \h </w:instrText>
        </w:r>
        <w:r>
          <w:rPr>
            <w:webHidden/>
          </w:rPr>
          <w:fldChar w:fldCharType="separate"/>
        </w:r>
        <w:r>
          <w:rPr>
            <w:webHidden/>
          </w:rPr>
          <w:t>100</w:t>
        </w:r>
        <w:r>
          <w:rPr>
            <w:webHidden/>
          </w:rPr>
          <w:fldChar w:fldCharType="end"/>
        </w:r>
      </w:hyperlink>
    </w:p>
    <w:p w14:paraId="7978F06B" w14:textId="77777777" w:rsidR="00D30B85" w:rsidRDefault="00D30B85">
      <w:pPr>
        <w:pStyle w:val="TOC3"/>
        <w:rPr>
          <w:i w:val="0"/>
          <w:sz w:val="24"/>
          <w:szCs w:val="24"/>
        </w:rPr>
      </w:pPr>
      <w:hyperlink w:anchor="_Toc237339541" w:history="1">
        <w:r w:rsidRPr="0033119E">
          <w:rPr>
            <w:rStyle w:val="Hyperlink"/>
          </w:rPr>
          <w:t>3.3.2. Воспроизводство профессионализма  в сфере управления США</w:t>
        </w:r>
        <w:r>
          <w:rPr>
            <w:webHidden/>
          </w:rPr>
          <w:tab/>
        </w:r>
        <w:r>
          <w:rPr>
            <w:webHidden/>
          </w:rPr>
          <w:fldChar w:fldCharType="begin"/>
        </w:r>
        <w:r>
          <w:rPr>
            <w:webHidden/>
          </w:rPr>
          <w:instrText xml:space="preserve"> PAGEREF _Toc237339541 \h </w:instrText>
        </w:r>
        <w:r>
          <w:rPr>
            <w:webHidden/>
          </w:rPr>
          <w:fldChar w:fldCharType="separate"/>
        </w:r>
        <w:r>
          <w:rPr>
            <w:webHidden/>
          </w:rPr>
          <w:t>148</w:t>
        </w:r>
        <w:r>
          <w:rPr>
            <w:webHidden/>
          </w:rPr>
          <w:fldChar w:fldCharType="end"/>
        </w:r>
      </w:hyperlink>
    </w:p>
    <w:p w14:paraId="2FAC2E96" w14:textId="77777777" w:rsidR="00D30B85" w:rsidRDefault="00D30B85">
      <w:pPr>
        <w:pStyle w:val="TOC3"/>
        <w:rPr>
          <w:i w:val="0"/>
          <w:sz w:val="24"/>
          <w:szCs w:val="24"/>
        </w:rPr>
      </w:pPr>
      <w:hyperlink w:anchor="_Toc237339542" w:history="1">
        <w:r w:rsidRPr="0033119E">
          <w:rPr>
            <w:rStyle w:val="Hyperlink"/>
            <w:b/>
          </w:rPr>
          <w:t>Отступление от темы:</w:t>
        </w:r>
        <w:r w:rsidRPr="0033119E">
          <w:rPr>
            <w:rStyle w:val="Hyperlink"/>
          </w:rPr>
          <w:t xml:space="preserve"> О реформе системы образования  и форме проведения ЕГЭ в РФ</w:t>
        </w:r>
        <w:r>
          <w:rPr>
            <w:webHidden/>
          </w:rPr>
          <w:tab/>
        </w:r>
        <w:r>
          <w:rPr>
            <w:webHidden/>
          </w:rPr>
          <w:fldChar w:fldCharType="begin"/>
        </w:r>
        <w:r>
          <w:rPr>
            <w:webHidden/>
          </w:rPr>
          <w:instrText xml:space="preserve"> PAGEREF _Toc237339542 \h </w:instrText>
        </w:r>
        <w:r>
          <w:rPr>
            <w:webHidden/>
          </w:rPr>
          <w:fldChar w:fldCharType="separate"/>
        </w:r>
        <w:r>
          <w:rPr>
            <w:webHidden/>
          </w:rPr>
          <w:t>164</w:t>
        </w:r>
        <w:r>
          <w:rPr>
            <w:webHidden/>
          </w:rPr>
          <w:fldChar w:fldCharType="end"/>
        </w:r>
      </w:hyperlink>
    </w:p>
    <w:p w14:paraId="7B83F1C0" w14:textId="77777777" w:rsidR="00D30B85" w:rsidRDefault="00D30B85">
      <w:pPr>
        <w:pStyle w:val="TOC3"/>
        <w:rPr>
          <w:i w:val="0"/>
          <w:sz w:val="24"/>
          <w:szCs w:val="24"/>
        </w:rPr>
      </w:pPr>
      <w:hyperlink w:anchor="_Toc237339543" w:history="1">
        <w:r w:rsidRPr="0033119E">
          <w:rPr>
            <w:rStyle w:val="Hyperlink"/>
          </w:rPr>
          <w:t>3.3.3. Взаимодействие  программно-адаптивного модуля США  и концептуальной власти</w:t>
        </w:r>
        <w:r>
          <w:rPr>
            <w:webHidden/>
          </w:rPr>
          <w:tab/>
        </w:r>
        <w:r>
          <w:rPr>
            <w:webHidden/>
          </w:rPr>
          <w:fldChar w:fldCharType="begin"/>
        </w:r>
        <w:r>
          <w:rPr>
            <w:webHidden/>
          </w:rPr>
          <w:instrText xml:space="preserve"> PAGEREF _Toc237339543 \h </w:instrText>
        </w:r>
        <w:r>
          <w:rPr>
            <w:webHidden/>
          </w:rPr>
          <w:fldChar w:fldCharType="separate"/>
        </w:r>
        <w:r>
          <w:rPr>
            <w:webHidden/>
          </w:rPr>
          <w:t>213</w:t>
        </w:r>
        <w:r>
          <w:rPr>
            <w:webHidden/>
          </w:rPr>
          <w:fldChar w:fldCharType="end"/>
        </w:r>
      </w:hyperlink>
    </w:p>
    <w:p w14:paraId="0FDE5AF9" w14:textId="77777777" w:rsidR="00D30B85" w:rsidRDefault="00D30B85">
      <w:pPr>
        <w:pStyle w:val="TOC3"/>
        <w:rPr>
          <w:i w:val="0"/>
          <w:sz w:val="24"/>
          <w:szCs w:val="24"/>
        </w:rPr>
      </w:pPr>
      <w:hyperlink w:anchor="_Toc237339544" w:history="1">
        <w:r w:rsidRPr="0033119E">
          <w:rPr>
            <w:rStyle w:val="Hyperlink"/>
          </w:rPr>
          <w:t>3.3.4. Русь — поле боя</w:t>
        </w:r>
        <w:r>
          <w:rPr>
            <w:webHidden/>
          </w:rPr>
          <w:tab/>
        </w:r>
        <w:r>
          <w:rPr>
            <w:webHidden/>
          </w:rPr>
          <w:fldChar w:fldCharType="begin"/>
        </w:r>
        <w:r>
          <w:rPr>
            <w:webHidden/>
          </w:rPr>
          <w:instrText xml:space="preserve"> PAGEREF _Toc237339544 \h </w:instrText>
        </w:r>
        <w:r>
          <w:rPr>
            <w:webHidden/>
          </w:rPr>
          <w:fldChar w:fldCharType="separate"/>
        </w:r>
        <w:r>
          <w:rPr>
            <w:webHidden/>
          </w:rPr>
          <w:t>232</w:t>
        </w:r>
        <w:r>
          <w:rPr>
            <w:webHidden/>
          </w:rPr>
          <w:fldChar w:fldCharType="end"/>
        </w:r>
      </w:hyperlink>
    </w:p>
    <w:p w14:paraId="6054BE9F" w14:textId="77777777" w:rsidR="00D30B85" w:rsidRDefault="00D30B85">
      <w:pPr>
        <w:pStyle w:val="TOC1"/>
        <w:rPr>
          <w:b w:val="0"/>
          <w:i w:val="0"/>
          <w:noProof/>
          <w:spacing w:val="0"/>
          <w:kern w:val="0"/>
          <w:sz w:val="24"/>
          <w:szCs w:val="24"/>
        </w:rPr>
      </w:pPr>
      <w:hyperlink w:anchor="_Toc237339545" w:history="1">
        <w:r w:rsidRPr="0033119E">
          <w:rPr>
            <w:rStyle w:val="Hyperlink"/>
            <w:noProof/>
          </w:rPr>
          <w:t>4. «Слоёный коктейль» глобальной политики</w:t>
        </w:r>
        <w:r>
          <w:rPr>
            <w:noProof/>
            <w:webHidden/>
          </w:rPr>
          <w:tab/>
        </w:r>
        <w:r>
          <w:rPr>
            <w:noProof/>
            <w:webHidden/>
          </w:rPr>
          <w:fldChar w:fldCharType="begin"/>
        </w:r>
        <w:r>
          <w:rPr>
            <w:noProof/>
            <w:webHidden/>
          </w:rPr>
          <w:instrText xml:space="preserve"> PAGEREF _Toc237339545 \h </w:instrText>
        </w:r>
        <w:r>
          <w:rPr>
            <w:noProof/>
          </w:rPr>
        </w:r>
        <w:r>
          <w:rPr>
            <w:noProof/>
            <w:webHidden/>
          </w:rPr>
          <w:fldChar w:fldCharType="separate"/>
        </w:r>
        <w:r>
          <w:rPr>
            <w:noProof/>
            <w:webHidden/>
          </w:rPr>
          <w:t>295</w:t>
        </w:r>
        <w:r>
          <w:rPr>
            <w:noProof/>
            <w:webHidden/>
          </w:rPr>
          <w:fldChar w:fldCharType="end"/>
        </w:r>
      </w:hyperlink>
    </w:p>
    <w:p w14:paraId="2E21D47F" w14:textId="77777777" w:rsidR="00D30B85" w:rsidRDefault="00D30B85">
      <w:pPr>
        <w:pStyle w:val="TOC2"/>
        <w:rPr>
          <w:spacing w:val="0"/>
          <w:kern w:val="0"/>
          <w:sz w:val="24"/>
          <w:szCs w:val="24"/>
        </w:rPr>
      </w:pPr>
      <w:hyperlink w:anchor="_Toc237339546" w:history="1">
        <w:r w:rsidRPr="0033119E">
          <w:rPr>
            <w:rStyle w:val="Hyperlink"/>
          </w:rPr>
          <w:t>4.1. Общий кризис капитализма  и попытка его преодоления на основе марксизма</w:t>
        </w:r>
        <w:r>
          <w:rPr>
            <w:webHidden/>
          </w:rPr>
          <w:tab/>
        </w:r>
        <w:r>
          <w:rPr>
            <w:webHidden/>
          </w:rPr>
          <w:fldChar w:fldCharType="begin"/>
        </w:r>
        <w:r>
          <w:rPr>
            <w:webHidden/>
          </w:rPr>
          <w:instrText xml:space="preserve"> PAGEREF _Toc237339546 \h </w:instrText>
        </w:r>
        <w:r>
          <w:rPr>
            <w:webHidden/>
          </w:rPr>
          <w:fldChar w:fldCharType="separate"/>
        </w:r>
        <w:r>
          <w:rPr>
            <w:webHidden/>
          </w:rPr>
          <w:t>297</w:t>
        </w:r>
        <w:r>
          <w:rPr>
            <w:webHidden/>
          </w:rPr>
          <w:fldChar w:fldCharType="end"/>
        </w:r>
      </w:hyperlink>
    </w:p>
    <w:p w14:paraId="62E1D3D7" w14:textId="77777777" w:rsidR="00D30B85" w:rsidRDefault="00D30B85">
      <w:pPr>
        <w:pStyle w:val="TOC2"/>
        <w:rPr>
          <w:spacing w:val="0"/>
          <w:kern w:val="0"/>
          <w:sz w:val="24"/>
          <w:szCs w:val="24"/>
        </w:rPr>
      </w:pPr>
      <w:hyperlink w:anchor="_Toc237339547" w:history="1">
        <w:r w:rsidRPr="0033119E">
          <w:rPr>
            <w:rStyle w:val="Hyperlink"/>
          </w:rPr>
          <w:t>4.2. Теория, практика и перспективы «конвергенции»</w:t>
        </w:r>
        <w:r>
          <w:rPr>
            <w:webHidden/>
          </w:rPr>
          <w:tab/>
        </w:r>
        <w:r>
          <w:rPr>
            <w:webHidden/>
          </w:rPr>
          <w:fldChar w:fldCharType="begin"/>
        </w:r>
        <w:r>
          <w:rPr>
            <w:webHidden/>
          </w:rPr>
          <w:instrText xml:space="preserve"> PAGEREF _Toc237339547 \h </w:instrText>
        </w:r>
        <w:r>
          <w:rPr>
            <w:webHidden/>
          </w:rPr>
          <w:fldChar w:fldCharType="separate"/>
        </w:r>
        <w:r>
          <w:rPr>
            <w:webHidden/>
          </w:rPr>
          <w:t>336</w:t>
        </w:r>
        <w:r>
          <w:rPr>
            <w:webHidden/>
          </w:rPr>
          <w:fldChar w:fldCharType="end"/>
        </w:r>
      </w:hyperlink>
    </w:p>
    <w:p w14:paraId="0C88D8CB" w14:textId="77777777" w:rsidR="00D30B85" w:rsidRDefault="00D30B85">
      <w:pPr>
        <w:pStyle w:val="TOC3"/>
        <w:rPr>
          <w:i w:val="0"/>
          <w:sz w:val="24"/>
          <w:szCs w:val="24"/>
        </w:rPr>
      </w:pPr>
      <w:hyperlink w:anchor="_Toc237339548" w:history="1">
        <w:r w:rsidRPr="0033119E">
          <w:rPr>
            <w:rStyle w:val="Hyperlink"/>
            <w:b/>
          </w:rPr>
          <w:t>Отступление от темы:</w:t>
        </w:r>
        <w:r w:rsidRPr="0033119E">
          <w:rPr>
            <w:rStyle w:val="Hyperlink"/>
          </w:rPr>
          <w:t xml:space="preserve"> Модернизация страны</w:t>
        </w:r>
        <w:r>
          <w:rPr>
            <w:webHidden/>
          </w:rPr>
          <w:tab/>
        </w:r>
        <w:r>
          <w:rPr>
            <w:webHidden/>
          </w:rPr>
          <w:fldChar w:fldCharType="begin"/>
        </w:r>
        <w:r>
          <w:rPr>
            <w:webHidden/>
          </w:rPr>
          <w:instrText xml:space="preserve"> PAGEREF _Toc237339548 \h </w:instrText>
        </w:r>
        <w:r>
          <w:rPr>
            <w:webHidden/>
          </w:rPr>
          <w:fldChar w:fldCharType="separate"/>
        </w:r>
        <w:r>
          <w:rPr>
            <w:webHidden/>
          </w:rPr>
          <w:t>384</w:t>
        </w:r>
        <w:r>
          <w:rPr>
            <w:webHidden/>
          </w:rPr>
          <w:fldChar w:fldCharType="end"/>
        </w:r>
      </w:hyperlink>
    </w:p>
    <w:p w14:paraId="78F1969F" w14:textId="77777777" w:rsidR="00D30B85" w:rsidRDefault="00D30B85">
      <w:pPr>
        <w:pStyle w:val="TOC2"/>
        <w:rPr>
          <w:spacing w:val="0"/>
          <w:kern w:val="0"/>
          <w:sz w:val="24"/>
          <w:szCs w:val="24"/>
        </w:rPr>
      </w:pPr>
      <w:hyperlink w:anchor="_Toc237339549" w:history="1">
        <w:r w:rsidRPr="0033119E">
          <w:rPr>
            <w:rStyle w:val="Hyperlink"/>
          </w:rPr>
          <w:t xml:space="preserve">4.3. Главная и неразрешимая проблема капитализма, псевдосоциализма, и </w:t>
        </w:r>
        <w:r w:rsidRPr="0033119E">
          <w:rPr>
            <w:rStyle w:val="Hyperlink"/>
          </w:rPr>
          <w:lastRenderedPageBreak/>
          <w:t>соответственно —  практики их конвергенции</w:t>
        </w:r>
        <w:r>
          <w:rPr>
            <w:webHidden/>
          </w:rPr>
          <w:tab/>
        </w:r>
        <w:r>
          <w:rPr>
            <w:webHidden/>
          </w:rPr>
          <w:fldChar w:fldCharType="begin"/>
        </w:r>
        <w:r>
          <w:rPr>
            <w:webHidden/>
          </w:rPr>
          <w:instrText xml:space="preserve"> PAGEREF _Toc237339549 \h </w:instrText>
        </w:r>
        <w:r>
          <w:rPr>
            <w:webHidden/>
          </w:rPr>
          <w:fldChar w:fldCharType="separate"/>
        </w:r>
        <w:r>
          <w:rPr>
            <w:webHidden/>
          </w:rPr>
          <w:t>448</w:t>
        </w:r>
        <w:r>
          <w:rPr>
            <w:webHidden/>
          </w:rPr>
          <w:fldChar w:fldCharType="end"/>
        </w:r>
      </w:hyperlink>
    </w:p>
    <w:p w14:paraId="672C3869" w14:textId="77777777" w:rsidR="00D30B85" w:rsidRDefault="00D30B85">
      <w:pPr>
        <w:pStyle w:val="TOC2"/>
        <w:rPr>
          <w:spacing w:val="0"/>
          <w:kern w:val="0"/>
          <w:sz w:val="24"/>
          <w:szCs w:val="24"/>
        </w:rPr>
      </w:pPr>
      <w:hyperlink w:anchor="_Toc237339550" w:history="1">
        <w:r w:rsidRPr="0033119E">
          <w:rPr>
            <w:rStyle w:val="Hyperlink"/>
          </w:rPr>
          <w:t>4.4. Разрешение “неразрешимой” проблемы  конвергенции</w:t>
        </w:r>
        <w:r>
          <w:rPr>
            <w:webHidden/>
          </w:rPr>
          <w:tab/>
        </w:r>
        <w:r>
          <w:rPr>
            <w:webHidden/>
          </w:rPr>
          <w:fldChar w:fldCharType="begin"/>
        </w:r>
        <w:r>
          <w:rPr>
            <w:webHidden/>
          </w:rPr>
          <w:instrText xml:space="preserve"> PAGEREF _Toc237339550 \h </w:instrText>
        </w:r>
        <w:r>
          <w:rPr>
            <w:webHidden/>
          </w:rPr>
          <w:fldChar w:fldCharType="separate"/>
        </w:r>
        <w:r>
          <w:rPr>
            <w:webHidden/>
          </w:rPr>
          <w:t>474</w:t>
        </w:r>
        <w:r>
          <w:rPr>
            <w:webHidden/>
          </w:rPr>
          <w:fldChar w:fldCharType="end"/>
        </w:r>
      </w:hyperlink>
    </w:p>
    <w:p w14:paraId="267D0EA7" w14:textId="77777777" w:rsidR="00D30B85" w:rsidRDefault="00D30B85">
      <w:pPr>
        <w:pStyle w:val="TOC3"/>
        <w:rPr>
          <w:i w:val="0"/>
          <w:sz w:val="24"/>
          <w:szCs w:val="24"/>
        </w:rPr>
      </w:pPr>
      <w:hyperlink w:anchor="_Toc237339551" w:history="1">
        <w:r w:rsidRPr="0033119E">
          <w:rPr>
            <w:rStyle w:val="Hyperlink"/>
            <w:b/>
          </w:rPr>
          <w:t xml:space="preserve">Отступление от темы:  </w:t>
        </w:r>
        <w:r w:rsidRPr="0033119E">
          <w:rPr>
            <w:rStyle w:val="Hyperlink"/>
          </w:rPr>
          <w:t>Изменение соотношения частот эталонов  биологического и социального времени</w:t>
        </w:r>
        <w:r>
          <w:rPr>
            <w:webHidden/>
          </w:rPr>
          <w:tab/>
        </w:r>
        <w:r>
          <w:rPr>
            <w:webHidden/>
          </w:rPr>
          <w:fldChar w:fldCharType="begin"/>
        </w:r>
        <w:r>
          <w:rPr>
            <w:webHidden/>
          </w:rPr>
          <w:instrText xml:space="preserve"> PAGEREF _Toc237339551 \h </w:instrText>
        </w:r>
        <w:r>
          <w:rPr>
            <w:webHidden/>
          </w:rPr>
          <w:fldChar w:fldCharType="separate"/>
        </w:r>
        <w:r>
          <w:rPr>
            <w:webHidden/>
          </w:rPr>
          <w:t>498</w:t>
        </w:r>
        <w:r>
          <w:rPr>
            <w:webHidden/>
          </w:rPr>
          <w:fldChar w:fldCharType="end"/>
        </w:r>
      </w:hyperlink>
    </w:p>
    <w:p w14:paraId="26A7F5D6" w14:textId="77777777" w:rsidR="00D30B85" w:rsidRDefault="00D30B85" w:rsidP="00873ABF">
      <w:pPr>
        <w:pStyle w:val="PlainText"/>
        <w:sectPr w:rsidR="00D30B85" w:rsidSect="0059240F">
          <w:headerReference w:type="even" r:id="rId14"/>
          <w:headerReference w:type="default" r:id="rId15"/>
          <w:headerReference w:type="first" r:id="rId16"/>
          <w:footerReference w:type="first" r:id="rId17"/>
          <w:footnotePr>
            <w:numRestart w:val="eachPage"/>
          </w:footnotePr>
          <w:pgSz w:w="8392" w:h="11907" w:code="11"/>
          <w:pgMar w:top="851" w:right="851" w:bottom="851" w:left="1247" w:header="567" w:footer="567" w:gutter="0"/>
          <w:cols w:space="720"/>
          <w:titlePg/>
        </w:sectPr>
      </w:pPr>
      <w:r>
        <w:fldChar w:fldCharType="end"/>
      </w:r>
    </w:p>
    <w:p w14:paraId="148ECC11" w14:textId="77777777" w:rsidR="00D30B85" w:rsidRDefault="00D30B85" w:rsidP="00F509F0">
      <w:pPr>
        <w:pStyle w:val="Heading1"/>
      </w:pPr>
      <w:bookmarkStart w:id="1" w:name="_Toc232339023"/>
      <w:bookmarkStart w:id="2" w:name="_Toc237339528"/>
      <w:r>
        <w:lastRenderedPageBreak/>
        <w:t>1. Недавние события</w:t>
      </w:r>
      <w:bookmarkEnd w:id="1"/>
      <w:bookmarkEnd w:id="2"/>
    </w:p>
    <w:p w14:paraId="453759EE" w14:textId="77777777" w:rsidR="00D30B85" w:rsidRDefault="00D30B85" w:rsidP="00F509F0">
      <w:pPr>
        <w:pStyle w:val="Heading2"/>
        <w:spacing w:before="0"/>
      </w:pPr>
      <w:bookmarkStart w:id="3" w:name="_Toc232339024"/>
      <w:bookmarkStart w:id="4" w:name="_Toc237339529"/>
      <w:r>
        <w:t>1.1. Да поможет им Гарри Поттер?..</w:t>
      </w:r>
      <w:bookmarkEnd w:id="3"/>
      <w:bookmarkEnd w:id="4"/>
    </w:p>
    <w:p w14:paraId="7781CA50" w14:textId="69C88542" w:rsidR="00D30B85" w:rsidRDefault="00D30B85" w:rsidP="00873ABF">
      <w:pPr>
        <w:pStyle w:val="PlainText"/>
      </w:pPr>
      <w:r>
        <w:t>2 апреля в Лондоне состоялся второй саммит руководителей государств, входящих в дв</w:t>
      </w:r>
      <w:r>
        <w:t>а</w:t>
      </w:r>
      <w:r>
        <w:t>дцатку наиболее мощных экономик мира, запланированный ещё в ноябре прошлого года, когда рук</w:t>
      </w:r>
      <w:r>
        <w:t>о</w:t>
      </w:r>
      <w:r>
        <w:t>водители этих же государств собирались в Вашингтоне и пыт</w:t>
      </w:r>
      <w:r>
        <w:t>а</w:t>
      </w:r>
      <w:r>
        <w:t>лись обсуждать пр</w:t>
      </w:r>
      <w:r>
        <w:t>о</w:t>
      </w:r>
      <w:r>
        <w:t>блему мирового финансово-экономи</w:t>
      </w:r>
      <w:r>
        <w:softHyphen/>
        <w:t>ческого кризиса и пути выхода из него. Как и вашингтонский саммит, лондонский был «базаром», на котором «о</w:t>
      </w:r>
      <w:r>
        <w:t>б</w:t>
      </w:r>
      <w:r>
        <w:t>суждалось» всё что угодно, только не непрестанно генерирующие потенциал криз</w:t>
      </w:r>
      <w:r>
        <w:t>и</w:t>
      </w:r>
      <w:r>
        <w:t>сов и потому порочные принципы построения и функциониров</w:t>
      </w:r>
      <w:r>
        <w:t>а</w:t>
      </w:r>
      <w:r>
        <w:t>ния мировой кредитно-финансовой системы, сложившиеся к с</w:t>
      </w:r>
      <w:r>
        <w:t>е</w:t>
      </w:r>
      <w:r>
        <w:t xml:space="preserve">редине ХХ века в культуре Запада и к началу </w:t>
      </w:r>
      <w:r>
        <w:rPr>
          <w:lang w:val="en-US"/>
        </w:rPr>
        <w:t>XXI</w:t>
      </w:r>
      <w:r>
        <w:t xml:space="preserve"> века обретшие глобальный характер</w:t>
      </w:r>
      <w:r w:rsidRPr="00D30B85">
        <w:rPr>
          <w:vertAlign w:val="superscript"/>
        </w:rPr>
        <w:t>[II]</w:t>
      </w:r>
      <w:r>
        <w:t xml:space="preserve">; только не </w:t>
      </w:r>
      <w:r w:rsidRPr="002316E3">
        <w:rPr>
          <w:b/>
        </w:rPr>
        <w:t>идейное банкротство эконом</w:t>
      </w:r>
      <w:r w:rsidRPr="002316E3">
        <w:rPr>
          <w:b/>
        </w:rPr>
        <w:t>и</w:t>
      </w:r>
      <w:r w:rsidRPr="002316E3">
        <w:rPr>
          <w:b/>
        </w:rPr>
        <w:t>ческой науки, сложившейся на Западе</w:t>
      </w:r>
      <w:r>
        <w:t>, не способной обесп</w:t>
      </w:r>
      <w:r>
        <w:t>е</w:t>
      </w:r>
      <w:r>
        <w:t>чить экономически благоденствие всех тружеников</w:t>
      </w:r>
      <w:r w:rsidRPr="00D30B85">
        <w:rPr>
          <w:vertAlign w:val="superscript"/>
        </w:rPr>
        <w:t>[III]</w:t>
      </w:r>
      <w:r>
        <w:t>.</w:t>
      </w:r>
    </w:p>
    <w:p w14:paraId="493B4A82" w14:textId="77777777" w:rsidR="00D30B85" w:rsidRDefault="00D30B85" w:rsidP="00873ABF">
      <w:pPr>
        <w:pStyle w:val="PlainText"/>
      </w:pPr>
      <w:r>
        <w:t>Как это водится, лондонский саммит завершился «банкетом», на котором, судя по всему, и произошло его главное событие:</w:t>
      </w:r>
    </w:p>
    <w:p w14:paraId="02A6495A" w14:textId="77777777" w:rsidR="00D30B85" w:rsidRDefault="00D30B85" w:rsidP="00F509F0">
      <w:pPr>
        <w:pStyle w:val="a5"/>
      </w:pPr>
      <w:r>
        <w:t>«ЛОНДОН, 3 апреля. На торжественном ужине, который премьер-министр Великобритании Гордон Браун давал в честь гостей саммита G20, президент России Дмитрий Медведев и американский лидер Барак Обама признались, что являются большими поклонниками творчества писательницы Джоан Р</w:t>
      </w:r>
      <w:r>
        <w:t>о</w:t>
      </w:r>
      <w:r>
        <w:t xml:space="preserve">улинг. Как сообщает </w:t>
      </w:r>
      <w:hyperlink r:id="rId18" w:tgtFrame="_blank" w:history="1">
        <w:r>
          <w:rPr>
            <w:rStyle w:val="Hyperlink"/>
          </w:rPr>
          <w:t>«Газета.Ru»</w:t>
        </w:r>
      </w:hyperlink>
      <w:r>
        <w:t xml:space="preserve"> со ссылкой на The Daily Telegraph, автор «Гарри Поттера» присутствовала на ужине в числе других британских знаменит</w:t>
      </w:r>
      <w:r>
        <w:t>о</w:t>
      </w:r>
      <w:r>
        <w:t xml:space="preserve">стей. </w:t>
      </w:r>
    </w:p>
    <w:p w14:paraId="4058B94B" w14:textId="0DE6AF81" w:rsidR="00D30B85" w:rsidRDefault="00D30B85" w:rsidP="00F509F0">
      <w:pPr>
        <w:pStyle w:val="a5"/>
      </w:pPr>
      <w:r>
        <w:t>Сначала к Роулинг обратился Обама, рассказавший пис</w:t>
      </w:r>
      <w:r>
        <w:t>а</w:t>
      </w:r>
      <w:r>
        <w:t>тельнице, что он является давним фанатом книг о Гарри Потт</w:t>
      </w:r>
      <w:r>
        <w:t>е</w:t>
      </w:r>
      <w:r>
        <w:t>ре. Тему подхватила чета Ме</w:t>
      </w:r>
      <w:r>
        <w:t>д</w:t>
      </w:r>
      <w:r>
        <w:t>ведевых. Президент России и его супруга не только признались в том, что являются поклонниками «Гарри Поттера»</w:t>
      </w:r>
      <w:r w:rsidRPr="00D30B85">
        <w:rPr>
          <w:vertAlign w:val="superscript"/>
        </w:rPr>
        <w:t>[IV]</w:t>
      </w:r>
      <w:r>
        <w:t>, но и попросили писательницу об авт</w:t>
      </w:r>
      <w:r>
        <w:t>о</w:t>
      </w:r>
      <w:r>
        <w:t>графе» (</w:t>
      </w:r>
      <w:hyperlink r:id="rId19" w:history="1">
        <w:r w:rsidRPr="00412F19">
          <w:rPr>
            <w:rStyle w:val="Hyperlink"/>
          </w:rPr>
          <w:t>http://www.rosbalt.ru/print/631179.html</w:t>
        </w:r>
      </w:hyperlink>
      <w:r>
        <w:t>)</w:t>
      </w:r>
      <w:r w:rsidRPr="00D30B85">
        <w:rPr>
          <w:vertAlign w:val="superscript"/>
        </w:rPr>
        <w:t>[V]</w:t>
      </w:r>
      <w:r>
        <w:t xml:space="preserve">. </w:t>
      </w:r>
    </w:p>
    <w:p w14:paraId="26C9438C" w14:textId="77777777" w:rsidR="00D30B85" w:rsidRDefault="00D30B85" w:rsidP="00873ABF">
      <w:pPr>
        <w:pStyle w:val="PlainText"/>
      </w:pPr>
      <w:r>
        <w:t>Другая публикация “Дмитрий Медведев и Барак Обама в</w:t>
      </w:r>
      <w:r>
        <w:t>ы</w:t>
      </w:r>
      <w:r>
        <w:t>просили у Джоан Роулинг по автографу” расставляет акценты н</w:t>
      </w:r>
      <w:r>
        <w:t>е</w:t>
      </w:r>
      <w:r>
        <w:t xml:space="preserve">сколько иначе: </w:t>
      </w:r>
    </w:p>
    <w:p w14:paraId="12311F6A" w14:textId="77777777" w:rsidR="00D30B85" w:rsidRDefault="00D30B85" w:rsidP="00F509F0">
      <w:pPr>
        <w:pStyle w:val="a5"/>
      </w:pPr>
      <w:r>
        <w:lastRenderedPageBreak/>
        <w:t>«Сразу после Обамы к Джоан Роулинг обратилась чета Медведевых, которая не уступила Б</w:t>
      </w:r>
      <w:r>
        <w:t>а</w:t>
      </w:r>
      <w:r>
        <w:t>раку Обама в изящности формулировок, выражающих во</w:t>
      </w:r>
      <w:r>
        <w:t>с</w:t>
      </w:r>
      <w:r>
        <w:t>хищение от творчества Джоан, и уж наш-то руков</w:t>
      </w:r>
      <w:r>
        <w:t>о</w:t>
      </w:r>
      <w:r>
        <w:t xml:space="preserve">дитель не смог отказать себе в удовольствии получить драгоценный автограф» </w:t>
      </w:r>
      <w:r w:rsidRPr="00820437">
        <w:rPr>
          <w:sz w:val="22"/>
          <w:szCs w:val="22"/>
        </w:rPr>
        <w:t>(</w:t>
      </w:r>
      <w:hyperlink r:id="rId20" w:history="1">
        <w:r w:rsidRPr="00820437">
          <w:rPr>
            <w:rStyle w:val="Hyperlink"/>
            <w:sz w:val="22"/>
            <w:szCs w:val="22"/>
          </w:rPr>
          <w:t>http://www.eurosmi.ru/dmitriiy_medvedev_i_barak_obama_vyprosili_u_djoan_rouling_po_avtografu.html</w:t>
        </w:r>
      </w:hyperlink>
      <w:r w:rsidRPr="00820437">
        <w:rPr>
          <w:sz w:val="22"/>
          <w:szCs w:val="22"/>
        </w:rPr>
        <w:t>)</w:t>
      </w:r>
      <w:r>
        <w:t>.</w:t>
      </w:r>
    </w:p>
    <w:p w14:paraId="018ED8EA" w14:textId="77777777" w:rsidR="00D30B85" w:rsidRDefault="00D30B85" w:rsidP="00C50FE4">
      <w:pPr>
        <w:pStyle w:val="a7"/>
      </w:pPr>
      <w:r>
        <w:t>После того, как Джоан Роулинг дала свои автографы двум «лидерам», появилась надежда, что она замолвит словечко перед Гарри Поттером, и тот из сказочного мира, выдума</w:t>
      </w:r>
      <w:r>
        <w:t>н</w:t>
      </w:r>
      <w:r>
        <w:t>ного Джоан Роулинг, окажет эффективное воздействие на финансовую стихию этого мира, к чему на протяжении н</w:t>
      </w:r>
      <w:r>
        <w:t>е</w:t>
      </w:r>
      <w:r>
        <w:t xml:space="preserve">скольких десятилетий неспособны руководители </w:t>
      </w:r>
      <w:r>
        <w:rPr>
          <w:lang w:val="en-US"/>
        </w:rPr>
        <w:t>G</w:t>
      </w:r>
      <w:r w:rsidRPr="008A22A0">
        <w:t>20</w:t>
      </w:r>
      <w:r>
        <w:t xml:space="preserve"> и по</w:t>
      </w:r>
      <w:r>
        <w:t>д</w:t>
      </w:r>
      <w:r>
        <w:t>чинённые им государственные аппараты, советники и ко</w:t>
      </w:r>
      <w:r>
        <w:t>н</w:t>
      </w:r>
      <w:r>
        <w:t>сультанты чиновников по вопросам финансов и эконом</w:t>
      </w:r>
      <w:r>
        <w:t>и</w:t>
      </w:r>
      <w:r>
        <w:t>ки…</w:t>
      </w:r>
    </w:p>
    <w:p w14:paraId="60242D59" w14:textId="77777777" w:rsidR="00D30B85" w:rsidRDefault="00D30B85" w:rsidP="00F509F0">
      <w:pPr>
        <w:pStyle w:val="Heading2"/>
        <w:spacing w:before="240"/>
      </w:pPr>
      <w:bookmarkStart w:id="5" w:name="_Toc232339025"/>
      <w:bookmarkStart w:id="6" w:name="_Toc237339530"/>
      <w:r>
        <w:t xml:space="preserve">1.2. Финансовый эксгибиционизм </w:t>
      </w:r>
      <w:r>
        <w:br/>
        <w:t>россионской полит</w:t>
      </w:r>
      <w:r>
        <w:t>и</w:t>
      </w:r>
      <w:r>
        <w:t xml:space="preserve">ческой “элиты”: </w:t>
      </w:r>
      <w:r>
        <w:br/>
        <w:t>я на вас 4 139 726 рублей положил…</w:t>
      </w:r>
      <w:bookmarkEnd w:id="5"/>
      <w:bookmarkEnd w:id="6"/>
    </w:p>
    <w:p w14:paraId="66EC8CD7" w14:textId="77777777" w:rsidR="00D30B85" w:rsidRDefault="00D30B85" w:rsidP="00873ABF">
      <w:pPr>
        <w:pStyle w:val="PlainText"/>
      </w:pPr>
      <w:r>
        <w:t xml:space="preserve">10 марта </w:t>
      </w:r>
      <w:smartTag w:uri="urn:schemas-microsoft-com:office:smarttags" w:element="metricconverter">
        <w:smartTagPr>
          <w:attr w:name="ProductID" w:val="2009 г"/>
        </w:smartTagPr>
        <w:r>
          <w:t>2009 г</w:t>
        </w:r>
      </w:smartTag>
      <w:r>
        <w:t>. Д.А.Медведев, выступая на засед</w:t>
      </w:r>
      <w:r>
        <w:t>а</w:t>
      </w:r>
      <w:r>
        <w:t>нии Совета по противодействию коррупции, за</w:t>
      </w:r>
      <w:r>
        <w:t>я</w:t>
      </w:r>
      <w:r>
        <w:t>вил:</w:t>
      </w:r>
    </w:p>
    <w:p w14:paraId="1BE413C9" w14:textId="77777777" w:rsidR="00D30B85" w:rsidRDefault="00D30B85" w:rsidP="00F509F0">
      <w:pPr>
        <w:pStyle w:val="a5"/>
      </w:pPr>
      <w:r>
        <w:t xml:space="preserve">«Второй вопрос, который мы с вами рассмотрим, </w:t>
      </w:r>
      <w:r w:rsidRPr="00223AAE">
        <w:t>—</w:t>
      </w:r>
      <w:r>
        <w:t xml:space="preserve"> это п</w:t>
      </w:r>
      <w:r>
        <w:t>о</w:t>
      </w:r>
      <w:r>
        <w:t>рядок подачи государственными и муниципальными служащими, а также лицами, которые замещают так называемые государс</w:t>
      </w:r>
      <w:r>
        <w:t>т</w:t>
      </w:r>
      <w:r>
        <w:t>венные должности, сведений о своём имущественном положении и о доходах членов их семей. Обращаю внимание, что нужно утвердить не только порядок предоставления такого рода свед</w:t>
      </w:r>
      <w:r>
        <w:t>е</w:t>
      </w:r>
      <w:r>
        <w:t>ний, но и разработать механизм проверки достоверности и полн</w:t>
      </w:r>
      <w:r>
        <w:t>о</w:t>
      </w:r>
      <w:r>
        <w:t>ты сведений, которые попадают в декларации о доходах. У нас такого рода механизмов не было. Тема сложная, достаточно щ</w:t>
      </w:r>
      <w:r>
        <w:t>е</w:t>
      </w:r>
      <w:r>
        <w:t>петильная, но двигаться нужно и по этому направл</w:t>
      </w:r>
      <w:r>
        <w:t>е</w:t>
      </w:r>
      <w:r>
        <w:t xml:space="preserve">нию. </w:t>
      </w:r>
    </w:p>
    <w:p w14:paraId="17D7CD47" w14:textId="77777777" w:rsidR="00D30B85" w:rsidRDefault="00D30B85" w:rsidP="00F509F0">
      <w:pPr>
        <w:pStyle w:val="a5"/>
        <w:rPr>
          <w:rFonts w:ascii="Arial" w:hAnsi="Arial" w:cs="Arial"/>
          <w:color w:val="000000"/>
          <w:sz w:val="11"/>
          <w:szCs w:val="11"/>
        </w:rPr>
      </w:pPr>
      <w:r>
        <w:t>(…)</w:t>
      </w:r>
    </w:p>
    <w:p w14:paraId="4CEAECAB" w14:textId="77777777" w:rsidR="00D30B85" w:rsidRDefault="00D30B85" w:rsidP="00F509F0">
      <w:pPr>
        <w:pStyle w:val="a5"/>
        <w:rPr>
          <w:rFonts w:ascii="Arial" w:hAnsi="Arial" w:cs="Arial"/>
          <w:color w:val="000000"/>
          <w:sz w:val="11"/>
          <w:szCs w:val="11"/>
        </w:rPr>
      </w:pPr>
      <w:r>
        <w:t>Считаю, что такого рода сведения должны подавать все, включая Президента Российской Федер</w:t>
      </w:r>
      <w:r>
        <w:t>а</w:t>
      </w:r>
      <w:r>
        <w:t xml:space="preserve">ции, причём Президент должен это делать, как и все остальные граждане, находящиеся на государственной службе, </w:t>
      </w:r>
      <w:r>
        <w:lastRenderedPageBreak/>
        <w:t>замещающие госдолжность, ежего</w:t>
      </w:r>
      <w:r>
        <w:t>д</w:t>
      </w:r>
      <w:r>
        <w:t xml:space="preserve">но. Правил на эту тему не было </w:t>
      </w:r>
      <w:r w:rsidRPr="00223AAE">
        <w:t>—</w:t>
      </w:r>
      <w:r>
        <w:t xml:space="preserve"> их надо ввести. Я такие правила подготовлю.</w:t>
      </w:r>
    </w:p>
    <w:p w14:paraId="6B8627B9" w14:textId="50B059FF" w:rsidR="00D30B85" w:rsidRDefault="00D30B85" w:rsidP="00F509F0">
      <w:pPr>
        <w:pStyle w:val="a5"/>
      </w:pPr>
      <w:r>
        <w:t>Думаю, что ежегодная отчётность со стороны Президента б</w:t>
      </w:r>
      <w:r>
        <w:t>у</w:t>
      </w:r>
      <w:r>
        <w:t>дет хотя бы в какой-то степени стимулировать лиц, замещающих госдолжности, и федеральных государственных служащих на в</w:t>
      </w:r>
      <w:r>
        <w:t>ы</w:t>
      </w:r>
      <w:r>
        <w:t>полнение соответствующего законодательства»</w:t>
      </w:r>
      <w:r w:rsidRPr="00D30B85">
        <w:rPr>
          <w:vertAlign w:val="superscript"/>
        </w:rPr>
        <w:t>[VI]</w:t>
      </w:r>
      <w:r>
        <w:t xml:space="preserve"> (</w:t>
      </w:r>
      <w:hyperlink r:id="rId21" w:history="1">
        <w:r w:rsidRPr="00412F19">
          <w:rPr>
            <w:rStyle w:val="Hyperlink"/>
          </w:rPr>
          <w:t>http://www.kremlin.ru/appears/2009/03/10/1809_type63374type63378type82634_213795.shtml</w:t>
        </w:r>
      </w:hyperlink>
      <w:r>
        <w:t xml:space="preserve">). </w:t>
      </w:r>
    </w:p>
    <w:p w14:paraId="14AEC89D" w14:textId="77777777" w:rsidR="00D30B85" w:rsidRDefault="00D30B85" w:rsidP="00C50FE4">
      <w:pPr>
        <w:pStyle w:val="a7"/>
      </w:pPr>
      <w:r>
        <w:t>СМИ пиарили это заявление Д.А.Медведева, подавая его то ли, как ещё одно проявление становления в РФ «гражданск</w:t>
      </w:r>
      <w:r>
        <w:t>о</w:t>
      </w:r>
      <w:r>
        <w:t>го общества», в котором жизнь даже вы</w:t>
      </w:r>
      <w:r>
        <w:t>с</w:t>
      </w:r>
      <w:r>
        <w:t>ших представителей власти открыта для обозрения, то ли как ещё один акт един</w:t>
      </w:r>
      <w:r>
        <w:t>е</w:t>
      </w:r>
      <w:r>
        <w:t>ния высших представителей государственной власти и нар</w:t>
      </w:r>
      <w:r>
        <w:t>о</w:t>
      </w:r>
      <w:r>
        <w:t xml:space="preserve">да. </w:t>
      </w:r>
    </w:p>
    <w:p w14:paraId="1052F1CD" w14:textId="77777777" w:rsidR="00D30B85" w:rsidRPr="0081745A" w:rsidRDefault="00D30B85" w:rsidP="00873ABF">
      <w:pPr>
        <w:pStyle w:val="PlainText"/>
      </w:pPr>
      <w:r>
        <w:t>И вот свершилось: 6 апреля президент РФ опубликовал декл</w:t>
      </w:r>
      <w:r>
        <w:t>а</w:t>
      </w:r>
      <w:r>
        <w:t>рации о доходах своей семьи и имеющейся у семьи собственн</w:t>
      </w:r>
      <w:r>
        <w:t>о</w:t>
      </w:r>
      <w:r>
        <w:t xml:space="preserve">сти. </w:t>
      </w:r>
    </w:p>
    <w:p w14:paraId="5912F2E1" w14:textId="77777777" w:rsidR="00D30B85" w:rsidRPr="00DF0B26" w:rsidRDefault="00D30B85" w:rsidP="00F509F0">
      <w:pPr>
        <w:pStyle w:val="a5"/>
        <w:spacing w:before="240"/>
        <w:rPr>
          <w:b/>
        </w:rPr>
      </w:pPr>
      <w:r>
        <w:rPr>
          <w:b/>
        </w:rPr>
        <w:t>«</w:t>
      </w:r>
      <w:r w:rsidRPr="00DF0B26">
        <w:rPr>
          <w:b/>
        </w:rPr>
        <w:t>Справка о доходах за отчётный период с 1 я</w:t>
      </w:r>
      <w:r w:rsidRPr="00DF0B26">
        <w:rPr>
          <w:b/>
        </w:rPr>
        <w:t>н</w:t>
      </w:r>
      <w:r w:rsidRPr="00DF0B26">
        <w:rPr>
          <w:b/>
        </w:rPr>
        <w:t>варя 2008 года по 31 декабря 2008 года Президента Российской Фед</w:t>
      </w:r>
      <w:r w:rsidRPr="00DF0B26">
        <w:rPr>
          <w:b/>
        </w:rPr>
        <w:t>е</w:t>
      </w:r>
      <w:r w:rsidRPr="00DF0B26">
        <w:rPr>
          <w:b/>
        </w:rPr>
        <w:t>рации Д.А.Медведева, об имуществе, принадлежащем ему на праве собственности, о вкл</w:t>
      </w:r>
      <w:r w:rsidRPr="00DF0B26">
        <w:rPr>
          <w:b/>
        </w:rPr>
        <w:t>а</w:t>
      </w:r>
      <w:r w:rsidRPr="00DF0B26">
        <w:rPr>
          <w:b/>
        </w:rPr>
        <w:t>дах в банках, ценных бумагах, об обязательствах имущественного характера</w:t>
      </w:r>
      <w:r>
        <w:rPr>
          <w:b/>
        </w:rPr>
        <w:t>.</w:t>
      </w:r>
    </w:p>
    <w:p w14:paraId="46FC7E6D" w14:textId="77777777" w:rsidR="00D30B85" w:rsidRDefault="00D30B85" w:rsidP="00F509F0">
      <w:pPr>
        <w:pStyle w:val="a5"/>
        <w:rPr>
          <w:sz w:val="7"/>
          <w:szCs w:val="7"/>
        </w:rPr>
      </w:pPr>
      <w:r>
        <w:t>Доход по основному месту работы 4 139 726 руб.</w:t>
      </w:r>
    </w:p>
    <w:p w14:paraId="5F8AE985" w14:textId="77777777" w:rsidR="00D30B85" w:rsidRDefault="00D30B85" w:rsidP="00F509F0">
      <w:pPr>
        <w:pStyle w:val="a5"/>
      </w:pPr>
      <w:r>
        <w:t>Совместно с С.В.Медведевой владеет квартирой в Росси</w:t>
      </w:r>
      <w:r>
        <w:t>й</w:t>
      </w:r>
      <w:r>
        <w:t>ской Федерации площадью 367,8 кв.м.</w:t>
      </w:r>
    </w:p>
    <w:p w14:paraId="6F2D8FEB" w14:textId="77777777" w:rsidR="00D30B85" w:rsidRDefault="00D30B85" w:rsidP="00F509F0">
      <w:pPr>
        <w:pStyle w:val="a5"/>
      </w:pPr>
      <w:r>
        <w:t>Имеет в банках Российской Федерации 9 счетов на общую сумму 2 818 780,8 руб.</w:t>
      </w:r>
    </w:p>
    <w:p w14:paraId="41F72D32" w14:textId="77777777" w:rsidR="00D30B85" w:rsidRDefault="00D30B85" w:rsidP="00F509F0">
      <w:pPr>
        <w:pStyle w:val="a5"/>
      </w:pPr>
      <w:r>
        <w:t>Владеет на условиях аренды земельным участком в Росси</w:t>
      </w:r>
      <w:r>
        <w:t>й</w:t>
      </w:r>
      <w:r>
        <w:t>ской Федерации площадью 4 700 кв.м.</w:t>
      </w:r>
    </w:p>
    <w:p w14:paraId="428DB6B3" w14:textId="77777777" w:rsidR="00D30B85" w:rsidRPr="00DF0B26" w:rsidRDefault="00D30B85" w:rsidP="00F509F0">
      <w:pPr>
        <w:pStyle w:val="a5"/>
        <w:spacing w:before="240"/>
        <w:rPr>
          <w:b/>
        </w:rPr>
      </w:pPr>
      <w:r w:rsidRPr="00DF0B26">
        <w:rPr>
          <w:b/>
        </w:rPr>
        <w:t>Справка о доходах за отчётный период с 1 января 2008 года по 31 декабря 2008 года супруги Президента Росс</w:t>
      </w:r>
      <w:r>
        <w:rPr>
          <w:b/>
        </w:rPr>
        <w:t>и</w:t>
      </w:r>
      <w:r>
        <w:rPr>
          <w:b/>
        </w:rPr>
        <w:t>й</w:t>
      </w:r>
      <w:r>
        <w:rPr>
          <w:b/>
        </w:rPr>
        <w:t xml:space="preserve">ской Федерации Д.А.Медведева </w:t>
      </w:r>
      <w:r w:rsidRPr="004A6D6C">
        <w:rPr>
          <w:b/>
        </w:rPr>
        <w:t>—</w:t>
      </w:r>
      <w:r w:rsidRPr="00DF0B26">
        <w:rPr>
          <w:b/>
        </w:rPr>
        <w:t xml:space="preserve"> С.В.Медведевой, об имуществе, принадлежащем ей на праве собственности, о вкладах в банках, ценных бумагах, об обязательствах имущ</w:t>
      </w:r>
      <w:r w:rsidRPr="00DF0B26">
        <w:rPr>
          <w:b/>
        </w:rPr>
        <w:t>е</w:t>
      </w:r>
      <w:r w:rsidRPr="00DF0B26">
        <w:rPr>
          <w:b/>
        </w:rPr>
        <w:t>ственного характера</w:t>
      </w:r>
      <w:r>
        <w:rPr>
          <w:b/>
        </w:rPr>
        <w:t>.</w:t>
      </w:r>
    </w:p>
    <w:p w14:paraId="51A6BB35" w14:textId="77777777" w:rsidR="00D30B85" w:rsidRDefault="00D30B85" w:rsidP="00F509F0">
      <w:pPr>
        <w:pStyle w:val="a5"/>
        <w:rPr>
          <w:sz w:val="9"/>
          <w:szCs w:val="9"/>
        </w:rPr>
      </w:pPr>
      <w:r>
        <w:lastRenderedPageBreak/>
        <w:t>Совместно с Д.А.Медведевым владеет квартирой в Росси</w:t>
      </w:r>
      <w:r>
        <w:t>й</w:t>
      </w:r>
      <w:r>
        <w:t>ской Федерации площадью 367,8 кв.м.</w:t>
      </w:r>
    </w:p>
    <w:p w14:paraId="0468B35A" w14:textId="77777777" w:rsidR="00D30B85" w:rsidRDefault="00D30B85" w:rsidP="00F509F0">
      <w:pPr>
        <w:pStyle w:val="a5"/>
      </w:pPr>
      <w:r>
        <w:t>Имеет в банке Российской Федерации 1 счёт на сумму 135 144,05 руб.</w:t>
      </w:r>
    </w:p>
    <w:p w14:paraId="3FB54808" w14:textId="77777777" w:rsidR="00D30B85" w:rsidRDefault="00D30B85" w:rsidP="00F509F0">
      <w:pPr>
        <w:pStyle w:val="a5"/>
      </w:pPr>
      <w:r>
        <w:t>Владеет в Российской Федерации двумя машино-местами общей площадью 32,5 кв.м.</w:t>
      </w:r>
    </w:p>
    <w:p w14:paraId="2899278F" w14:textId="77777777" w:rsidR="00D30B85" w:rsidRDefault="00D30B85" w:rsidP="00F509F0">
      <w:pPr>
        <w:pStyle w:val="a5"/>
      </w:pPr>
      <w:r>
        <w:t>Владеет легковым автомобилем «Фольксваген Гольф» 1999 года выпуска.</w:t>
      </w:r>
    </w:p>
    <w:p w14:paraId="168F6BD3" w14:textId="77777777" w:rsidR="00D30B85" w:rsidRPr="00DF0B26" w:rsidRDefault="00D30B85" w:rsidP="00F509F0">
      <w:pPr>
        <w:pStyle w:val="a5"/>
        <w:spacing w:before="240"/>
        <w:rPr>
          <w:b/>
        </w:rPr>
      </w:pPr>
      <w:r w:rsidRPr="00DF0B26">
        <w:rPr>
          <w:b/>
        </w:rPr>
        <w:t>Справка о доходах за отчётный период с 1 января 2008 года по 31 декабря 2008 года несовершеннолетнего сына Президента Росс</w:t>
      </w:r>
      <w:r>
        <w:rPr>
          <w:b/>
        </w:rPr>
        <w:t xml:space="preserve">ийской Федерации Д.А.Медведева </w:t>
      </w:r>
      <w:r w:rsidRPr="00C266D5">
        <w:rPr>
          <w:b/>
        </w:rPr>
        <w:t>—</w:t>
      </w:r>
      <w:r>
        <w:rPr>
          <w:b/>
        </w:rPr>
        <w:t xml:space="preserve"> </w:t>
      </w:r>
      <w:r w:rsidRPr="00DF0B26">
        <w:rPr>
          <w:b/>
        </w:rPr>
        <w:t>И.Д.Медведева, об имуществе, принадлежащем ему на праве собственности, о вкладах в банках, ценных бумагах, об об</w:t>
      </w:r>
      <w:r w:rsidRPr="00DF0B26">
        <w:rPr>
          <w:b/>
        </w:rPr>
        <w:t>я</w:t>
      </w:r>
      <w:r w:rsidRPr="00DF0B26">
        <w:rPr>
          <w:b/>
        </w:rPr>
        <w:t>зательствах имущественного характера</w:t>
      </w:r>
    </w:p>
    <w:p w14:paraId="17282D16" w14:textId="77777777" w:rsidR="00D30B85" w:rsidRDefault="00D30B85" w:rsidP="00F509F0">
      <w:pPr>
        <w:pStyle w:val="a5"/>
        <w:rPr>
          <w:sz w:val="9"/>
          <w:szCs w:val="9"/>
        </w:rPr>
      </w:pPr>
      <w:r>
        <w:t>За отчётный период с 1 января 2008 года по 31 декабря 2008 года несовершеннолетний сын Президента Российской Ф</w:t>
      </w:r>
      <w:r>
        <w:t>е</w:t>
      </w:r>
      <w:r>
        <w:t xml:space="preserve">дерации Д.А.Медведева </w:t>
      </w:r>
      <w:r w:rsidRPr="00223AAE">
        <w:t>—</w:t>
      </w:r>
      <w:r>
        <w:t xml:space="preserve"> И.Д.Медведев, доходов не имел, имущества, прина</w:t>
      </w:r>
      <w:r>
        <w:t>д</w:t>
      </w:r>
      <w:r>
        <w:t xml:space="preserve">лежащего ему на праве собственности, вкладов в банках, ценных бумаг, обязательств имущественного характера не имеет» (опубликовано на официальном сайте президента РФ, гиперссылки на соответствующие справки на странице: </w:t>
      </w:r>
      <w:hyperlink r:id="rId22" w:history="1">
        <w:r w:rsidRPr="00412F19">
          <w:rPr>
            <w:rStyle w:val="Hyperlink"/>
          </w:rPr>
          <w:t>http://www.kremlin.ru/text/news/2009/04/214774.shtml</w:t>
        </w:r>
      </w:hyperlink>
      <w:r>
        <w:t>).</w:t>
      </w:r>
    </w:p>
    <w:p w14:paraId="7B5657A4" w14:textId="65BE63A3" w:rsidR="00D30B85" w:rsidRDefault="00D30B85" w:rsidP="00873ABF">
      <w:pPr>
        <w:pStyle w:val="PlainText"/>
      </w:pPr>
      <w:r>
        <w:t>В общем, среднемесячная зарплата Д.А.Медведева «по осно</w:t>
      </w:r>
      <w:r>
        <w:t>в</w:t>
      </w:r>
      <w:r>
        <w:t>ному месту замещения должности»</w:t>
      </w:r>
      <w:r w:rsidRPr="00D30B85">
        <w:rPr>
          <w:vertAlign w:val="superscript"/>
        </w:rPr>
        <w:t>[VII]</w:t>
      </w:r>
      <w:r>
        <w:t xml:space="preserve"> состав</w:t>
      </w:r>
      <w:r>
        <w:t>и</w:t>
      </w:r>
      <w:r>
        <w:t xml:space="preserve">ла 4 139 726 / 12 = </w:t>
      </w:r>
      <w:r w:rsidRPr="004A6D6C">
        <w:t>344</w:t>
      </w:r>
      <w:r>
        <w:t xml:space="preserve"> 977,17 рублей, зарабатываемых непосильным трудом, + не названная стоимость </w:t>
      </w:r>
      <w:r w:rsidRPr="00B60C29">
        <w:rPr>
          <w:i/>
        </w:rPr>
        <w:t>го</w:t>
      </w:r>
      <w:r w:rsidRPr="00B60C29">
        <w:rPr>
          <w:i/>
        </w:rPr>
        <w:t>с</w:t>
      </w:r>
      <w:r w:rsidRPr="00B60C29">
        <w:rPr>
          <w:i/>
        </w:rPr>
        <w:t>обеспечения жизни семьи (</w:t>
      </w:r>
      <w:r>
        <w:rPr>
          <w:i/>
        </w:rPr>
        <w:t xml:space="preserve">содержание </w:t>
      </w:r>
      <w:r w:rsidRPr="00B60C29">
        <w:rPr>
          <w:i/>
        </w:rPr>
        <w:t xml:space="preserve">госрезиденций, </w:t>
      </w:r>
      <w:r>
        <w:rPr>
          <w:i/>
        </w:rPr>
        <w:t>спецтранспорта, включая и президентские сам</w:t>
      </w:r>
      <w:r>
        <w:rPr>
          <w:i/>
        </w:rPr>
        <w:t>о</w:t>
      </w:r>
      <w:r>
        <w:rPr>
          <w:i/>
        </w:rPr>
        <w:t xml:space="preserve">лёты, </w:t>
      </w:r>
      <w:r w:rsidRPr="00B60C29">
        <w:rPr>
          <w:i/>
        </w:rPr>
        <w:t>охра</w:t>
      </w:r>
      <w:r>
        <w:rPr>
          <w:i/>
        </w:rPr>
        <w:t>ны</w:t>
      </w:r>
      <w:r w:rsidRPr="00B60C29">
        <w:rPr>
          <w:i/>
        </w:rPr>
        <w:t xml:space="preserve"> и т.п.)</w:t>
      </w:r>
      <w:r>
        <w:t>.</w:t>
      </w:r>
    </w:p>
    <w:p w14:paraId="3A6D26B0" w14:textId="77777777" w:rsidR="00D30B85" w:rsidRDefault="00D30B85" w:rsidP="00873ABF">
      <w:pPr>
        <w:pStyle w:val="PlainText"/>
      </w:pPr>
      <w:r>
        <w:t>Опубликовали свои декларации и министры РФ. Самым бог</w:t>
      </w:r>
      <w:r>
        <w:t>а</w:t>
      </w:r>
      <w:r>
        <w:t>тым оказался министр природных ресу</w:t>
      </w:r>
      <w:r>
        <w:t>р</w:t>
      </w:r>
      <w:r>
        <w:t xml:space="preserve">сов Юрий Трутнев </w:t>
      </w:r>
      <w:r w:rsidRPr="00223AAE">
        <w:t>—</w:t>
      </w:r>
      <w:r>
        <w:t xml:space="preserve"> его доходы с</w:t>
      </w:r>
      <w:r>
        <w:t>о</w:t>
      </w:r>
      <w:r>
        <w:t xml:space="preserve">ставили 369 млн. 944,9 тыс. рублей. </w:t>
      </w:r>
    </w:p>
    <w:p w14:paraId="08720E60" w14:textId="77777777" w:rsidR="00D30B85" w:rsidRDefault="00D30B85" w:rsidP="00F509F0">
      <w:pPr>
        <w:pStyle w:val="a5"/>
      </w:pPr>
      <w:r>
        <w:t>«В пресс-службе Минприроды это объясняют тем фактом, что Трутнев до назначения министром являлся совладельцем группы компаний ЭКС в Пер</w:t>
      </w:r>
      <w:r>
        <w:t>м</w:t>
      </w:r>
      <w:r>
        <w:t>ском крае, в 2006 году он продал свой пакет акций в рассрочку, д</w:t>
      </w:r>
      <w:r>
        <w:t>о</w:t>
      </w:r>
      <w:r>
        <w:t xml:space="preserve">ходы передал в управление и сейчас они находятся в обороте. </w:t>
      </w:r>
    </w:p>
    <w:p w14:paraId="1A9E2396" w14:textId="77777777" w:rsidR="00D30B85" w:rsidRDefault="00D30B85" w:rsidP="00F509F0">
      <w:pPr>
        <w:pStyle w:val="a5"/>
      </w:pPr>
      <w:r>
        <w:t>Занимающий по уровню доходов второе место министр транспорта Игорь Левитин за год зар</w:t>
      </w:r>
      <w:r>
        <w:t>а</w:t>
      </w:r>
      <w:r>
        <w:t>ботал 20 млн. 610,5 тыс. рублей, следующий за ним министр энергет</w:t>
      </w:r>
      <w:r>
        <w:t>и</w:t>
      </w:r>
      <w:r>
        <w:t xml:space="preserve">ки Сергей Шматко </w:t>
      </w:r>
      <w:r w:rsidRPr="00223AAE">
        <w:t>—</w:t>
      </w:r>
      <w:r>
        <w:t xml:space="preserve"> 14 млн. 187,2 тыс. рублей. Министр финансов </w:t>
      </w:r>
      <w:r>
        <w:lastRenderedPageBreak/>
        <w:t>Алексей Ку</w:t>
      </w:r>
      <w:r>
        <w:t>д</w:t>
      </w:r>
      <w:r>
        <w:t>рин з</w:t>
      </w:r>
      <w:r>
        <w:t>а</w:t>
      </w:r>
      <w:r>
        <w:t>работал 5 млн. 690,2 тыс. рублей. Доходы Шойгу в 2008 году составили 2 млн. 709,5 тыс. рублей.</w:t>
      </w:r>
    </w:p>
    <w:p w14:paraId="3FC7F980" w14:textId="77777777" w:rsidR="00D30B85" w:rsidRDefault="00D30B85" w:rsidP="00F509F0">
      <w:pPr>
        <w:pStyle w:val="a5"/>
        <w:rPr>
          <w:rFonts w:ascii="Arial" w:hAnsi="Arial" w:cs="Arial"/>
        </w:rPr>
      </w:pPr>
      <w:r>
        <w:t>Большинство вице-премьеров и министров имеют в собстве</w:t>
      </w:r>
      <w:r>
        <w:t>н</w:t>
      </w:r>
      <w:r>
        <w:t>ности квартиру или жилой дом, а также земельные участки. Н</w:t>
      </w:r>
      <w:r>
        <w:t>и</w:t>
      </w:r>
      <w:r>
        <w:t>какой недвиж</w:t>
      </w:r>
      <w:r>
        <w:t>и</w:t>
      </w:r>
      <w:r>
        <w:t>мости нет лишь у Алексея Кудрина и министра связи Игоря Щёголева (он имеет квартиру в аренде). У минис</w:t>
      </w:r>
      <w:r>
        <w:t>т</w:t>
      </w:r>
      <w:r>
        <w:t>ра регионального развития Виктора Басаргина имеется лишь г</w:t>
      </w:r>
      <w:r>
        <w:t>а</w:t>
      </w:r>
      <w:r>
        <w:t>раж. В большинстве семей членов правительства есть хотя бы один авт</w:t>
      </w:r>
      <w:r>
        <w:t>о</w:t>
      </w:r>
      <w:r>
        <w:t xml:space="preserve">мобиль. </w:t>
      </w:r>
    </w:p>
    <w:p w14:paraId="75BB6C54" w14:textId="77777777" w:rsidR="00D30B85" w:rsidRDefault="00D30B85" w:rsidP="00F509F0">
      <w:pPr>
        <w:pStyle w:val="a5"/>
      </w:pPr>
      <w:r>
        <w:t>Что касается жён членов правительства, то по уровню дох</w:t>
      </w:r>
      <w:r>
        <w:t>о</w:t>
      </w:r>
      <w:r>
        <w:t>дов с большим отрывом всех опер</w:t>
      </w:r>
      <w:r>
        <w:t>е</w:t>
      </w:r>
      <w:r>
        <w:t>дила супруга Игоря Шувалова с 364 млн. 703,1 тыс. ру</w:t>
      </w:r>
      <w:r>
        <w:t>б</w:t>
      </w:r>
      <w:r>
        <w:t>лей. Самый низкий доход оказался у су</w:t>
      </w:r>
      <w:r>
        <w:t>п</w:t>
      </w:r>
      <w:r>
        <w:t xml:space="preserve">руги вице-премьера Сергея Собянина </w:t>
      </w:r>
      <w:r w:rsidRPr="00223AAE">
        <w:t>—</w:t>
      </w:r>
      <w:r>
        <w:t xml:space="preserve"> 21,8 тыс. рублей. </w:t>
      </w:r>
    </w:p>
    <w:p w14:paraId="3237C1A3" w14:textId="77777777" w:rsidR="00D30B85" w:rsidRDefault="00D30B85" w:rsidP="00F509F0">
      <w:pPr>
        <w:pStyle w:val="a5"/>
      </w:pPr>
      <w:r>
        <w:t>По словам представителя правительства Дмитрия Пескова, доходы министров в этом году обнародованы в рамках антико</w:t>
      </w:r>
      <w:r>
        <w:t>р</w:t>
      </w:r>
      <w:r>
        <w:t>рупционных начинаний президе</w:t>
      </w:r>
      <w:r>
        <w:t>н</w:t>
      </w:r>
      <w:r>
        <w:t>та. Закон “О противодействии коррупции” был пр</w:t>
      </w:r>
      <w:r>
        <w:t>и</w:t>
      </w:r>
      <w:r>
        <w:t xml:space="preserve">нят в декабре и вступает в силу с 2010 года, сейчас публикация доходов </w:t>
      </w:r>
      <w:r w:rsidRPr="00223AAE">
        <w:t>—</w:t>
      </w:r>
      <w:r>
        <w:t xml:space="preserve"> добрая воля членов прав</w:t>
      </w:r>
      <w:r>
        <w:t>и</w:t>
      </w:r>
      <w:r>
        <w:t xml:space="preserve">тельства, указывает Песков. </w:t>
      </w:r>
    </w:p>
    <w:p w14:paraId="200C4C14" w14:textId="77777777" w:rsidR="00D30B85" w:rsidRDefault="00D30B85" w:rsidP="00F509F0">
      <w:pPr>
        <w:pStyle w:val="a5"/>
      </w:pPr>
      <w:r>
        <w:t>Опубликованные сведения об имуществе и доходах министров менее подробны, чем соответс</w:t>
      </w:r>
      <w:r>
        <w:t>т</w:t>
      </w:r>
      <w:r>
        <w:t xml:space="preserve">вующие справки о президенте и премьере. </w:t>
      </w:r>
    </w:p>
    <w:p w14:paraId="12CF6825" w14:textId="77777777" w:rsidR="00D30B85" w:rsidRDefault="00D30B85" w:rsidP="00F509F0">
      <w:pPr>
        <w:pStyle w:val="a5"/>
      </w:pPr>
      <w:r>
        <w:t>Так, в таблице не указан баланс на банковских счетах, нет данных даже о наличии счетов, о влад</w:t>
      </w:r>
      <w:r>
        <w:t>е</w:t>
      </w:r>
      <w:r>
        <w:t>нии акциями или других коммерческих интересах, обо всех объектах недвижимости нап</w:t>
      </w:r>
      <w:r>
        <w:t>и</w:t>
      </w:r>
      <w:r>
        <w:t>сано, что они нах</w:t>
      </w:r>
      <w:r>
        <w:t>о</w:t>
      </w:r>
      <w:r>
        <w:t xml:space="preserve">дятся “в России” без уточнения. </w:t>
      </w:r>
    </w:p>
    <w:p w14:paraId="39DB14DB" w14:textId="77777777" w:rsidR="00D30B85" w:rsidRDefault="00D30B85" w:rsidP="00F509F0">
      <w:pPr>
        <w:pStyle w:val="a5"/>
      </w:pPr>
      <w:r>
        <w:t xml:space="preserve">И из этой таблицы ничего нельзя узнать о происхождении доходов, отмечает </w:t>
      </w:r>
      <w:hyperlink r:id="rId23" w:tgtFrame="_blank" w:history="1">
        <w:r w:rsidRPr="004E5626">
          <w:rPr>
            <w:rStyle w:val="Hyperlink"/>
          </w:rPr>
          <w:t>BBC</w:t>
        </w:r>
      </w:hyperlink>
      <w:r w:rsidRPr="004E5626">
        <w:t xml:space="preserve">» </w:t>
      </w:r>
      <w:r>
        <w:t>(</w:t>
      </w:r>
      <w:hyperlink r:id="rId24" w:history="1">
        <w:r w:rsidRPr="00412F19">
          <w:rPr>
            <w:rStyle w:val="Hyperlink"/>
          </w:rPr>
          <w:t>http://www.newsru.com/russia/08apr2009/dhd.html</w:t>
        </w:r>
      </w:hyperlink>
      <w:r>
        <w:t xml:space="preserve">). </w:t>
      </w:r>
    </w:p>
    <w:p w14:paraId="24BBDEFE" w14:textId="77777777" w:rsidR="00D30B85" w:rsidRPr="00EB43BC" w:rsidRDefault="00D30B85" w:rsidP="00F509F0">
      <w:pPr>
        <w:pStyle w:val="a5"/>
        <w:keepNext/>
        <w:rPr>
          <w:rFonts w:ascii="Arial" w:hAnsi="Arial" w:cs="Arial"/>
          <w:b/>
        </w:rPr>
      </w:pPr>
      <w:r>
        <w:t>«</w:t>
      </w:r>
      <w:r w:rsidRPr="00EB43BC">
        <w:rPr>
          <w:b/>
        </w:rPr>
        <w:t xml:space="preserve">Путин тоже опубликовал доходы </w:t>
      </w:r>
    </w:p>
    <w:p w14:paraId="56666A0C" w14:textId="77777777" w:rsidR="00D30B85" w:rsidRPr="004E5626" w:rsidRDefault="00D30B85" w:rsidP="00F509F0">
      <w:pPr>
        <w:pStyle w:val="a5"/>
      </w:pPr>
      <w:r>
        <w:t>Доходы премьера РФ Владимира Путина за период с 1 я</w:t>
      </w:r>
      <w:r>
        <w:t>н</w:t>
      </w:r>
      <w:r>
        <w:t>варя по 31 декабря 2008 года по основному месту работы сост</w:t>
      </w:r>
      <w:r>
        <w:t>а</w:t>
      </w:r>
      <w:r>
        <w:t xml:space="preserve">вили 4 млн. 622 тысяч рублей, военная пенсия </w:t>
      </w:r>
      <w:r w:rsidRPr="00223AAE">
        <w:t>—</w:t>
      </w:r>
      <w:r>
        <w:t xml:space="preserve"> 100,6 тысяч рублей, говорится в справке о доходах Путина, размещённой на </w:t>
      </w:r>
      <w:hyperlink r:id="rId25" w:tgtFrame="_blank" w:history="1">
        <w:r w:rsidRPr="004E5626">
          <w:rPr>
            <w:rStyle w:val="Hyperlink"/>
          </w:rPr>
          <w:t>сайте председателя прав</w:t>
        </w:r>
        <w:r w:rsidRPr="004E5626">
          <w:rPr>
            <w:rStyle w:val="Hyperlink"/>
          </w:rPr>
          <w:t>и</w:t>
        </w:r>
        <w:r w:rsidRPr="004E5626">
          <w:rPr>
            <w:rStyle w:val="Hyperlink"/>
          </w:rPr>
          <w:t>тельства</w:t>
        </w:r>
      </w:hyperlink>
      <w:r w:rsidRPr="004E5626">
        <w:t xml:space="preserve">. </w:t>
      </w:r>
    </w:p>
    <w:p w14:paraId="31FF3BE8" w14:textId="77777777" w:rsidR="00D30B85" w:rsidRDefault="00D30B85" w:rsidP="00F509F0">
      <w:pPr>
        <w:pStyle w:val="a5"/>
      </w:pPr>
      <w:r>
        <w:t xml:space="preserve">Путин имеет в собственности квартиру площадью </w:t>
      </w:r>
      <w:smartTag w:uri="urn:schemas-microsoft-com:office:smarttags" w:element="metricconverter">
        <w:smartTagPr>
          <w:attr w:name="ProductID" w:val="77 кв. метров"/>
        </w:smartTagPr>
        <w:r>
          <w:t>77 кв. ме</w:t>
        </w:r>
        <w:r>
          <w:t>т</w:t>
        </w:r>
        <w:r>
          <w:t>ров</w:t>
        </w:r>
      </w:smartTag>
      <w:r>
        <w:t xml:space="preserve">, участок земли площадью </w:t>
      </w:r>
      <w:smartTag w:uri="urn:schemas-microsoft-com:office:smarttags" w:element="metricconverter">
        <w:smartTagPr>
          <w:attr w:name="ProductID" w:val="1500 кв. метров"/>
        </w:smartTagPr>
        <w:r>
          <w:t>1500 кв. метров</w:t>
        </w:r>
      </w:smartTag>
      <w:r>
        <w:t>, владеет гаражом на коллективной стоянке. Помимо этого, он имеет долю в гара</w:t>
      </w:r>
      <w:r>
        <w:t>ж</w:t>
      </w:r>
      <w:r>
        <w:t>ном кооперативе, равную о</w:t>
      </w:r>
      <w:r>
        <w:t>д</w:t>
      </w:r>
      <w:r>
        <w:t xml:space="preserve">ному машино-месту. </w:t>
      </w:r>
    </w:p>
    <w:p w14:paraId="27A9FC30" w14:textId="77777777" w:rsidR="00D30B85" w:rsidRDefault="00D30B85" w:rsidP="00F509F0">
      <w:pPr>
        <w:pStyle w:val="a5"/>
      </w:pPr>
      <w:r>
        <w:lastRenderedPageBreak/>
        <w:t>В собственности у Путина два автомобиля “ГАЗ М-</w:t>
      </w:r>
      <w:smartTag w:uri="urn:schemas-microsoft-com:office:smarttags" w:element="metricconverter">
        <w:smartTagPr>
          <w:attr w:name="ProductID" w:val="21”"/>
        </w:smartTagPr>
        <w:r>
          <w:t>21”</w:t>
        </w:r>
      </w:smartTag>
      <w:r>
        <w:t xml:space="preserve"> 1960 и 1965 годов выпуска, а также автопр</w:t>
      </w:r>
      <w:r>
        <w:t>и</w:t>
      </w:r>
      <w:r>
        <w:t xml:space="preserve">цеп “Скиф” 1987 года выпуска. </w:t>
      </w:r>
    </w:p>
    <w:p w14:paraId="3F3C8D29" w14:textId="77777777" w:rsidR="00D30B85" w:rsidRDefault="00D30B85" w:rsidP="00F509F0">
      <w:pPr>
        <w:pStyle w:val="a5"/>
      </w:pPr>
      <w:r>
        <w:t xml:space="preserve">Путин также владеет 230 акциями банка “Санкт-Петербург” стоимостью 0,230 тыс. рублей в ценах 1997 года. </w:t>
      </w:r>
    </w:p>
    <w:p w14:paraId="110041ED" w14:textId="77777777" w:rsidR="00D30B85" w:rsidRDefault="00D30B85" w:rsidP="00F509F0">
      <w:pPr>
        <w:pStyle w:val="a5"/>
      </w:pPr>
      <w:r>
        <w:t>На сайте премьера размещена также справка о доходах за 2008 год супруги председателя правительства Людмилы Пут</w:t>
      </w:r>
      <w:r>
        <w:t>и</w:t>
      </w:r>
      <w:r>
        <w:t>ной. В соответствии с этой справкой за отчётный период Путина “доходов не имела, имущества, принадлежащего ей на праве со</w:t>
      </w:r>
      <w:r>
        <w:t>б</w:t>
      </w:r>
      <w:r>
        <w:t>ственности, ценных бумаг, обязательств имущественного характ</w:t>
      </w:r>
      <w:r>
        <w:t>е</w:t>
      </w:r>
      <w:r>
        <w:t>ра, не имеет”» (</w:t>
      </w:r>
      <w:hyperlink r:id="rId26" w:history="1">
        <w:r w:rsidRPr="00412F19">
          <w:rPr>
            <w:rStyle w:val="Hyperlink"/>
          </w:rPr>
          <w:t>http://www.newsru.com/russia/06apr2009/medvedev_nal.html</w:t>
        </w:r>
      </w:hyperlink>
      <w:r>
        <w:t xml:space="preserve">). </w:t>
      </w:r>
    </w:p>
    <w:p w14:paraId="51EDE761" w14:textId="77777777" w:rsidR="00D30B85" w:rsidRDefault="00D30B85" w:rsidP="00873ABF">
      <w:pPr>
        <w:pStyle w:val="PlainText"/>
      </w:pPr>
      <w:r w:rsidRPr="00A235FE">
        <w:t>Для сопоставления реальная жизненная ситуация из жизни простонародья</w:t>
      </w:r>
      <w:r>
        <w:t xml:space="preserve">. </w:t>
      </w:r>
    </w:p>
    <w:p w14:paraId="2ED25C9D" w14:textId="77777777" w:rsidR="00D30B85" w:rsidRDefault="00D30B85" w:rsidP="00873ABF">
      <w:pPr>
        <w:pStyle w:val="PlainText"/>
      </w:pPr>
      <w:r>
        <w:t xml:space="preserve">Деревня на Новгородчине: километров 20 от Валдая по трассе Москва </w:t>
      </w:r>
      <w:r w:rsidRPr="00223AAE">
        <w:t>—</w:t>
      </w:r>
      <w:r>
        <w:t xml:space="preserve"> Санкт-Петербург и минут 15 </w:t>
      </w:r>
      <w:r w:rsidRPr="00A235FE">
        <w:rPr>
          <w:i/>
        </w:rPr>
        <w:t>а</w:t>
      </w:r>
      <w:r w:rsidRPr="00A235FE">
        <w:rPr>
          <w:i/>
        </w:rPr>
        <w:t>к</w:t>
      </w:r>
      <w:r w:rsidRPr="00A235FE">
        <w:rPr>
          <w:i/>
        </w:rPr>
        <w:t>куратно</w:t>
      </w:r>
      <w:r>
        <w:rPr>
          <w:i/>
        </w:rPr>
        <w:t>-неспешно</w:t>
      </w:r>
      <w:r w:rsidRPr="00A235FE">
        <w:rPr>
          <w:i/>
        </w:rPr>
        <w:t>й</w:t>
      </w:r>
      <w:r>
        <w:t xml:space="preserve"> езды по гравийному просёлку в сторону от трассы. Единственное место работы в самой деревне </w:t>
      </w:r>
      <w:r w:rsidRPr="00223AAE">
        <w:t>—</w:t>
      </w:r>
      <w:r>
        <w:t xml:space="preserve"> и то всего для нескольких чел</w:t>
      </w:r>
      <w:r>
        <w:t>о</w:t>
      </w:r>
      <w:r>
        <w:t xml:space="preserve">век </w:t>
      </w:r>
      <w:r w:rsidRPr="00223AAE">
        <w:t>—</w:t>
      </w:r>
      <w:r>
        <w:t xml:space="preserve"> молочная ферма, стадо порядка 100 коров. Работа ка</w:t>
      </w:r>
      <w:r>
        <w:t>ж</w:t>
      </w:r>
      <w:r>
        <w:t>дый день, практически от зари до зари, а зарплата б</w:t>
      </w:r>
      <w:r>
        <w:t>ы</w:t>
      </w:r>
      <w:r>
        <w:t>вает не каждый месяц. Одна из жительниц работает в самόм Валдае, и каждый день возит с собой туда и о</w:t>
      </w:r>
      <w:r>
        <w:t>б</w:t>
      </w:r>
      <w:r>
        <w:t>ратно сына второклассника, который там учится в школе. В Валдае она зарабатывает 5 000 рублей в месяц, из которых около 3 000 тратит на поездки в Валдай и о</w:t>
      </w:r>
      <w:r>
        <w:t>б</w:t>
      </w:r>
      <w:r>
        <w:t xml:space="preserve">ратно </w:t>
      </w:r>
      <w:r w:rsidRPr="00223AAE">
        <w:t>—</w:t>
      </w:r>
      <w:r>
        <w:t xml:space="preserve"> в итоге на жизнь семьи остаётся около 2 000 рублей. С</w:t>
      </w:r>
      <w:r>
        <w:t>е</w:t>
      </w:r>
      <w:r>
        <w:t>мья живёт большей частью с огорода и домашнего хозяйства, к</w:t>
      </w:r>
      <w:r>
        <w:t>о</w:t>
      </w:r>
      <w:r>
        <w:t>торое в колхозные вр</w:t>
      </w:r>
      <w:r>
        <w:t>е</w:t>
      </w:r>
      <w:r>
        <w:t xml:space="preserve">мена называлось «подсобным», а с началом «демократизации» </w:t>
      </w:r>
      <w:r w:rsidRPr="00223AAE">
        <w:t>—</w:t>
      </w:r>
      <w:r>
        <w:t xml:space="preserve"> благодаря экономической политике рефо</w:t>
      </w:r>
      <w:r>
        <w:t>р</w:t>
      </w:r>
      <w:r>
        <w:t>маторов 1990</w:t>
      </w:r>
      <w:r>
        <w:noBreakHyphen/>
        <w:t xml:space="preserve">х и их преемников </w:t>
      </w:r>
      <w:r w:rsidRPr="00223AAE">
        <w:t>—</w:t>
      </w:r>
      <w:r>
        <w:t xml:space="preserve"> стало осно</w:t>
      </w:r>
      <w:r>
        <w:t>в</w:t>
      </w:r>
      <w:r>
        <w:t>ным…</w:t>
      </w:r>
    </w:p>
    <w:p w14:paraId="5737CDD9" w14:textId="77777777" w:rsidR="00D30B85" w:rsidRDefault="00D30B85" w:rsidP="00F509F0">
      <w:pPr>
        <w:pStyle w:val="ab"/>
      </w:pPr>
      <w:r w:rsidRPr="00223AAE">
        <w:t>——————</w:t>
      </w:r>
    </w:p>
    <w:p w14:paraId="12E0DD5E" w14:textId="05082E0C" w:rsidR="00D30B85" w:rsidRDefault="00D30B85" w:rsidP="00C50FE4">
      <w:pPr>
        <w:pStyle w:val="a7"/>
      </w:pPr>
      <w:r>
        <w:t xml:space="preserve">В общем </w:t>
      </w:r>
      <w:r w:rsidRPr="00BF45FE">
        <w:rPr>
          <w:b/>
        </w:rPr>
        <w:t>публикация доходов высших представителей г</w:t>
      </w:r>
      <w:r w:rsidRPr="00BF45FE">
        <w:rPr>
          <w:b/>
        </w:rPr>
        <w:t>о</w:t>
      </w:r>
      <w:r w:rsidRPr="00BF45FE">
        <w:rPr>
          <w:b/>
        </w:rPr>
        <w:t>сударственной власти РФ</w:t>
      </w:r>
      <w:r>
        <w:rPr>
          <w:b/>
        </w:rPr>
        <w:t xml:space="preserve"> и членов их семей</w:t>
      </w:r>
      <w:r>
        <w:t>, хоть и под</w:t>
      </w:r>
      <w:r>
        <w:t>а</w:t>
      </w:r>
      <w:r>
        <w:t>ётся госвластью и СМИ как проявление «доброй воли» вы</w:t>
      </w:r>
      <w:r>
        <w:t>с</w:t>
      </w:r>
      <w:r>
        <w:t>шими чиновниками в «рамках антикоррупционных начин</w:t>
      </w:r>
      <w:r>
        <w:t>а</w:t>
      </w:r>
      <w:r>
        <w:t xml:space="preserve">ний президента», </w:t>
      </w:r>
      <w:r w:rsidRPr="00BF45FE">
        <w:rPr>
          <w:b/>
        </w:rPr>
        <w:t xml:space="preserve">является </w:t>
      </w:r>
      <w:r>
        <w:rPr>
          <w:b/>
        </w:rPr>
        <w:t>безстыже-</w:t>
      </w:r>
      <w:r w:rsidRPr="00BF45FE">
        <w:rPr>
          <w:b/>
        </w:rPr>
        <w:t xml:space="preserve">наглой декларацией о присвоении </w:t>
      </w:r>
      <w:r>
        <w:rPr>
          <w:b/>
        </w:rPr>
        <w:t xml:space="preserve">ими </w:t>
      </w:r>
      <w:r w:rsidRPr="00BF45FE">
        <w:rPr>
          <w:b/>
        </w:rPr>
        <w:t>народных средств на фоне всеобщей бедности и нищеты</w:t>
      </w:r>
      <w:r w:rsidRPr="00D30B85">
        <w:rPr>
          <w:vertAlign w:val="superscript"/>
        </w:rPr>
        <w:t>[VIII]</w:t>
      </w:r>
      <w:r>
        <w:t xml:space="preserve">, усугубляющихся в </w:t>
      </w:r>
      <w:r>
        <w:lastRenderedPageBreak/>
        <w:t>условиях развития российской доли мирового финансово-экономического кр</w:t>
      </w:r>
      <w:r>
        <w:t>и</w:t>
      </w:r>
      <w:r>
        <w:t>зиса, с которыми государственная власть РФ управиться не способна: этого ей не позволяют сделать порочная нравс</w:t>
      </w:r>
      <w:r>
        <w:t>т</w:t>
      </w:r>
      <w:r>
        <w:t>венность и неадекватная жизни управленчески несостоятел</w:t>
      </w:r>
      <w:r>
        <w:t>ь</w:t>
      </w:r>
      <w:r>
        <w:t xml:space="preserve">ная экономическая наука, которую власть тупо культивирует в вузах РФ. </w:t>
      </w:r>
    </w:p>
    <w:p w14:paraId="57992954" w14:textId="77777777" w:rsidR="00D30B85" w:rsidRPr="004561C7" w:rsidRDefault="00D30B85" w:rsidP="00873ABF">
      <w:pPr>
        <w:pStyle w:val="PlainText"/>
      </w:pPr>
      <w:r>
        <w:t>В переводе с «политкорректного пиара» на русский сводка деклараций о доходах высших чиновников должна звучать пр</w:t>
      </w:r>
      <w:r>
        <w:t>и</w:t>
      </w:r>
      <w:r>
        <w:t>мерно так:</w:t>
      </w:r>
    </w:p>
    <w:p w14:paraId="29D34E9D" w14:textId="09F4C8B0" w:rsidR="00D30B85" w:rsidRPr="00C63E79" w:rsidRDefault="00D30B85" w:rsidP="00C50FE4">
      <w:pPr>
        <w:pStyle w:val="a7"/>
        <w:rPr>
          <w:i/>
        </w:rPr>
      </w:pPr>
      <w:r w:rsidRPr="00C63E79">
        <w:rPr>
          <w:i/>
        </w:rPr>
        <w:t>Мы хапаем миллионы и сотни миллионов, а вы прозябайте на 2 000: ну что вы нам сделаете? — быдло</w:t>
      </w:r>
      <w:r w:rsidRPr="00D30B85">
        <w:rPr>
          <w:vertAlign w:val="superscript"/>
        </w:rPr>
        <w:t>[IX]</w:t>
      </w:r>
      <w:r w:rsidRPr="00C63E79">
        <w:rPr>
          <w:i/>
        </w:rPr>
        <w:t>… марш в сто</w:t>
      </w:r>
      <w:r w:rsidRPr="00C63E79">
        <w:rPr>
          <w:i/>
        </w:rPr>
        <w:t>й</w:t>
      </w:r>
      <w:r w:rsidRPr="00C63E79">
        <w:rPr>
          <w:i/>
        </w:rPr>
        <w:t>ло…</w:t>
      </w:r>
    </w:p>
    <w:p w14:paraId="2A7BA15F" w14:textId="77777777" w:rsidR="00D30B85" w:rsidRDefault="00D30B85" w:rsidP="00873ABF">
      <w:pPr>
        <w:pStyle w:val="PlainText"/>
      </w:pPr>
      <w:r>
        <w:t>Но сами представители “элиты”, судя по их многолетним де</w:t>
      </w:r>
      <w:r>
        <w:t>й</w:t>
      </w:r>
      <w:r>
        <w:t>ствиям, этого не понимают, либо понимают, но осознанно отн</w:t>
      </w:r>
      <w:r>
        <w:t>о</w:t>
      </w:r>
      <w:r>
        <w:t>сятся к народу как к быдлу, к</w:t>
      </w:r>
      <w:r>
        <w:t>о</w:t>
      </w:r>
      <w:r>
        <w:t>торое должно ишачить на них и безропотно те</w:t>
      </w:r>
      <w:r>
        <w:t>р</w:t>
      </w:r>
      <w:r>
        <w:t xml:space="preserve">петь всё. </w:t>
      </w:r>
    </w:p>
    <w:p w14:paraId="63EA8629" w14:textId="77777777" w:rsidR="00D30B85" w:rsidRDefault="00D30B85" w:rsidP="00873ABF">
      <w:pPr>
        <w:pStyle w:val="PlainText"/>
      </w:pPr>
      <w:r>
        <w:t>В стаде павианов иерархия выстраивается на основании того, кто кому из самцов безнаказанно показ</w:t>
      </w:r>
      <w:r>
        <w:t>ы</w:t>
      </w:r>
      <w:r>
        <w:t>вает половой член, чтобы другие знали своё место. В данном случае в качестве такой д</w:t>
      </w:r>
      <w:r>
        <w:t>е</w:t>
      </w:r>
      <w:r>
        <w:t>монстрации членов выступают декларации о многомиллионных доходах чиновников и членов их семей, присвоенных политич</w:t>
      </w:r>
      <w:r>
        <w:t>е</w:t>
      </w:r>
      <w:r>
        <w:t>ской и бизнес- “элитами” и уверенных в своей бе</w:t>
      </w:r>
      <w:r>
        <w:t>з</w:t>
      </w:r>
      <w:r>
        <w:t xml:space="preserve">наказанности. </w:t>
      </w:r>
    </w:p>
    <w:p w14:paraId="3729CC21" w14:textId="77777777" w:rsidR="00D30B85" w:rsidRDefault="00D30B85" w:rsidP="00873ABF">
      <w:pPr>
        <w:pStyle w:val="PlainText"/>
      </w:pPr>
      <w:r>
        <w:t xml:space="preserve">Но Россия </w:t>
      </w:r>
      <w:r w:rsidRPr="00223AAE">
        <w:t>—</w:t>
      </w:r>
      <w:r>
        <w:t xml:space="preserve"> не стадо павианов, хотя у “элиты” ни стыда, ни совести, и соответственно замашки и “эт</w:t>
      </w:r>
      <w:r>
        <w:t>и</w:t>
      </w:r>
      <w:r>
        <w:t xml:space="preserve">ка” </w:t>
      </w:r>
      <w:r w:rsidRPr="00223AAE">
        <w:t>—</w:t>
      </w:r>
      <w:r>
        <w:t xml:space="preserve"> павианьи…</w:t>
      </w:r>
    </w:p>
    <w:p w14:paraId="5988E3C8" w14:textId="77777777" w:rsidR="00D30B85" w:rsidRDefault="00D30B85" w:rsidP="00F509F0">
      <w:pPr>
        <w:pStyle w:val="ab"/>
      </w:pPr>
      <w:r w:rsidRPr="00223AAE">
        <w:t>——————</w:t>
      </w:r>
    </w:p>
    <w:p w14:paraId="739748AB" w14:textId="77777777" w:rsidR="00D30B85" w:rsidRDefault="00D30B85" w:rsidP="00873ABF">
      <w:pPr>
        <w:pStyle w:val="PlainText"/>
      </w:pPr>
      <w:r>
        <w:t>Разговоры о том, что все высшие госчиновники заняты особо важной работой, суть которой простым смертным не понять, н</w:t>
      </w:r>
      <w:r>
        <w:t>е</w:t>
      </w:r>
      <w:r>
        <w:t>сут какую-то особую ответс</w:t>
      </w:r>
      <w:r>
        <w:t>т</w:t>
      </w:r>
      <w:r>
        <w:t>венность за результаты своего труда, очень много работают и потому их труд должен оплачиваться с</w:t>
      </w:r>
      <w:r>
        <w:t>у</w:t>
      </w:r>
      <w:r>
        <w:t>щественно выше, нежели труд подавляющего большинс</w:t>
      </w:r>
      <w:r>
        <w:t>т</w:t>
      </w:r>
      <w:r>
        <w:t xml:space="preserve">ва, </w:t>
      </w:r>
      <w:r w:rsidRPr="00223AAE">
        <w:t>—</w:t>
      </w:r>
      <w:r>
        <w:t xml:space="preserve"> вздорны.</w:t>
      </w:r>
    </w:p>
    <w:p w14:paraId="0DCBC03C" w14:textId="693A39B5" w:rsidR="00D30B85" w:rsidRDefault="00D30B85" w:rsidP="00873ABF">
      <w:pPr>
        <w:pStyle w:val="PlainText"/>
      </w:pPr>
      <w:r>
        <w:t>Ответственность за результаты своего труда чино</w:t>
      </w:r>
      <w:r>
        <w:t>в</w:t>
      </w:r>
      <w:r>
        <w:t>ники несли при Сталине, хотя и не все, кто того з</w:t>
      </w:r>
      <w:r>
        <w:t>а</w:t>
      </w:r>
      <w:r>
        <w:t>служивал, и кроме того они же злоупотребляли вл</w:t>
      </w:r>
      <w:r>
        <w:t>а</w:t>
      </w:r>
      <w:r>
        <w:t>стью, назначая виновных из своей среды, исходя из интересов тех или иных мафиозно-бюрократических группировок. В п</w:t>
      </w:r>
      <w:r>
        <w:t>о</w:t>
      </w:r>
      <w:r>
        <w:t xml:space="preserve">следующие времена никто и ни как не ответил </w:t>
      </w:r>
      <w:r>
        <w:lastRenderedPageBreak/>
        <w:t>по суду за общественно вредные последс</w:t>
      </w:r>
      <w:r>
        <w:t>т</w:t>
      </w:r>
      <w:r>
        <w:t xml:space="preserve">вия своих решений </w:t>
      </w:r>
      <w:r w:rsidRPr="00223AAE">
        <w:t>—</w:t>
      </w:r>
      <w:r>
        <w:t xml:space="preserve"> за результаты своего труда, да и за злоупотребления властью и должностным полож</w:t>
      </w:r>
      <w:r>
        <w:t>е</w:t>
      </w:r>
      <w:r>
        <w:t xml:space="preserve">нием отвечали крайне редко </w:t>
      </w:r>
      <w:r w:rsidRPr="00223AAE">
        <w:t>—</w:t>
      </w:r>
      <w:r>
        <w:t xml:space="preserve"> скорее при сведении счётов в межклановых разборках, нежели в порядке осуществления законности как нормы жизни</w:t>
      </w:r>
      <w:r w:rsidRPr="00D30B85">
        <w:rPr>
          <w:vertAlign w:val="superscript"/>
        </w:rPr>
        <w:t>[X]</w:t>
      </w:r>
      <w:r>
        <w:t>. М.С.Горбачёв, Н.И.Ры</w:t>
      </w:r>
      <w:r>
        <w:softHyphen/>
        <w:t>ж</w:t>
      </w:r>
      <w:r>
        <w:softHyphen/>
        <w:t>ков и Б.Н.Ельцин, его министр обороны П.С.Грачёв и многие другие не о</w:t>
      </w:r>
      <w:r>
        <w:t>т</w:t>
      </w:r>
      <w:r>
        <w:t>ветили ни за что…</w:t>
      </w:r>
    </w:p>
    <w:p w14:paraId="5C9A77DD" w14:textId="77777777" w:rsidR="00D30B85" w:rsidRDefault="00D30B85" w:rsidP="00873ABF">
      <w:pPr>
        <w:pStyle w:val="PlainText"/>
      </w:pPr>
      <w:r>
        <w:t>Но главное состоит в том, что чрезмерно высокие доходы управленцев влекут за собой падение качества управления в ма</w:t>
      </w:r>
      <w:r>
        <w:t>с</w:t>
      </w:r>
      <w:r>
        <w:t>штабах общества. По данным “Инженерной газеты” (“Не загл</w:t>
      </w:r>
      <w:r>
        <w:t>я</w:t>
      </w:r>
      <w:r>
        <w:t xml:space="preserve">дывай в карман начальства”, № 45, 1992) к </w:t>
      </w:r>
      <w:smartTag w:uri="urn:schemas-microsoft-com:office:smarttags" w:element="metricconverter">
        <w:smartTagPr>
          <w:attr w:name="ProductID" w:val="1980 г"/>
        </w:smartTagPr>
        <w:r>
          <w:t>1980 г</w:t>
        </w:r>
      </w:smartTag>
      <w:r>
        <w:t>. соотношение зарплаты высшей администрации к среднестатистической соста</w:t>
      </w:r>
      <w:r>
        <w:t>в</w:t>
      </w:r>
      <w:r>
        <w:t>ляло: в США — 110 раз; в ФРГ — 21 раз; в Японии — 17 раз. Е</w:t>
      </w:r>
      <w:r>
        <w:t>с</w:t>
      </w:r>
      <w:r>
        <w:t>ли оценить стоимость гособеспечения высших партийных и гос</w:t>
      </w:r>
      <w:r>
        <w:t>у</w:t>
      </w:r>
      <w:r>
        <w:t>дарственных чинов</w:t>
      </w:r>
      <w:r>
        <w:softHyphen/>
        <w:t>ников в СССР в п</w:t>
      </w:r>
      <w:r>
        <w:t>е</w:t>
      </w:r>
      <w:r>
        <w:t>риод 1970</w:t>
      </w:r>
      <w:r>
        <w:noBreakHyphen/>
        <w:t>х — 1980</w:t>
      </w:r>
      <w:r>
        <w:noBreakHyphen/>
        <w:t>х гг., то в этом списке СССР окажется вп</w:t>
      </w:r>
      <w:r>
        <w:t>е</w:t>
      </w:r>
      <w:r>
        <w:t xml:space="preserve">реди США. </w:t>
      </w:r>
    </w:p>
    <w:p w14:paraId="2CF550B9" w14:textId="77777777" w:rsidR="00D30B85" w:rsidRDefault="00D30B85" w:rsidP="00F509F0">
      <w:pPr>
        <w:pStyle w:val="aff0"/>
      </w:pPr>
      <w:r w:rsidRPr="000B448B">
        <w:t>По качеству управления, выражающемуся в производ</w:t>
      </w:r>
      <w:r w:rsidRPr="000B448B">
        <w:t>и</w:t>
      </w:r>
      <w:r w:rsidRPr="000B448B">
        <w:t xml:space="preserve">тельности </w:t>
      </w:r>
      <w:r>
        <w:t xml:space="preserve">общественного </w:t>
      </w:r>
      <w:r w:rsidRPr="000B448B">
        <w:t xml:space="preserve">труда, в качестве </w:t>
      </w:r>
      <w:r>
        <w:t xml:space="preserve">выпускаемой продукции </w:t>
      </w:r>
      <w:r w:rsidRPr="000B448B">
        <w:t xml:space="preserve">и темпах </w:t>
      </w:r>
      <w:r>
        <w:t xml:space="preserve">разработки и </w:t>
      </w:r>
      <w:r w:rsidRPr="000B448B">
        <w:t xml:space="preserve">освоения </w:t>
      </w:r>
      <w:r>
        <w:t>новых видов продукции в массовом производстве</w:t>
      </w:r>
      <w:r w:rsidRPr="000B448B">
        <w:t xml:space="preserve">, </w:t>
      </w:r>
      <w:r>
        <w:t xml:space="preserve">названные </w:t>
      </w:r>
      <w:r w:rsidRPr="000B448B">
        <w:t>страны уже тогда следовали в обратном п</w:t>
      </w:r>
      <w:r w:rsidRPr="000B448B">
        <w:t>о</w:t>
      </w:r>
      <w:r w:rsidRPr="000B448B">
        <w:t>рядке.</w:t>
      </w:r>
      <w:r>
        <w:t xml:space="preserve"> </w:t>
      </w:r>
    </w:p>
    <w:p w14:paraId="5A269136" w14:textId="77777777" w:rsidR="00D30B85" w:rsidRDefault="00D30B85" w:rsidP="00873ABF">
      <w:pPr>
        <w:pStyle w:val="PlainText"/>
      </w:pPr>
      <w:r>
        <w:t>За прошедшую четверть века «рейтинги» названных стран и тенденции их дальнейшего развития не изменились: СССР ру</w:t>
      </w:r>
      <w:r>
        <w:t>х</w:t>
      </w:r>
      <w:r>
        <w:t>нул, а Россия увязла в кризисе, сохраняя многократное прево</w:t>
      </w:r>
      <w:r>
        <w:t>с</w:t>
      </w:r>
      <w:r>
        <w:t>ходство всевозможных «топ-менеджеров» и чиновников в дох</w:t>
      </w:r>
      <w:r>
        <w:t>о</w:t>
      </w:r>
      <w:r>
        <w:t>дах над среднестатистическим уровнем (Россия по этому показ</w:t>
      </w:r>
      <w:r>
        <w:t>а</w:t>
      </w:r>
      <w:r>
        <w:t xml:space="preserve">телю в </w:t>
      </w:r>
      <w:smartTag w:uri="urn:schemas-microsoft-com:office:smarttags" w:element="metricconverter">
        <w:smartTagPr>
          <w:attr w:name="ProductID" w:val="2006 г"/>
        </w:smartTagPr>
        <w:r>
          <w:t>2006 г</w:t>
        </w:r>
      </w:smartTag>
      <w:r>
        <w:t>. входила в тройку мировых лидеров, хотя была где-то в хвосте мирового списка по уровням пр</w:t>
      </w:r>
      <w:r>
        <w:t>о</w:t>
      </w:r>
      <w:r>
        <w:t xml:space="preserve">изводства продукции в расчёте на душу населения </w:t>
      </w:r>
      <w:r w:rsidRPr="00223AAE">
        <w:t>—</w:t>
      </w:r>
      <w:r>
        <w:t xml:space="preserve"> а в этом показателе выражается качество управления); в США научно-тех</w:t>
      </w:r>
      <w:r>
        <w:softHyphen/>
        <w:t>ни</w:t>
      </w:r>
      <w:r>
        <w:softHyphen/>
        <w:t>чес</w:t>
      </w:r>
      <w:r>
        <w:softHyphen/>
        <w:t>кий прогресс во мн</w:t>
      </w:r>
      <w:r>
        <w:t>о</w:t>
      </w:r>
      <w:r>
        <w:t xml:space="preserve">гом </w:t>
      </w:r>
      <w:r w:rsidRPr="00223AAE">
        <w:t>—</w:t>
      </w:r>
      <w:r>
        <w:t xml:space="preserve"> следствие «скупки мозгов» по всему миру и нарастают проблемы с долларом, утратившим позиции монопольно неосп</w:t>
      </w:r>
      <w:r>
        <w:t>о</w:t>
      </w:r>
      <w:r>
        <w:t>римой мировой валюты; ФРГ в среднем была благополучна до начала нынешнего кризиса; Япония — до начала этого кризиса была успешна при том, что не имеет своей сырьевой и энергет</w:t>
      </w:r>
      <w:r>
        <w:t>и</w:t>
      </w:r>
      <w:r>
        <w:t xml:space="preserve">ческой базы. </w:t>
      </w:r>
    </w:p>
    <w:p w14:paraId="149DB3D0" w14:textId="77777777" w:rsidR="00D30B85" w:rsidRDefault="00D30B85" w:rsidP="00F509F0">
      <w:pPr>
        <w:pStyle w:val="aff0"/>
      </w:pPr>
      <w:r w:rsidRPr="00D87A16">
        <w:lastRenderedPageBreak/>
        <w:t xml:space="preserve">Это означает, что в </w:t>
      </w:r>
      <w:r>
        <w:t xml:space="preserve">названных </w:t>
      </w:r>
      <w:r w:rsidRPr="00D87A16">
        <w:t>странах ошибки управл</w:t>
      </w:r>
      <w:r w:rsidRPr="00D87A16">
        <w:t>е</w:t>
      </w:r>
      <w:r w:rsidRPr="00D87A16">
        <w:t xml:space="preserve">ния </w:t>
      </w:r>
      <w:r>
        <w:t xml:space="preserve">в масштабах общества в целом </w:t>
      </w:r>
      <w:r w:rsidRPr="00D87A16">
        <w:t xml:space="preserve">по своей тяжести </w:t>
      </w:r>
      <w:r>
        <w:t>пр</w:t>
      </w:r>
      <w:r>
        <w:t>о</w:t>
      </w:r>
      <w:r>
        <w:t xml:space="preserve">порциональны </w:t>
      </w:r>
      <w:r w:rsidRPr="00D87A16">
        <w:t>кратности отношения зарплаты высших управленцев к среднестатистической</w:t>
      </w:r>
      <w:r>
        <w:t>, а качество управл</w:t>
      </w:r>
      <w:r>
        <w:t>е</w:t>
      </w:r>
      <w:r>
        <w:t xml:space="preserve">ния </w:t>
      </w:r>
      <w:r w:rsidRPr="00223AAE">
        <w:t>—</w:t>
      </w:r>
      <w:r>
        <w:t xml:space="preserve"> о</w:t>
      </w:r>
      <w:r>
        <w:t>б</w:t>
      </w:r>
      <w:r>
        <w:t>ратно пропорционально</w:t>
      </w:r>
      <w:r w:rsidRPr="00D87A16">
        <w:t>.</w:t>
      </w:r>
    </w:p>
    <w:p w14:paraId="0107FB52" w14:textId="5DF6396E" w:rsidR="00D30B85" w:rsidRDefault="00D30B85" w:rsidP="00873ABF">
      <w:pPr>
        <w:pStyle w:val="PlainText"/>
      </w:pPr>
      <w:r>
        <w:t>Об этом же пишет и нынешний президент США Б.Х.Обама в своей книге “Дерзость надежды. Мысли о возрождении амер</w:t>
      </w:r>
      <w:r>
        <w:t>и</w:t>
      </w:r>
      <w:r>
        <w:t>канской мечты” (СПБ, издательс</w:t>
      </w:r>
      <w:r>
        <w:t>т</w:t>
      </w:r>
      <w:r>
        <w:t xml:space="preserve">во «Азбука-классика», </w:t>
      </w:r>
      <w:smartTag w:uri="urn:schemas-microsoft-com:office:smarttags" w:element="metricconverter">
        <w:smartTagPr>
          <w:attr w:name="ProductID" w:val="2008 г"/>
        </w:smartTagPr>
        <w:r>
          <w:t>2008 г</w:t>
        </w:r>
      </w:smartTag>
      <w:r>
        <w:t>.)</w:t>
      </w:r>
      <w:r w:rsidRPr="00D30B85">
        <w:rPr>
          <w:vertAlign w:val="superscript"/>
        </w:rPr>
        <w:t>[XI]</w:t>
      </w:r>
      <w:r>
        <w:t>:</w:t>
      </w:r>
    </w:p>
    <w:p w14:paraId="2A413A94" w14:textId="77777777" w:rsidR="00D30B85" w:rsidRDefault="00D30B85" w:rsidP="00F509F0">
      <w:pPr>
        <w:pStyle w:val="a5"/>
      </w:pPr>
      <w:r>
        <w:t xml:space="preserve">«… </w:t>
      </w:r>
      <w:r w:rsidRPr="00275959">
        <w:rPr>
          <w:b/>
        </w:rPr>
        <w:t>самые высокооплачиваемые руководители за после</w:t>
      </w:r>
      <w:r w:rsidRPr="00275959">
        <w:rPr>
          <w:b/>
        </w:rPr>
        <w:t>д</w:t>
      </w:r>
      <w:r w:rsidRPr="00275959">
        <w:rPr>
          <w:b/>
        </w:rPr>
        <w:t>ние годы допустили серьёзные провалы в росте доходов св</w:t>
      </w:r>
      <w:r w:rsidRPr="00275959">
        <w:rPr>
          <w:b/>
        </w:rPr>
        <w:t>о</w:t>
      </w:r>
      <w:r w:rsidRPr="00275959">
        <w:rPr>
          <w:b/>
        </w:rPr>
        <w:t>их компаний, уменьшение стоимости их акций, массовые увольнения, сокращение размеров пенс</w:t>
      </w:r>
      <w:r w:rsidRPr="00275959">
        <w:rPr>
          <w:b/>
        </w:rPr>
        <w:t>и</w:t>
      </w:r>
      <w:r w:rsidRPr="00275959">
        <w:rPr>
          <w:b/>
        </w:rPr>
        <w:t>онных фондов</w:t>
      </w:r>
      <w:r>
        <w:t>.</w:t>
      </w:r>
    </w:p>
    <w:p w14:paraId="237105AD" w14:textId="37599FD5" w:rsidR="00D30B85" w:rsidRPr="00393D24" w:rsidRDefault="00D30B85" w:rsidP="00F509F0">
      <w:pPr>
        <w:pStyle w:val="a5"/>
        <w:widowControl w:val="0"/>
      </w:pPr>
      <w:r w:rsidRPr="00275959">
        <w:rPr>
          <w:b/>
        </w:rPr>
        <w:t>Увеличение доходов руководства обусловлено вовсе не требованиями рыночной экономики, а культурой</w:t>
      </w:r>
      <w:r>
        <w:t xml:space="preserve">. </w:t>
      </w:r>
      <w:r w:rsidRPr="00275959">
        <w:rPr>
          <w:b/>
        </w:rPr>
        <w:t>В то время, когда у среднестатистич</w:t>
      </w:r>
      <w:r w:rsidRPr="00275959">
        <w:rPr>
          <w:b/>
        </w:rPr>
        <w:t>е</w:t>
      </w:r>
      <w:r w:rsidRPr="00275959">
        <w:rPr>
          <w:b/>
        </w:rPr>
        <w:t>ского рабочего доходы практически не ра</w:t>
      </w:r>
      <w:r w:rsidRPr="00275959">
        <w:rPr>
          <w:b/>
        </w:rPr>
        <w:t>с</w:t>
      </w:r>
      <w:r w:rsidRPr="00275959">
        <w:rPr>
          <w:b/>
        </w:rPr>
        <w:t>тут, многие представители руководства без зазрения совести кладут себе в карман всё, что разрешают им усту</w:t>
      </w:r>
      <w:r w:rsidRPr="00275959">
        <w:rPr>
          <w:b/>
        </w:rPr>
        <w:t>п</w:t>
      </w:r>
      <w:r w:rsidRPr="00275959">
        <w:rPr>
          <w:b/>
        </w:rPr>
        <w:t>чивые приручённые сов</w:t>
      </w:r>
      <w:r w:rsidRPr="00275959">
        <w:rPr>
          <w:b/>
        </w:rPr>
        <w:t>е</w:t>
      </w:r>
      <w:r w:rsidRPr="00275959">
        <w:rPr>
          <w:b/>
        </w:rPr>
        <w:t>ты корпораций. Американцы отдают себе отчёт в том, насколько пагубна такая этика корысти для нашей общес</w:t>
      </w:r>
      <w:r w:rsidRPr="00275959">
        <w:rPr>
          <w:b/>
        </w:rPr>
        <w:t>т</w:t>
      </w:r>
      <w:r w:rsidRPr="00275959">
        <w:rPr>
          <w:b/>
        </w:rPr>
        <w:t>венной жизни</w:t>
      </w:r>
      <w:r>
        <w:t xml:space="preserve"> </w:t>
      </w:r>
      <w:r w:rsidRPr="00275959">
        <w:t>(</w:t>
      </w:r>
      <w:r>
        <w:t xml:space="preserve">выделено нами при цитировании: </w:t>
      </w:r>
      <w:r w:rsidRPr="00223AAE">
        <w:t>—</w:t>
      </w:r>
      <w:r>
        <w:t xml:space="preserve"> отечественные бюрократы не отдают себе отчёта в том, что «пилят сук, на котором сидят»)</w:t>
      </w:r>
      <w:r w:rsidRPr="00D30B85">
        <w:rPr>
          <w:vertAlign w:val="superscript"/>
        </w:rPr>
        <w:t>[XII]</w:t>
      </w:r>
      <w:r>
        <w:t>; в одном из недавних обзоров они назвали коррупцию в государственных стру</w:t>
      </w:r>
      <w:r>
        <w:t>к</w:t>
      </w:r>
      <w:r>
        <w:t>турах и бизнесе, корыстолюбие и стремление к материальному благополучию дв</w:t>
      </w:r>
      <w:r>
        <w:t>у</w:t>
      </w:r>
      <w:r>
        <w:t>мя из трёх наиболее серьёзных моральных проблем, стоящих п</w:t>
      </w:r>
      <w:r>
        <w:t>е</w:t>
      </w:r>
      <w:r>
        <w:t>ред страной (первой оказалась проблема воспитания детей в пр</w:t>
      </w:r>
      <w:r>
        <w:t>а</w:t>
      </w:r>
      <w:r>
        <w:t>вильной системе ценностей). Консерваторы, возможно, и правы, когда требуют, чтобы пра</w:t>
      </w:r>
      <w:r>
        <w:softHyphen/>
        <w:t>вительство не вмешивалось в систему, о</w:t>
      </w:r>
      <w:r>
        <w:t>п</w:t>
      </w:r>
      <w:r>
        <w:t>ределяющую размеры вознаграждения руководителей. Но в то же время консерваторам стоило бы захотеть высказаться против неподобающего поведения на з</w:t>
      </w:r>
      <w:r>
        <w:t>а</w:t>
      </w:r>
      <w:r>
        <w:t>седаниях советов директоров с тем же праведным гневом, с каким они обрушиваются на непр</w:t>
      </w:r>
      <w:r>
        <w:t>и</w:t>
      </w:r>
      <w:r>
        <w:t>стойные речёвки рэпа</w:t>
      </w:r>
      <w:r w:rsidRPr="00D30B85">
        <w:rPr>
          <w:vertAlign w:val="superscript"/>
        </w:rPr>
        <w:t>[XIII]</w:t>
      </w:r>
      <w:r>
        <w:t>» (стр. 73, 74).</w:t>
      </w:r>
    </w:p>
    <w:p w14:paraId="41F38EE2" w14:textId="77777777" w:rsidR="00D30B85" w:rsidRDefault="00D30B85" w:rsidP="00C50FE4">
      <w:pPr>
        <w:pStyle w:val="a7"/>
      </w:pPr>
      <w:r>
        <w:lastRenderedPageBreak/>
        <w:t xml:space="preserve">Т.е. если мы хотим общественного и научно-технического прогресса и всеобщего благоденствия, то доходы начальства, и прежде всего </w:t>
      </w:r>
      <w:r w:rsidRPr="00223AAE">
        <w:t>—</w:t>
      </w:r>
      <w:r>
        <w:t xml:space="preserve"> высшего, надо «поджимать» так, чтобы они не превосходили среднестатистических показат</w:t>
      </w:r>
      <w:r>
        <w:t>е</w:t>
      </w:r>
      <w:r>
        <w:t xml:space="preserve">лей. </w:t>
      </w:r>
    </w:p>
    <w:p w14:paraId="37BD4BCE" w14:textId="77777777" w:rsidR="00D30B85" w:rsidRDefault="00D30B85" w:rsidP="00C50FE4">
      <w:pPr>
        <w:pStyle w:val="a7"/>
      </w:pPr>
      <w:r>
        <w:t>В этом случае сфера управления не будет столь притягател</w:t>
      </w:r>
      <w:r>
        <w:t>ь</w:t>
      </w:r>
      <w:r>
        <w:t>ной для рвачей, не способных организовать управление в</w:t>
      </w:r>
      <w:r>
        <w:t>ы</w:t>
      </w:r>
      <w:r>
        <w:t>явлением и разрешением проблем общества: высшие руков</w:t>
      </w:r>
      <w:r>
        <w:t>о</w:t>
      </w:r>
      <w:r>
        <w:t xml:space="preserve">дители должны работать на идею всеобщего благоденствия, получая достаточное для жизни денежное содержание, а не на идею личного и семейно-кланового </w:t>
      </w:r>
      <w:r w:rsidRPr="00223AAE">
        <w:t>—</w:t>
      </w:r>
      <w:r>
        <w:t xml:space="preserve"> преимущественн</w:t>
      </w:r>
      <w:r>
        <w:t>о</w:t>
      </w:r>
      <w:r>
        <w:t xml:space="preserve">го по отношению к остальному обществу </w:t>
      </w:r>
      <w:r w:rsidRPr="00223AAE">
        <w:t>—</w:t>
      </w:r>
      <w:r>
        <w:t xml:space="preserve"> обогащения и наследственной социальной “элитарной” статусности.</w:t>
      </w:r>
    </w:p>
    <w:p w14:paraId="7411FBF1" w14:textId="7F923B8B" w:rsidR="00D30B85" w:rsidRDefault="00D30B85" w:rsidP="00873ABF">
      <w:pPr>
        <w:pStyle w:val="PlainText"/>
      </w:pPr>
      <w:r>
        <w:t xml:space="preserve">Присваивая себе миллионы </w:t>
      </w:r>
      <w:r w:rsidRPr="008B5ECD">
        <w:rPr>
          <w:i/>
        </w:rPr>
        <w:t>на ими же узаконенных основан</w:t>
      </w:r>
      <w:r w:rsidRPr="008B5ECD">
        <w:rPr>
          <w:i/>
        </w:rPr>
        <w:t>и</w:t>
      </w:r>
      <w:r w:rsidRPr="008B5ECD">
        <w:rPr>
          <w:i/>
        </w:rPr>
        <w:t>ях,</w:t>
      </w:r>
      <w:r>
        <w:t xml:space="preserve"> даже благонамеренные высшие политики рвут обратные связи в контурах циркуляции информ</w:t>
      </w:r>
      <w:r>
        <w:t>а</w:t>
      </w:r>
      <w:r>
        <w:t>ции в процессе управления на уровне четвёртого приоритета обобщённых средств управления</w:t>
      </w:r>
      <w:r w:rsidRPr="00D30B85">
        <w:rPr>
          <w:vertAlign w:val="superscript"/>
        </w:rPr>
        <w:t>[XIV]</w:t>
      </w:r>
      <w:r>
        <w:t>: они не могут прочувствовать на себе негативные последствия св</w:t>
      </w:r>
      <w:r>
        <w:t>о</w:t>
      </w:r>
      <w:r>
        <w:t xml:space="preserve">ей дурной политики </w:t>
      </w:r>
      <w:r w:rsidRPr="00223AAE">
        <w:t>—</w:t>
      </w:r>
      <w:r>
        <w:t xml:space="preserve"> когда большинство живёт на несколько тысяч рублей в месяц, для присваивающего миллионы и сотни ми</w:t>
      </w:r>
      <w:r>
        <w:t>л</w:t>
      </w:r>
      <w:r>
        <w:t xml:space="preserve">лионов рублей и долларов житейские проблемы большинства </w:t>
      </w:r>
      <w:r w:rsidRPr="00223AAE">
        <w:t>—</w:t>
      </w:r>
      <w:r>
        <w:t xml:space="preserve"> это гораздо дальше Канн или Курш</w:t>
      </w:r>
      <w:r>
        <w:t>а</w:t>
      </w:r>
      <w:r>
        <w:t>веля</w:t>
      </w:r>
      <w:r w:rsidRPr="00D30B85">
        <w:rPr>
          <w:vertAlign w:val="superscript"/>
        </w:rPr>
        <w:t>[XV]</w:t>
      </w:r>
      <w:r>
        <w:t>.</w:t>
      </w:r>
    </w:p>
    <w:p w14:paraId="70FB5225" w14:textId="77777777" w:rsidR="00D30B85" w:rsidRDefault="00D30B85" w:rsidP="00873ABF">
      <w:pPr>
        <w:pStyle w:val="PlainText"/>
      </w:pPr>
      <w:r>
        <w:t>И кроме того, это плохой стимул для борьбы с коррупцией: даже на 30 000-ную зарплату, примерно вдвое превосходящую среднестатистическую по стране, не могут быть решены т</w:t>
      </w:r>
      <w:r>
        <w:t>а</w:t>
      </w:r>
      <w:r>
        <w:t>кие проблемы семьи, как покупка полноценного жилья, воспитание и образов</w:t>
      </w:r>
      <w:r>
        <w:t>а</w:t>
      </w:r>
      <w:r>
        <w:t xml:space="preserve">ние более, чем одного ребёнка. </w:t>
      </w:r>
    </w:p>
    <w:p w14:paraId="748B508C" w14:textId="77777777" w:rsidR="00D30B85" w:rsidRDefault="00D30B85" w:rsidP="00C50FE4">
      <w:pPr>
        <w:pStyle w:val="a9"/>
      </w:pPr>
      <w:r>
        <w:t>Если на легальные доходы невозможно жить (т.е. решать проблемы развития семьи), то об</w:t>
      </w:r>
      <w:r>
        <w:t>ъ</w:t>
      </w:r>
      <w:r>
        <w:t>ективные потребности в их решении становятся генератором коррупции, всле</w:t>
      </w:r>
      <w:r>
        <w:t>д</w:t>
      </w:r>
      <w:r>
        <w:t xml:space="preserve">ствие чего коррупция неизбежна и неустранима </w:t>
      </w:r>
      <w:r w:rsidRPr="00223AAE">
        <w:t>—</w:t>
      </w:r>
      <w:r>
        <w:t xml:space="preserve"> вым</w:t>
      </w:r>
      <w:r>
        <w:t>о</w:t>
      </w:r>
      <w:r>
        <w:t>гательство взяток л</w:t>
      </w:r>
      <w:r>
        <w:t>и</w:t>
      </w:r>
      <w:r>
        <w:t>цами, «замещающими должности» в государственном аппарате и бизнесе, в системе образов</w:t>
      </w:r>
      <w:r>
        <w:t>а</w:t>
      </w:r>
      <w:r>
        <w:t xml:space="preserve">ния и здравоохранения и т.п. </w:t>
      </w:r>
      <w:r w:rsidRPr="00223AAE">
        <w:t>—</w:t>
      </w:r>
      <w:r>
        <w:t xml:space="preserve"> с одной стороны, и с др</w:t>
      </w:r>
      <w:r>
        <w:t>у</w:t>
      </w:r>
      <w:r>
        <w:t xml:space="preserve">гой стороны </w:t>
      </w:r>
      <w:r w:rsidRPr="00223AAE">
        <w:t>—</w:t>
      </w:r>
      <w:r>
        <w:t xml:space="preserve"> предложение взяток лицам, «замеща</w:t>
      </w:r>
      <w:r>
        <w:t>ю</w:t>
      </w:r>
      <w:r>
        <w:t>щим должн</w:t>
      </w:r>
      <w:r>
        <w:t>о</w:t>
      </w:r>
      <w:r>
        <w:t xml:space="preserve">сти». </w:t>
      </w:r>
    </w:p>
    <w:p w14:paraId="1F9DF57C" w14:textId="186C4784" w:rsidR="00D30B85" w:rsidRDefault="00D30B85" w:rsidP="00C50FE4">
      <w:pPr>
        <w:pStyle w:val="a7"/>
      </w:pPr>
      <w:r>
        <w:lastRenderedPageBreak/>
        <w:t>Иными словами Д.А.Медведев и другие высшие чино</w:t>
      </w:r>
      <w:r>
        <w:t>в</w:t>
      </w:r>
      <w:r>
        <w:t>ники, опубликовав свои декларации о доходах и имуществе, расп</w:t>
      </w:r>
      <w:r>
        <w:t>и</w:t>
      </w:r>
      <w:r>
        <w:t>сались в том, что они, в отличие от нелегальных коррупци</w:t>
      </w:r>
      <w:r>
        <w:t>о</w:t>
      </w:r>
      <w:r>
        <w:t xml:space="preserve">неров, </w:t>
      </w:r>
      <w:r w:rsidRPr="00223AAE">
        <w:t>—</w:t>
      </w:r>
      <w:r>
        <w:t xml:space="preserve"> тоже коррупционеры, но легальные, поскольку их легальные доходы на порядки превосходят стоимость п</w:t>
      </w:r>
      <w:r>
        <w:t>о</w:t>
      </w:r>
      <w:r>
        <w:t>требления продукции по демографически обусловленному спектру потребностей нравственно-этически здравой семьи</w:t>
      </w:r>
      <w:r w:rsidRPr="00D30B85">
        <w:rPr>
          <w:vertAlign w:val="superscript"/>
        </w:rPr>
        <w:t>[XVI]</w:t>
      </w:r>
      <w:r>
        <w:t>.</w:t>
      </w:r>
    </w:p>
    <w:p w14:paraId="09DF5BCF" w14:textId="2F36942C" w:rsidR="00D30B85" w:rsidRPr="00DB59F0" w:rsidRDefault="00D30B85" w:rsidP="00873ABF">
      <w:pPr>
        <w:pStyle w:val="PlainText"/>
      </w:pPr>
      <w:r>
        <w:t>И имея за плечами такое, надо быть поосторожнее с такими фразами, как «История не учительница, а на</w:t>
      </w:r>
      <w:r>
        <w:t>д</w:t>
      </w:r>
      <w:r>
        <w:t>зирательница: она ничему не учит, а только наказывает за незнание уроков»</w:t>
      </w:r>
      <w:r w:rsidRPr="00D30B85">
        <w:rPr>
          <w:vertAlign w:val="superscript"/>
        </w:rPr>
        <w:t>[XVII]</w:t>
      </w:r>
      <w:r>
        <w:t>, кот</w:t>
      </w:r>
      <w:r>
        <w:t>о</w:t>
      </w:r>
      <w:r>
        <w:t>рую спичрайтеры подсунули Д.А.Медведеву в качестве «дома</w:t>
      </w:r>
      <w:r>
        <w:t>ш</w:t>
      </w:r>
      <w:r>
        <w:t>ней заготовки» для его выступления накануне Дня победы Сове</w:t>
      </w:r>
      <w:r>
        <w:t>т</w:t>
      </w:r>
      <w:r>
        <w:t xml:space="preserve">ского народа в Великой Отечественной войне </w:t>
      </w:r>
      <w:r w:rsidRPr="00223AAE">
        <w:t>—</w:t>
      </w:r>
      <w:r>
        <w:t xml:space="preserve"> надо знать и </w:t>
      </w:r>
      <w:r w:rsidRPr="00D108D5">
        <w:rPr>
          <w:i/>
        </w:rPr>
        <w:t>п</w:t>
      </w:r>
      <w:r w:rsidRPr="00D108D5">
        <w:rPr>
          <w:i/>
        </w:rPr>
        <w:t>о</w:t>
      </w:r>
      <w:r w:rsidRPr="00D108D5">
        <w:rPr>
          <w:i/>
        </w:rPr>
        <w:t>нять уроки</w:t>
      </w:r>
      <w:r>
        <w:t xml:space="preserve"> не только 1941 </w:t>
      </w:r>
      <w:r w:rsidRPr="00223AAE">
        <w:t>—</w:t>
      </w:r>
      <w:r>
        <w:t xml:space="preserve"> 1945 гг., но и другие, </w:t>
      </w:r>
      <w:r w:rsidRPr="00D108D5">
        <w:rPr>
          <w:i/>
        </w:rPr>
        <w:t>поскольку в противном случае наказание неи</w:t>
      </w:r>
      <w:r w:rsidRPr="00D108D5">
        <w:rPr>
          <w:i/>
        </w:rPr>
        <w:t>з</w:t>
      </w:r>
      <w:r w:rsidRPr="00D108D5">
        <w:rPr>
          <w:i/>
        </w:rPr>
        <w:t>бежно</w:t>
      </w:r>
      <w:r>
        <w:t>.</w:t>
      </w:r>
    </w:p>
    <w:p w14:paraId="58D1CBCB" w14:textId="77777777" w:rsidR="00D30B85" w:rsidRDefault="00D30B85" w:rsidP="00873ABF">
      <w:pPr>
        <w:pStyle w:val="PlainText"/>
      </w:pPr>
      <w:r>
        <w:t>И потому все нелегальные коррупционеры понимают, что л</w:t>
      </w:r>
      <w:r>
        <w:t>е</w:t>
      </w:r>
      <w:r>
        <w:t>гальные коррупционеры могут сколько угодно декларировать н</w:t>
      </w:r>
      <w:r>
        <w:t>е</w:t>
      </w:r>
      <w:r>
        <w:t>обходимость борьбы с нелегальной коррупцией и коррупцион</w:t>
      </w:r>
      <w:r>
        <w:t>е</w:t>
      </w:r>
      <w:r>
        <w:t xml:space="preserve">рами, которых сами же и стимулируют к коррупции своей </w:t>
      </w:r>
      <w:r w:rsidRPr="00CE35D7">
        <w:rPr>
          <w:i/>
        </w:rPr>
        <w:t>безпр</w:t>
      </w:r>
      <w:r w:rsidRPr="00CE35D7">
        <w:rPr>
          <w:i/>
        </w:rPr>
        <w:t>о</w:t>
      </w:r>
      <w:r w:rsidRPr="00CE35D7">
        <w:rPr>
          <w:i/>
        </w:rPr>
        <w:t>светно</w:t>
      </w:r>
      <w:r>
        <w:t xml:space="preserve"> неэффективной, нравственно порочной и несправедливой на протяжении уже многих лет (если соотноситься с интересами общественного развития) фина</w:t>
      </w:r>
      <w:r>
        <w:t>н</w:t>
      </w:r>
      <w:r>
        <w:t>сово-экономической политикой, но настоящая борьба с коррупцией им не по нраву и потому не сост</w:t>
      </w:r>
      <w:r>
        <w:t>о</w:t>
      </w:r>
      <w:r>
        <w:t xml:space="preserve">ится. </w:t>
      </w:r>
    </w:p>
    <w:p w14:paraId="03842269" w14:textId="77777777" w:rsidR="00D30B85" w:rsidRDefault="00D30B85" w:rsidP="00873ABF">
      <w:pPr>
        <w:pStyle w:val="PlainText"/>
      </w:pPr>
      <w:r>
        <w:t>И напрасно уповать, что отпустить</w:t>
      </w:r>
      <w:r w:rsidRPr="00F865AE">
        <w:rPr>
          <w:i/>
        </w:rPr>
        <w:t xml:space="preserve"> грех легализации собс</w:t>
      </w:r>
      <w:r w:rsidRPr="00F865AE">
        <w:rPr>
          <w:i/>
        </w:rPr>
        <w:t>т</w:t>
      </w:r>
      <w:r w:rsidRPr="00F865AE">
        <w:rPr>
          <w:i/>
        </w:rPr>
        <w:t>венной коррумпированности</w:t>
      </w:r>
      <w:r>
        <w:t xml:space="preserve"> </w:t>
      </w:r>
      <w:r w:rsidRPr="00223AAE">
        <w:t>—</w:t>
      </w:r>
      <w:r>
        <w:t xml:space="preserve"> в компетенции патриарха Гундя</w:t>
      </w:r>
      <w:r>
        <w:t>е</w:t>
      </w:r>
      <w:r>
        <w:t>ва или кого-то ещё.</w:t>
      </w:r>
    </w:p>
    <w:p w14:paraId="7F28CCB0" w14:textId="77777777" w:rsidR="00D30B85" w:rsidRDefault="00D30B85" w:rsidP="00F509F0">
      <w:pPr>
        <w:pStyle w:val="Heading2"/>
        <w:spacing w:before="240"/>
      </w:pPr>
      <w:bookmarkStart w:id="7" w:name="_Toc232339026"/>
      <w:bookmarkStart w:id="8" w:name="_Toc237339531"/>
      <w:r>
        <w:t>1.3. Сорос в роли Кассандры капитализма</w:t>
      </w:r>
      <w:bookmarkEnd w:id="7"/>
      <w:bookmarkEnd w:id="8"/>
    </w:p>
    <w:p w14:paraId="5B418521" w14:textId="77777777" w:rsidR="00D30B85" w:rsidRDefault="00D30B85" w:rsidP="00873ABF">
      <w:pPr>
        <w:pStyle w:val="PlainText"/>
      </w:pPr>
      <w:r>
        <w:t>Бывший советник президента Б.Н.Ельцина по эк</w:t>
      </w:r>
      <w:r>
        <w:t>о</w:t>
      </w:r>
      <w:r>
        <w:t>номическим вопросам, впоследствии министр фина</w:t>
      </w:r>
      <w:r>
        <w:t>н</w:t>
      </w:r>
      <w:r>
        <w:t xml:space="preserve">сов РФ и вице-премьер правительства РФ </w:t>
      </w:r>
      <w:r w:rsidRPr="00223AAE">
        <w:t>—</w:t>
      </w:r>
      <w:r>
        <w:t xml:space="preserve"> А.Я.Лившиц </w:t>
      </w:r>
      <w:r w:rsidRPr="00223AAE">
        <w:t>—</w:t>
      </w:r>
      <w:r>
        <w:t xml:space="preserve"> в одном из своих интервью сказал сл</w:t>
      </w:r>
      <w:r>
        <w:t>е</w:t>
      </w:r>
      <w:r>
        <w:t>дующее:</w:t>
      </w:r>
    </w:p>
    <w:p w14:paraId="7B9D334D" w14:textId="491DA0FD" w:rsidR="00D30B85" w:rsidRDefault="00D30B85" w:rsidP="00F509F0">
      <w:pPr>
        <w:pStyle w:val="a5"/>
        <w:rPr>
          <w:bCs/>
        </w:rPr>
      </w:pPr>
      <w:r w:rsidRPr="00D9712A">
        <w:t>«…замечу: у нас есть только Кудрин. А Кассандрина</w:t>
      </w:r>
      <w:r w:rsidRPr="00D30B85">
        <w:rPr>
          <w:vertAlign w:val="superscript"/>
        </w:rPr>
        <w:t>[XVIII]</w:t>
      </w:r>
      <w:r w:rsidRPr="00D9712A">
        <w:t xml:space="preserve"> нет. Того, кто мог бы точно угадывать нефт</w:t>
      </w:r>
      <w:r w:rsidRPr="00D9712A">
        <w:t>я</w:t>
      </w:r>
      <w:r w:rsidRPr="00D9712A">
        <w:t>ные цены, курс доллара, “ЮКОСы” и всё остальное. Экономика, однако. Похожа на женщину. Её разве поймёшь?</w:t>
      </w:r>
      <w:r>
        <w:t>» (“</w:t>
      </w:r>
      <w:r w:rsidRPr="0069204D">
        <w:rPr>
          <w:bCs/>
        </w:rPr>
        <w:t>А.Лившиц: Экономика похожа на женщину. Разве е</w:t>
      </w:r>
      <w:r>
        <w:rPr>
          <w:bCs/>
        </w:rPr>
        <w:t>ё поймё</w:t>
      </w:r>
      <w:r w:rsidRPr="0069204D">
        <w:rPr>
          <w:bCs/>
        </w:rPr>
        <w:t>шь?</w:t>
      </w:r>
      <w:r>
        <w:rPr>
          <w:bCs/>
        </w:rPr>
        <w:t xml:space="preserve">”, </w:t>
      </w:r>
      <w:r>
        <w:rPr>
          <w:bCs/>
        </w:rPr>
        <w:lastRenderedPageBreak/>
        <w:t xml:space="preserve">“Финансовые известия”, 05.10.2005 г., приводится по публикации в интернете: </w:t>
      </w:r>
      <w:hyperlink r:id="rId27" w:history="1">
        <w:r w:rsidRPr="00EF604E">
          <w:rPr>
            <w:rStyle w:val="Hyperlink"/>
            <w:bCs/>
          </w:rPr>
          <w:t>http://www.finiz.ru/cfin/tmpl-art/id_art-952979</w:t>
        </w:r>
      </w:hyperlink>
      <w:r>
        <w:rPr>
          <w:bCs/>
        </w:rPr>
        <w:t>).</w:t>
      </w:r>
    </w:p>
    <w:p w14:paraId="58C61BE3" w14:textId="77777777" w:rsidR="00D30B85" w:rsidRDefault="00D30B85" w:rsidP="00873ABF">
      <w:pPr>
        <w:pStyle w:val="PlainText"/>
      </w:pPr>
      <w:r>
        <w:t xml:space="preserve">Радуйтесь, буржуи и их госчиновные прихлебатели, </w:t>
      </w:r>
      <w:r w:rsidRPr="00223AAE">
        <w:t>—</w:t>
      </w:r>
      <w:r>
        <w:t xml:space="preserve"> нашё</w:t>
      </w:r>
      <w:r>
        <w:t>л</w:t>
      </w:r>
      <w:r>
        <w:t xml:space="preserve">ся «Кассандрин»: это </w:t>
      </w:r>
      <w:r w:rsidRPr="00223AAE">
        <w:t>—</w:t>
      </w:r>
      <w:r>
        <w:t xml:space="preserve"> Дж.Сорос.</w:t>
      </w:r>
    </w:p>
    <w:p w14:paraId="4328CAAD" w14:textId="77777777" w:rsidR="00D30B85" w:rsidRPr="005A06FE" w:rsidRDefault="00D30B85" w:rsidP="00F509F0">
      <w:pPr>
        <w:pStyle w:val="a5"/>
      </w:pPr>
      <w:r>
        <w:t>«В январе 2008 на Мировом Экономическом Форуме в Д</w:t>
      </w:r>
      <w:r>
        <w:t>а</w:t>
      </w:r>
      <w:r>
        <w:t>восе Сорос предсказывал, что последствия от американского ип</w:t>
      </w:r>
      <w:r>
        <w:t>о</w:t>
      </w:r>
      <w:r>
        <w:t>течного кризиса приведут к концу статуса доллара как всемирной резервной в</w:t>
      </w:r>
      <w:r>
        <w:t>а</w:t>
      </w:r>
      <w:r>
        <w:t xml:space="preserve">люты. “Текущий кризис не только спад, который следует за бумом недвижимости, это </w:t>
      </w:r>
      <w:r w:rsidRPr="00223AAE">
        <w:t>—</w:t>
      </w:r>
      <w:r>
        <w:t xml:space="preserve"> в основном конец 60-летнего периода продолжающегося расширения кредита, основа</w:t>
      </w:r>
      <w:r>
        <w:t>н</w:t>
      </w:r>
      <w:r>
        <w:t>ного на особенности доллара как мировой резервной валюты. Т</w:t>
      </w:r>
      <w:r>
        <w:t>е</w:t>
      </w:r>
      <w:r>
        <w:t>перь остальная часть мира всё более и более несклонна накапл</w:t>
      </w:r>
      <w:r>
        <w:t>и</w:t>
      </w:r>
      <w:r>
        <w:t>вать доллары. Доля доллара в глобальных валютных резервах упала к минимуму, поскольку спрос на американские активы уменьшился после краха американского рынка недвижимости. Американская валюта понизилась на 11 процентов против евро и 13 проце</w:t>
      </w:r>
      <w:r>
        <w:t>н</w:t>
      </w:r>
      <w:r>
        <w:t>тов против иены в прошлом году. Доллар снижался в пяти из прошлых шести лет. С 1980-ых мы имели веру в во</w:t>
      </w:r>
      <w:r>
        <w:t>л</w:t>
      </w:r>
      <w:r>
        <w:t>шебство рынка, и власти были настолько успешны, что они нач</w:t>
      </w:r>
      <w:r>
        <w:t>а</w:t>
      </w:r>
      <w:r>
        <w:t>ли верить в эту незыблемость рынка. Это зашло слишком дал</w:t>
      </w:r>
      <w:r>
        <w:t>е</w:t>
      </w:r>
      <w:r>
        <w:t>ко» (</w:t>
      </w:r>
      <w:hyperlink r:id="rId28" w:history="1">
        <w:r w:rsidRPr="00412F19">
          <w:rPr>
            <w:rStyle w:val="Hyperlink"/>
          </w:rPr>
          <w:t>http://www.elwave.ru/soros/</w:t>
        </w:r>
      </w:hyperlink>
      <w:r>
        <w:t>).</w:t>
      </w:r>
    </w:p>
    <w:p w14:paraId="0EF42851" w14:textId="0D3F110E" w:rsidR="00D30B85" w:rsidRDefault="00D30B85" w:rsidP="00873ABF">
      <w:pPr>
        <w:pStyle w:val="PlainText"/>
      </w:pPr>
      <w:r>
        <w:t>Кроме того Дж.Сорос неоднократно в целом адекватно объя</w:t>
      </w:r>
      <w:r>
        <w:t>с</w:t>
      </w:r>
      <w:r>
        <w:t>нял желающим понять и алгоритмику во</w:t>
      </w:r>
      <w:r>
        <w:t>з</w:t>
      </w:r>
      <w:r>
        <w:t>никновения кризиса</w:t>
      </w:r>
      <w:r w:rsidRPr="00D30B85">
        <w:rPr>
          <w:vertAlign w:val="superscript"/>
        </w:rPr>
        <w:t>[XIX]</w:t>
      </w:r>
      <w:r>
        <w:t>. И позднее, когда кризис уже охватил весь мир, Сорос его продолж</w:t>
      </w:r>
      <w:r>
        <w:t>а</w:t>
      </w:r>
      <w:r>
        <w:t>ет характеризовать весьма песс</w:t>
      </w:r>
      <w:r>
        <w:t>и</w:t>
      </w:r>
      <w:r>
        <w:t>мистично:</w:t>
      </w:r>
    </w:p>
    <w:p w14:paraId="47BB5A41" w14:textId="77777777" w:rsidR="00D30B85" w:rsidRDefault="00D30B85" w:rsidP="00F509F0">
      <w:pPr>
        <w:pStyle w:val="a5"/>
      </w:pPr>
      <w:r>
        <w:t>«Текущий финансовый кризис, который “фактич</w:t>
      </w:r>
      <w:r>
        <w:t>е</w:t>
      </w:r>
      <w:r>
        <w:t>ски сильнее Великой депрессии”, сравним по последствиям с распадом Сове</w:t>
      </w:r>
      <w:r>
        <w:t>т</w:t>
      </w:r>
      <w:r>
        <w:t>ского Союза, считает известный американский финансист и ф</w:t>
      </w:r>
      <w:r>
        <w:t>и</w:t>
      </w:r>
      <w:r>
        <w:t>лантроп Джордж Сорос, котор</w:t>
      </w:r>
      <w:r>
        <w:t>о</w:t>
      </w:r>
      <w:r>
        <w:t xml:space="preserve">го цитирует агентство Рейтер. </w:t>
      </w:r>
    </w:p>
    <w:p w14:paraId="79825D9B" w14:textId="77777777" w:rsidR="00D30B85" w:rsidRDefault="00D30B85" w:rsidP="00F509F0">
      <w:pPr>
        <w:pStyle w:val="a5"/>
      </w:pPr>
      <w:r>
        <w:t>По его мнению, банкротство инвестиционного ба</w:t>
      </w:r>
      <w:r>
        <w:t>н</w:t>
      </w:r>
      <w:r>
        <w:t>ка Lehman Brothers в сентябре прошлого года стало поворотной точкой в функционировании рыночной системы, которая после этого пра</w:t>
      </w:r>
      <w:r>
        <w:t>к</w:t>
      </w:r>
      <w:r>
        <w:t xml:space="preserve">тически распалась. </w:t>
      </w:r>
    </w:p>
    <w:p w14:paraId="194DF607" w14:textId="77777777" w:rsidR="00D30B85" w:rsidRDefault="00D30B85" w:rsidP="00F509F0">
      <w:pPr>
        <w:pStyle w:val="a5"/>
      </w:pPr>
      <w:r>
        <w:t>“Мы стали свидетелями коллапса финансовой системы. Се</w:t>
      </w:r>
      <w:r>
        <w:t>й</w:t>
      </w:r>
      <w:r>
        <w:t xml:space="preserve">час даже не видно “дна” этого кризиса", </w:t>
      </w:r>
      <w:r w:rsidRPr="00223AAE">
        <w:t>—</w:t>
      </w:r>
      <w:r>
        <w:t xml:space="preserve"> сказал Сорос, в</w:t>
      </w:r>
      <w:r>
        <w:t>ы</w:t>
      </w:r>
      <w:r>
        <w:t>ступавший в Колумбийском университете в Нью-Йорке» (прив</w:t>
      </w:r>
      <w:r>
        <w:t>о</w:t>
      </w:r>
      <w:r>
        <w:t xml:space="preserve">дится по публикации на сайте </w:t>
      </w:r>
      <w:r>
        <w:rPr>
          <w:lang w:val="en-US"/>
        </w:rPr>
        <w:t>NEWSRU</w:t>
      </w:r>
      <w:r w:rsidRPr="008A22A0">
        <w:t>.</w:t>
      </w:r>
      <w:r>
        <w:rPr>
          <w:lang w:val="en-US"/>
        </w:rPr>
        <w:t>com</w:t>
      </w:r>
      <w:r w:rsidRPr="008A22A0">
        <w:t xml:space="preserve"> </w:t>
      </w:r>
      <w:r>
        <w:t xml:space="preserve">21 </w:t>
      </w:r>
      <w:r>
        <w:lastRenderedPageBreak/>
        <w:t xml:space="preserve">февраля 2009: </w:t>
      </w:r>
      <w:hyperlink r:id="rId29" w:history="1">
        <w:r w:rsidRPr="00412F19">
          <w:rPr>
            <w:rStyle w:val="Hyperlink"/>
          </w:rPr>
          <w:t>http://www.newsru.com/world/21feb2009/soros.html</w:t>
        </w:r>
      </w:hyperlink>
      <w:r>
        <w:t xml:space="preserve">). </w:t>
      </w:r>
    </w:p>
    <w:p w14:paraId="5EE4219D" w14:textId="77777777" w:rsidR="00D30B85" w:rsidRDefault="00D30B85" w:rsidP="00C50FE4">
      <w:pPr>
        <w:pStyle w:val="a7"/>
      </w:pPr>
      <w:r>
        <w:t>Но главное: Дж.Сорос сказал-таки то, что не дог</w:t>
      </w:r>
      <w:r>
        <w:t>а</w:t>
      </w:r>
      <w:r>
        <w:t xml:space="preserve">дались либо не посмели сказать ни на вашингтонском, ни на лондонском саммитах лидеры </w:t>
      </w:r>
      <w:r>
        <w:rPr>
          <w:lang w:val="en-US"/>
        </w:rPr>
        <w:t>G</w:t>
      </w:r>
      <w:r>
        <w:t>20, ни В.В.Путин в своём “отчёте” п</w:t>
      </w:r>
      <w:r>
        <w:t>е</w:t>
      </w:r>
      <w:r>
        <w:t xml:space="preserve">ред Думой 6 апреля 2009 о деятельности Правительства РФ в </w:t>
      </w:r>
      <w:smartTag w:uri="urn:schemas-microsoft-com:office:smarttags" w:element="metricconverter">
        <w:smartTagPr>
          <w:attr w:name="ProductID" w:val="2008 г"/>
        </w:smartTagPr>
        <w:r>
          <w:t>2008 г</w:t>
        </w:r>
      </w:smartTag>
      <w:r>
        <w:t xml:space="preserve">. </w:t>
      </w:r>
    </w:p>
    <w:p w14:paraId="70EA7147" w14:textId="77777777" w:rsidR="00D30B85" w:rsidRDefault="00D30B85" w:rsidP="00873ABF">
      <w:pPr>
        <w:pStyle w:val="PlainText"/>
      </w:pPr>
      <w:r>
        <w:t xml:space="preserve">7 апреля </w:t>
      </w:r>
      <w:smartTag w:uri="urn:schemas-microsoft-com:office:smarttags" w:element="metricconverter">
        <w:smartTagPr>
          <w:attr w:name="ProductID" w:val="2009 г"/>
        </w:smartTagPr>
        <w:r>
          <w:t>2009 г</w:t>
        </w:r>
      </w:smartTag>
      <w:r>
        <w:t xml:space="preserve">. Дж.Сорос дал очередное интервью. Целиком оно в русскоязычный интернет не попало </w:t>
      </w:r>
      <w:r w:rsidRPr="00223AAE">
        <w:t>—</w:t>
      </w:r>
      <w:r>
        <w:t xml:space="preserve"> только «нарезки в</w:t>
      </w:r>
      <w:r>
        <w:t>ы</w:t>
      </w:r>
      <w:r>
        <w:t>держек» из него в обрамлении комментариев, выражающих меру совестливости и п</w:t>
      </w:r>
      <w:r>
        <w:t>о</w:t>
      </w:r>
      <w:r>
        <w:t>нимания авторов «нарезок».</w:t>
      </w:r>
    </w:p>
    <w:p w14:paraId="6D08AA8D" w14:textId="77777777" w:rsidR="00D30B85" w:rsidRDefault="00D30B85" w:rsidP="00873ABF">
      <w:pPr>
        <w:pStyle w:val="PlainText"/>
      </w:pPr>
      <w:r>
        <w:t>Во многих «нарезках» содержатся фрагменты с какой-то странной фразой о «банках-зом</w:t>
      </w:r>
      <w:r>
        <w:softHyphen/>
        <w:t>би». Вот один из примеров:</w:t>
      </w:r>
    </w:p>
    <w:p w14:paraId="0083C382" w14:textId="3534ADB1" w:rsidR="00D30B85" w:rsidRPr="00853701" w:rsidRDefault="00D30B85" w:rsidP="00F509F0">
      <w:pPr>
        <w:pStyle w:val="a5"/>
      </w:pPr>
      <w:r>
        <w:t>«</w:t>
      </w:r>
      <w:r w:rsidRPr="00853701">
        <w:t>Миллиардер предупредил об опасности списывания нево</w:t>
      </w:r>
      <w:r w:rsidRPr="00853701">
        <w:t>з</w:t>
      </w:r>
      <w:r w:rsidRPr="00853701">
        <w:t>вратных долгов с банковских счетов, так как это может привести к искусственной поддержке банков-банкротов. «Спасение амер</w:t>
      </w:r>
      <w:r w:rsidRPr="00853701">
        <w:t>и</w:t>
      </w:r>
      <w:r w:rsidRPr="00853701">
        <w:t>канских банков могло превратить их в «зомби», которые по</w:t>
      </w:r>
      <w:r w:rsidRPr="00853701">
        <w:t>д</w:t>
      </w:r>
      <w:r w:rsidRPr="00853701">
        <w:t>держивают жизнеспособность экономики, но</w:t>
      </w:r>
      <w:r>
        <w:t xml:space="preserve"> одновременно з</w:t>
      </w:r>
      <w:r>
        <w:t>а</w:t>
      </w:r>
      <w:r>
        <w:t>медляют темпы её</w:t>
      </w:r>
      <w:r w:rsidRPr="00853701">
        <w:t xml:space="preserve"> развития»</w:t>
      </w:r>
      <w:r w:rsidRPr="00D30B85">
        <w:rPr>
          <w:vertAlign w:val="superscript"/>
        </w:rPr>
        <w:t>[XX]</w:t>
      </w:r>
      <w:r w:rsidRPr="00853701">
        <w:t xml:space="preserve">, </w:t>
      </w:r>
      <w:r w:rsidRPr="00223AAE">
        <w:t>—</w:t>
      </w:r>
      <w:r w:rsidRPr="00853701">
        <w:t xml:space="preserve"> заявил Джордж Сорос в и</w:t>
      </w:r>
      <w:r w:rsidRPr="00853701">
        <w:t>н</w:t>
      </w:r>
      <w:r w:rsidRPr="00853701">
        <w:t>тервью Reuters. Закачивание денег в банковскую систему не приносит успеха, поскольку полученные средства не использую</w:t>
      </w:r>
      <w:r w:rsidRPr="00853701">
        <w:t>т</w:t>
      </w:r>
      <w:r w:rsidRPr="00853701">
        <w:t>ся для дальнейшего кредитования</w:t>
      </w:r>
      <w:r>
        <w:t xml:space="preserve">» (“Джордж Сорос: экономике США придётся пережить «японский» период”: </w:t>
      </w:r>
      <w:hyperlink r:id="rId30" w:history="1">
        <w:r w:rsidRPr="00412F19">
          <w:rPr>
            <w:rStyle w:val="Hyperlink"/>
          </w:rPr>
          <w:t>http://www.finansmag.ru/news/10639</w:t>
        </w:r>
      </w:hyperlink>
      <w:r>
        <w:t>).</w:t>
      </w:r>
    </w:p>
    <w:p w14:paraId="59F01570" w14:textId="77777777" w:rsidR="00D30B85" w:rsidRDefault="00D30B85" w:rsidP="00873ABF">
      <w:pPr>
        <w:pStyle w:val="PlainText"/>
      </w:pPr>
      <w:r>
        <w:t xml:space="preserve">Почему Дж.Сорос назвал банки «зомби»? </w:t>
      </w:r>
      <w:r w:rsidRPr="00223AAE">
        <w:t>—</w:t>
      </w:r>
      <w:r>
        <w:t xml:space="preserve"> из таких «нар</w:t>
      </w:r>
      <w:r>
        <w:t>е</w:t>
      </w:r>
      <w:r>
        <w:t>зок» не понять. Единственная «нарезка», дающая ответ на этот вопрос, которую удалось найти в интернете, опубликована в “Н</w:t>
      </w:r>
      <w:r>
        <w:t>е</w:t>
      </w:r>
      <w:r>
        <w:t xml:space="preserve">зависимой газете” </w:t>
      </w:r>
      <w:r w:rsidRPr="00223AAE">
        <w:t>—</w:t>
      </w:r>
      <w:r>
        <w:t xml:space="preserve"> “</w:t>
      </w:r>
      <w:r w:rsidRPr="00956409">
        <w:t>Сорос не верит в доллар</w:t>
      </w:r>
      <w:r>
        <w:t>.</w:t>
      </w:r>
      <w:r w:rsidRPr="00956409">
        <w:t xml:space="preserve"> Китай первым выйдет из кризиса, считает ф</w:t>
      </w:r>
      <w:r w:rsidRPr="00956409">
        <w:t>и</w:t>
      </w:r>
      <w:r w:rsidRPr="00956409">
        <w:t>нансист</w:t>
      </w:r>
      <w:r>
        <w:t>”. В ней читаем:</w:t>
      </w:r>
    </w:p>
    <w:p w14:paraId="6A7340E7" w14:textId="77777777" w:rsidR="00D30B85" w:rsidRPr="00CC5186" w:rsidRDefault="00D30B85" w:rsidP="00F509F0">
      <w:pPr>
        <w:pStyle w:val="a5"/>
      </w:pPr>
      <w:r>
        <w:t>«</w:t>
      </w:r>
      <w:r w:rsidRPr="00CC5186">
        <w:t>Анализируя состояние экономики США, финансист заявл</w:t>
      </w:r>
      <w:r w:rsidRPr="00CC5186">
        <w:t>я</w:t>
      </w:r>
      <w:r w:rsidRPr="00CC5186">
        <w:t>ет, что она оказалась в состоянии за</w:t>
      </w:r>
      <w:r>
        <w:t>тяжного спада. Её</w:t>
      </w:r>
      <w:r w:rsidRPr="00CC5186">
        <w:t xml:space="preserve"> восст</w:t>
      </w:r>
      <w:r w:rsidRPr="00CC5186">
        <w:t>а</w:t>
      </w:r>
      <w:r>
        <w:t>новление вряд ли начнё</w:t>
      </w:r>
      <w:r w:rsidRPr="00CC5186">
        <w:t>тся раньше третьего или че</w:t>
      </w:r>
      <w:r>
        <w:t>твёртого ква</w:t>
      </w:r>
      <w:r>
        <w:t>р</w:t>
      </w:r>
      <w:r>
        <w:t xml:space="preserve">тала 2009 года, и </w:t>
      </w:r>
      <w:r w:rsidRPr="00223AAE">
        <w:t>—</w:t>
      </w:r>
      <w:r>
        <w:t xml:space="preserve"> самое главное </w:t>
      </w:r>
      <w:r w:rsidRPr="00223AAE">
        <w:t>—</w:t>
      </w:r>
      <w:r w:rsidRPr="00CC5186">
        <w:t xml:space="preserve"> может пойти по японск</w:t>
      </w:r>
      <w:r w:rsidRPr="00CC5186">
        <w:t>о</w:t>
      </w:r>
      <w:r w:rsidRPr="00CC5186">
        <w:t>му пути заторможенного роста. Да к тому же в сочетании с и</w:t>
      </w:r>
      <w:r w:rsidRPr="00CC5186">
        <w:t>н</w:t>
      </w:r>
      <w:r w:rsidRPr="00CC5186">
        <w:t xml:space="preserve">фляцией. </w:t>
      </w:r>
    </w:p>
    <w:p w14:paraId="628DD3B4" w14:textId="5B3F2D6F" w:rsidR="00D30B85" w:rsidRPr="00CC5186" w:rsidRDefault="00D30B85" w:rsidP="00F509F0">
      <w:pPr>
        <w:pStyle w:val="a5"/>
      </w:pPr>
      <w:r w:rsidRPr="00CC5186">
        <w:t>Как недостаточные оценивает Сорос мероприятия по восст</w:t>
      </w:r>
      <w:r w:rsidRPr="00CC5186">
        <w:t>а</w:t>
      </w:r>
      <w:r w:rsidRPr="00CC5186">
        <w:t>новлению жизнеспособности американских банков. Закачиваемые в банковскую систему деньги недостаточны и поэтому не испол</w:t>
      </w:r>
      <w:r w:rsidRPr="00CC5186">
        <w:t>ь</w:t>
      </w:r>
      <w:r w:rsidRPr="00CC5186">
        <w:t xml:space="preserve">зуются для дальнейшего кредитования. </w:t>
      </w:r>
      <w:r w:rsidRPr="00956409">
        <w:rPr>
          <w:b/>
        </w:rPr>
        <w:t xml:space="preserve">В </w:t>
      </w:r>
      <w:r w:rsidRPr="00956409">
        <w:rPr>
          <w:b/>
        </w:rPr>
        <w:lastRenderedPageBreak/>
        <w:t>результате банки б</w:t>
      </w:r>
      <w:r w:rsidRPr="00956409">
        <w:rPr>
          <w:b/>
        </w:rPr>
        <w:t>у</w:t>
      </w:r>
      <w:r w:rsidRPr="00956409">
        <w:rPr>
          <w:b/>
        </w:rPr>
        <w:t>дут ещё долго, как «зомби»</w:t>
      </w:r>
      <w:r w:rsidRPr="00D30B85">
        <w:rPr>
          <w:vertAlign w:val="superscript"/>
        </w:rPr>
        <w:t>[XXI]</w:t>
      </w:r>
      <w:r w:rsidRPr="00956409">
        <w:rPr>
          <w:b/>
        </w:rPr>
        <w:t>, впитывать в себя доходы р</w:t>
      </w:r>
      <w:r w:rsidRPr="00956409">
        <w:rPr>
          <w:b/>
        </w:rPr>
        <w:t>е</w:t>
      </w:r>
      <w:r w:rsidRPr="00956409">
        <w:rPr>
          <w:b/>
        </w:rPr>
        <w:t>ального сектора экономики</w:t>
      </w:r>
      <w:r>
        <w:rPr>
          <w:b/>
        </w:rPr>
        <w:t xml:space="preserve"> </w:t>
      </w:r>
      <w:r w:rsidRPr="00956409">
        <w:t>(</w:t>
      </w:r>
      <w:r>
        <w:t>выделено нами при цитировании)» (</w:t>
      </w:r>
      <w:hyperlink r:id="rId31" w:history="1">
        <w:r w:rsidRPr="00412F19">
          <w:rPr>
            <w:rStyle w:val="Hyperlink"/>
          </w:rPr>
          <w:t>http://www.ng.ru/world/2009-04-08/7_soros.html?mthree=4</w:t>
        </w:r>
      </w:hyperlink>
      <w:r>
        <w:t>)</w:t>
      </w:r>
      <w:r w:rsidRPr="00CC5186">
        <w:t xml:space="preserve">. </w:t>
      </w:r>
    </w:p>
    <w:p w14:paraId="75FF8EE8" w14:textId="77777777" w:rsidR="00D30B85" w:rsidRDefault="00D30B85" w:rsidP="00873ABF">
      <w:pPr>
        <w:pStyle w:val="PlainText"/>
      </w:pPr>
      <w:r>
        <w:t xml:space="preserve">Выделенной нами фразой Сорос назвал причину глобального кризиса: </w:t>
      </w:r>
    </w:p>
    <w:p w14:paraId="681A5769" w14:textId="77777777" w:rsidR="00D30B85" w:rsidRDefault="00D30B85" w:rsidP="00C50FE4">
      <w:pPr>
        <w:pStyle w:val="a9"/>
      </w:pPr>
      <w:r>
        <w:t>Высасывание банковским ростовщичеством оборотных капиталов из реального сектора экономики и покуп</w:t>
      </w:r>
      <w:r>
        <w:t>а</w:t>
      </w:r>
      <w:r>
        <w:t>тельной способности населения как потребителей коне</w:t>
      </w:r>
      <w:r>
        <w:t>ч</w:t>
      </w:r>
      <w:r>
        <w:t>ной продукции на фоне роста цен, порождённого тем же ссудным пр</w:t>
      </w:r>
      <w:r>
        <w:t>о</w:t>
      </w:r>
      <w:r>
        <w:t>центом.</w:t>
      </w:r>
    </w:p>
    <w:p w14:paraId="55983E2C" w14:textId="77777777" w:rsidR="00D30B85" w:rsidRDefault="00D30B85" w:rsidP="00873ABF">
      <w:pPr>
        <w:pStyle w:val="PlainText"/>
      </w:pPr>
      <w:r>
        <w:t xml:space="preserve">Это </w:t>
      </w:r>
      <w:r w:rsidRPr="00223AAE">
        <w:t>—</w:t>
      </w:r>
      <w:r>
        <w:t xml:space="preserve"> ключевая причина кризиса, которую не см</w:t>
      </w:r>
      <w:r>
        <w:t>е</w:t>
      </w:r>
      <w:r>
        <w:t xml:space="preserve">ют огласить никто из лидеров государств </w:t>
      </w:r>
      <w:r>
        <w:rPr>
          <w:lang w:val="en-US"/>
        </w:rPr>
        <w:t>G</w:t>
      </w:r>
      <w:r w:rsidRPr="008A22A0">
        <w:t>20</w:t>
      </w:r>
      <w:r>
        <w:t xml:space="preserve"> и никто из политиков рангом пониже. </w:t>
      </w:r>
      <w:r w:rsidRPr="00AE63E4">
        <w:rPr>
          <w:i/>
        </w:rPr>
        <w:t>Именно по этой причине она не попала и в подавляющее большинство русскоязычных «нарезок» из этого интервью Дж.Сороса.</w:t>
      </w:r>
    </w:p>
    <w:p w14:paraId="4C95EE75" w14:textId="7D198A84" w:rsidR="00D30B85" w:rsidRDefault="00D30B85" w:rsidP="00873ABF">
      <w:pPr>
        <w:pStyle w:val="PlainText"/>
      </w:pPr>
      <w:r>
        <w:t>Однако, как троянцы не слушали Кассандру, так и нынешние буржуины и их госчиновные прихлебатели не внемлют Дж.Соросу и живут своим “умом”.</w:t>
      </w:r>
      <w:r w:rsidRPr="00D30B85">
        <w:rPr>
          <w:vertAlign w:val="superscript"/>
        </w:rPr>
        <w:t>[XXII]</w:t>
      </w:r>
      <w:r>
        <w:t xml:space="preserve"> В связи с этим приведём ст</w:t>
      </w:r>
      <w:r>
        <w:t>а</w:t>
      </w:r>
      <w:r>
        <w:t>тью А.Минайчева “Господдержку пожирают бонусы”, опублик</w:t>
      </w:r>
      <w:r>
        <w:t>о</w:t>
      </w:r>
      <w:r>
        <w:t>ванную в еженедельнике “Экон</w:t>
      </w:r>
      <w:r>
        <w:t>о</w:t>
      </w:r>
      <w:r>
        <w:t xml:space="preserve">мика и жизнь” № 13 от 10 апреля </w:t>
      </w:r>
      <w:smartTag w:uri="urn:schemas-microsoft-com:office:smarttags" w:element="metricconverter">
        <w:smartTagPr>
          <w:attr w:name="ProductID" w:val="2009 г"/>
        </w:smartTagPr>
        <w:r>
          <w:t>2009 г</w:t>
        </w:r>
      </w:smartTag>
      <w:r>
        <w:t>.:</w:t>
      </w:r>
    </w:p>
    <w:p w14:paraId="2EE9DB7E" w14:textId="77777777" w:rsidR="00D30B85" w:rsidRPr="00770BF5" w:rsidRDefault="00D30B85" w:rsidP="00F509F0">
      <w:pPr>
        <w:pStyle w:val="a5"/>
      </w:pPr>
      <w:r>
        <w:t>«</w:t>
      </w:r>
      <w:r w:rsidRPr="00770BF5">
        <w:t>На фоне непрекращающихся споров о необходимости спас</w:t>
      </w:r>
      <w:r w:rsidRPr="00770BF5">
        <w:t>е</w:t>
      </w:r>
      <w:r w:rsidRPr="00770BF5">
        <w:t>ния российской банковской системы и соответствующих воззв</w:t>
      </w:r>
      <w:r w:rsidRPr="00770BF5">
        <w:t>а</w:t>
      </w:r>
      <w:r w:rsidRPr="00770BF5">
        <w:t>ний к правительству представителей финансового сектора более чем странно выглядят н</w:t>
      </w:r>
      <w:r>
        <w:t>екоторые данные оф</w:t>
      </w:r>
      <w:r>
        <w:t>и</w:t>
      </w:r>
      <w:r>
        <w:t>циальной отчё</w:t>
      </w:r>
      <w:r w:rsidRPr="00770BF5">
        <w:t>тности кредитных орг</w:t>
      </w:r>
      <w:r w:rsidRPr="00770BF5">
        <w:t>а</w:t>
      </w:r>
      <w:r w:rsidRPr="00770BF5">
        <w:t xml:space="preserve">низаций за IV квартал </w:t>
      </w:r>
      <w:smartTag w:uri="urn:schemas-microsoft-com:office:smarttags" w:element="metricconverter">
        <w:smartTagPr>
          <w:attr w:name="ProductID" w:val="2008 г"/>
        </w:smartTagPr>
        <w:r w:rsidRPr="00770BF5">
          <w:t>2008 г</w:t>
        </w:r>
      </w:smartTag>
      <w:r w:rsidRPr="00770BF5">
        <w:t>., опубликованной на официальных сайтах.</w:t>
      </w:r>
    </w:p>
    <w:p w14:paraId="5C963435" w14:textId="77777777" w:rsidR="00D30B85" w:rsidRPr="00770BF5" w:rsidRDefault="00D30B85" w:rsidP="00F509F0">
      <w:pPr>
        <w:pStyle w:val="a5"/>
      </w:pPr>
      <w:r w:rsidRPr="00770BF5">
        <w:t>Как оказалось, топ-менеджеры отечественных банков даже и не думали отказываться от годовых бонусных вознаграждений с целью стабилизации ухудшившегося в результате кризиса п</w:t>
      </w:r>
      <w:r w:rsidRPr="00770BF5">
        <w:t>о</w:t>
      </w:r>
      <w:r w:rsidRPr="00770BF5">
        <w:t>ложения управляемых ими финансовых корпораций.</w:t>
      </w:r>
    </w:p>
    <w:p w14:paraId="095DC161" w14:textId="77777777" w:rsidR="00D30B85" w:rsidRPr="00770BF5" w:rsidRDefault="00D30B85" w:rsidP="00F509F0">
      <w:pPr>
        <w:pStyle w:val="a5"/>
      </w:pPr>
      <w:r>
        <w:t>Ещё</w:t>
      </w:r>
      <w:r w:rsidRPr="00770BF5">
        <w:t xml:space="preserve"> более неадекватная картина складывается в случае с корпоративным управлением государственных кредитных орг</w:t>
      </w:r>
      <w:r w:rsidRPr="00770BF5">
        <w:t>а</w:t>
      </w:r>
      <w:r w:rsidRPr="00770BF5">
        <w:t>низаций, руководители которых, с одной стороны, рассчитывают на первоочередность правительственной поддержки, а с другой — являю</w:t>
      </w:r>
      <w:r w:rsidRPr="00770BF5">
        <w:t>т</w:t>
      </w:r>
      <w:r w:rsidRPr="00770BF5">
        <w:t>ся рекордсменами по полученным бонусам.</w:t>
      </w:r>
    </w:p>
    <w:p w14:paraId="6CD05DD5" w14:textId="77777777" w:rsidR="00D30B85" w:rsidRPr="00770BF5" w:rsidRDefault="00D30B85" w:rsidP="00F509F0">
      <w:pPr>
        <w:pStyle w:val="a5"/>
      </w:pPr>
      <w:r w:rsidRPr="00770BF5">
        <w:lastRenderedPageBreak/>
        <w:t>Так, общая сумма вознаграждений всем членам правления в таких ведущих банках страны, как Сбе</w:t>
      </w:r>
      <w:r w:rsidRPr="00770BF5">
        <w:t>р</w:t>
      </w:r>
      <w:r w:rsidRPr="00770BF5">
        <w:t>банк, Газпромбанк, ВТБ и Россельхозбанк, варьир</w:t>
      </w:r>
      <w:r w:rsidRPr="00770BF5">
        <w:t>у</w:t>
      </w:r>
      <w:r w:rsidRPr="00770BF5">
        <w:t xml:space="preserve">ется от 130 </w:t>
      </w:r>
      <w:r>
        <w:t xml:space="preserve">млн. </w:t>
      </w:r>
      <w:r w:rsidRPr="00770BF5">
        <w:t xml:space="preserve">до 1,7 </w:t>
      </w:r>
      <w:r>
        <w:t xml:space="preserve">млрд. </w:t>
      </w:r>
      <w:r w:rsidRPr="00770BF5">
        <w:t>руб. При этом размер бонуса каждого отдельно взятого топ-менеджера в</w:t>
      </w:r>
      <w:r>
        <w:t xml:space="preserve"> данном случае составил от 12 млн. </w:t>
      </w:r>
      <w:r w:rsidRPr="00770BF5">
        <w:t xml:space="preserve">до 72 </w:t>
      </w:r>
      <w:r>
        <w:t xml:space="preserve">млн. </w:t>
      </w:r>
      <w:r w:rsidRPr="00770BF5">
        <w:t>руб.</w:t>
      </w:r>
    </w:p>
    <w:p w14:paraId="10ACAC0B" w14:textId="77777777" w:rsidR="00D30B85" w:rsidRPr="00770BF5" w:rsidRDefault="00D30B85" w:rsidP="00F509F0">
      <w:pPr>
        <w:pStyle w:val="a5"/>
      </w:pPr>
      <w:r w:rsidRPr="00770BF5">
        <w:t>В связи с этим следует напомнить, что согласно докладу Министерства финансов России, озвученному на заседании Го</w:t>
      </w:r>
      <w:r w:rsidRPr="00770BF5">
        <w:t>с</w:t>
      </w:r>
      <w:r w:rsidRPr="00770BF5">
        <w:t>думы 30 января, в 2008 г. именно ВТБ и Россельхозбанку в качестве государственной антикризисной поддержки были пр</w:t>
      </w:r>
      <w:r w:rsidRPr="00770BF5">
        <w:t>е</w:t>
      </w:r>
      <w:r w:rsidRPr="00770BF5">
        <w:t xml:space="preserve">доставлены субординированные кредиты на общую сумму 225 </w:t>
      </w:r>
      <w:r>
        <w:t xml:space="preserve">млрд. </w:t>
      </w:r>
      <w:r w:rsidRPr="00770BF5">
        <w:t>ру</w:t>
      </w:r>
      <w:r>
        <w:t>б., а Россельхозбанку Минфин ещё</w:t>
      </w:r>
      <w:r w:rsidRPr="00770BF5">
        <w:t xml:space="preserve"> и увеличил на 75 </w:t>
      </w:r>
      <w:r>
        <w:t xml:space="preserve">млрд. </w:t>
      </w:r>
      <w:r w:rsidRPr="00770BF5">
        <w:t>руб. у</w:t>
      </w:r>
      <w:r w:rsidRPr="00770BF5">
        <w:t>с</w:t>
      </w:r>
      <w:r w:rsidRPr="00770BF5">
        <w:t>тавный капитал.</w:t>
      </w:r>
    </w:p>
    <w:p w14:paraId="4B50D89E" w14:textId="77777777" w:rsidR="00D30B85" w:rsidRPr="00770BF5" w:rsidRDefault="00D30B85" w:rsidP="00F509F0">
      <w:pPr>
        <w:pStyle w:val="a5"/>
      </w:pPr>
      <w:r w:rsidRPr="00770BF5">
        <w:t>Похожие истории с итоговыми вознаграждениями фигурир</w:t>
      </w:r>
      <w:r w:rsidRPr="00770BF5">
        <w:t>о</w:t>
      </w:r>
      <w:r w:rsidRPr="00770BF5">
        <w:t>вали и на западных рынках, но если, скажем, президенты США и Франции оперативно сре</w:t>
      </w:r>
      <w:r w:rsidRPr="00770BF5">
        <w:t>а</w:t>
      </w:r>
      <w:r w:rsidRPr="00770BF5">
        <w:t>гировали на «пир во время чумы» и в довольно ж</w:t>
      </w:r>
      <w:r>
        <w:t>ё</w:t>
      </w:r>
      <w:r w:rsidRPr="00770BF5">
        <w:t>сткой форме потребовали от топ-менеджеров даже сугубо коммерческих компаний без государственного участия н</w:t>
      </w:r>
      <w:r w:rsidRPr="00770BF5">
        <w:t>е</w:t>
      </w:r>
      <w:r w:rsidRPr="00770BF5">
        <w:t>медленного возврата бонусов, то позиция российских властей в отношении подобных прецед</w:t>
      </w:r>
      <w:r>
        <w:t>ентов более лояльна. ЦБ РФ и Счё</w:t>
      </w:r>
      <w:r w:rsidRPr="00770BF5">
        <w:t>тная палата обещали произвести соответствующие прове</w:t>
      </w:r>
      <w:r w:rsidRPr="00770BF5">
        <w:t>р</w:t>
      </w:r>
      <w:r w:rsidRPr="00770BF5">
        <w:t>ки, а предложение президента Дмитрия Медведева пересмотреть решения по выплатам годовых бонусов руководителей госкорп</w:t>
      </w:r>
      <w:r w:rsidRPr="00770BF5">
        <w:t>о</w:t>
      </w:r>
      <w:r w:rsidRPr="00770BF5">
        <w:t>раций пока носят только лишь рекоменд</w:t>
      </w:r>
      <w:r w:rsidRPr="00770BF5">
        <w:t>а</w:t>
      </w:r>
      <w:r w:rsidRPr="00770BF5">
        <w:t>тельный характер.</w:t>
      </w:r>
    </w:p>
    <w:p w14:paraId="77930F32" w14:textId="77777777" w:rsidR="00D30B85" w:rsidRPr="003E46F3" w:rsidRDefault="00D30B85" w:rsidP="00794D78">
      <w:pPr>
        <w:pStyle w:val="a5"/>
        <w:rPr>
          <w:b/>
        </w:rPr>
      </w:pPr>
      <w:r w:rsidRPr="00770BF5">
        <w:t> </w:t>
      </w:r>
      <w:r w:rsidRPr="003E46F3">
        <w:rPr>
          <w:b/>
        </w:rPr>
        <w:t xml:space="preserve">Размеры бонусных вознаграждений в ведущих банках России, </w:t>
      </w:r>
      <w:r>
        <w:rPr>
          <w:b/>
        </w:rPr>
        <w:t xml:space="preserve">млн. </w:t>
      </w:r>
      <w:r w:rsidRPr="003E46F3">
        <w:rPr>
          <w:b/>
        </w:rPr>
        <w:t>руб.</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12"/>
        <w:gridCol w:w="1788"/>
        <w:gridCol w:w="1378"/>
        <w:gridCol w:w="1306"/>
      </w:tblGrid>
      <w:tr w:rsidR="00D30B85" w14:paraId="3CBB07D4" w14:textId="77777777">
        <w:trPr>
          <w:tblCellSpacing w:w="0" w:type="dxa"/>
          <w:jc w:val="center"/>
        </w:trPr>
        <w:tc>
          <w:tcPr>
            <w:tcW w:w="1547" w:type="pct"/>
            <w:vAlign w:val="center"/>
          </w:tcPr>
          <w:p w14:paraId="5FBADD49" w14:textId="77777777" w:rsidR="00D30B85" w:rsidRPr="00770BF5" w:rsidRDefault="00D30B85" w:rsidP="00F509F0">
            <w:pPr>
              <w:pStyle w:val="a5"/>
              <w:ind w:firstLine="0"/>
              <w:jc w:val="center"/>
            </w:pPr>
            <w:r w:rsidRPr="00770BF5">
              <w:rPr>
                <w:b/>
                <w:bCs/>
              </w:rPr>
              <w:t xml:space="preserve">Наименование </w:t>
            </w:r>
            <w:r>
              <w:rPr>
                <w:b/>
                <w:bCs/>
              </w:rPr>
              <w:br/>
            </w:r>
            <w:r w:rsidRPr="00770BF5">
              <w:rPr>
                <w:b/>
                <w:bCs/>
              </w:rPr>
              <w:t>ба</w:t>
            </w:r>
            <w:r w:rsidRPr="00770BF5">
              <w:rPr>
                <w:b/>
                <w:bCs/>
              </w:rPr>
              <w:t>н</w:t>
            </w:r>
            <w:r w:rsidRPr="00770BF5">
              <w:rPr>
                <w:b/>
                <w:bCs/>
              </w:rPr>
              <w:t>ка</w:t>
            </w:r>
          </w:p>
        </w:tc>
        <w:tc>
          <w:tcPr>
            <w:tcW w:w="1309" w:type="pct"/>
            <w:vAlign w:val="center"/>
          </w:tcPr>
          <w:p w14:paraId="1EC8178F" w14:textId="77777777" w:rsidR="00D30B85" w:rsidRPr="00770BF5" w:rsidRDefault="00D30B85" w:rsidP="00F509F0">
            <w:pPr>
              <w:pStyle w:val="a5"/>
              <w:ind w:firstLine="0"/>
              <w:jc w:val="center"/>
            </w:pPr>
            <w:r w:rsidRPr="00770BF5">
              <w:rPr>
                <w:b/>
                <w:bCs/>
              </w:rPr>
              <w:t>Общая сумма</w:t>
            </w:r>
            <w:r>
              <w:rPr>
                <w:b/>
                <w:bCs/>
              </w:rPr>
              <w:br/>
            </w:r>
            <w:r w:rsidRPr="00770BF5">
              <w:rPr>
                <w:b/>
                <w:bCs/>
              </w:rPr>
              <w:t>вознагражд</w:t>
            </w:r>
            <w:r w:rsidRPr="00770BF5">
              <w:rPr>
                <w:b/>
                <w:bCs/>
              </w:rPr>
              <w:t>е</w:t>
            </w:r>
            <w:r w:rsidRPr="00770BF5">
              <w:rPr>
                <w:b/>
                <w:bCs/>
              </w:rPr>
              <w:t>ний</w:t>
            </w:r>
          </w:p>
        </w:tc>
        <w:tc>
          <w:tcPr>
            <w:tcW w:w="1000" w:type="pct"/>
            <w:vAlign w:val="center"/>
          </w:tcPr>
          <w:p w14:paraId="7D3C7AD9" w14:textId="77777777" w:rsidR="00D30B85" w:rsidRPr="00770BF5" w:rsidRDefault="00D30B85" w:rsidP="00F509F0">
            <w:pPr>
              <w:pStyle w:val="a5"/>
              <w:ind w:firstLine="0"/>
              <w:jc w:val="center"/>
            </w:pPr>
            <w:r w:rsidRPr="00770BF5">
              <w:rPr>
                <w:b/>
                <w:bCs/>
              </w:rPr>
              <w:t>Количес</w:t>
            </w:r>
            <w:r w:rsidRPr="00770BF5">
              <w:rPr>
                <w:b/>
                <w:bCs/>
              </w:rPr>
              <w:t>т</w:t>
            </w:r>
            <w:r w:rsidRPr="00770BF5">
              <w:rPr>
                <w:b/>
                <w:bCs/>
              </w:rPr>
              <w:t xml:space="preserve">во </w:t>
            </w:r>
            <w:r w:rsidRPr="00770BF5">
              <w:rPr>
                <w:b/>
                <w:bCs/>
              </w:rPr>
              <w:br/>
              <w:t>топ-менеджеров</w:t>
            </w:r>
          </w:p>
        </w:tc>
        <w:tc>
          <w:tcPr>
            <w:tcW w:w="1144" w:type="pct"/>
            <w:vAlign w:val="center"/>
          </w:tcPr>
          <w:p w14:paraId="1441D5FD" w14:textId="77777777" w:rsidR="00D30B85" w:rsidRPr="00770BF5" w:rsidRDefault="00D30B85" w:rsidP="00F509F0">
            <w:pPr>
              <w:pStyle w:val="a5"/>
              <w:ind w:firstLine="0"/>
              <w:jc w:val="center"/>
            </w:pPr>
            <w:r w:rsidRPr="00770BF5">
              <w:rPr>
                <w:b/>
                <w:bCs/>
              </w:rPr>
              <w:t xml:space="preserve">В среднем на одного </w:t>
            </w:r>
            <w:r w:rsidRPr="00770BF5">
              <w:rPr>
                <w:b/>
                <w:bCs/>
              </w:rPr>
              <w:br/>
              <w:t>члена пра</w:t>
            </w:r>
            <w:r w:rsidRPr="00770BF5">
              <w:rPr>
                <w:b/>
                <w:bCs/>
              </w:rPr>
              <w:t>в</w:t>
            </w:r>
            <w:r w:rsidRPr="00770BF5">
              <w:rPr>
                <w:b/>
                <w:bCs/>
              </w:rPr>
              <w:t>ления</w:t>
            </w:r>
          </w:p>
        </w:tc>
      </w:tr>
      <w:tr w:rsidR="00D30B85" w14:paraId="042F82C3" w14:textId="77777777">
        <w:trPr>
          <w:tblCellSpacing w:w="0" w:type="dxa"/>
          <w:jc w:val="center"/>
        </w:trPr>
        <w:tc>
          <w:tcPr>
            <w:tcW w:w="1547" w:type="pct"/>
          </w:tcPr>
          <w:p w14:paraId="6E281D57" w14:textId="77777777" w:rsidR="00D30B85" w:rsidRPr="00770BF5" w:rsidRDefault="00D30B85" w:rsidP="00F509F0">
            <w:pPr>
              <w:pStyle w:val="a5"/>
              <w:ind w:firstLine="0"/>
              <w:jc w:val="center"/>
            </w:pPr>
            <w:r w:rsidRPr="00770BF5">
              <w:t>Газпромбанк</w:t>
            </w:r>
          </w:p>
        </w:tc>
        <w:tc>
          <w:tcPr>
            <w:tcW w:w="1309" w:type="pct"/>
          </w:tcPr>
          <w:p w14:paraId="13FA7DD5" w14:textId="77777777" w:rsidR="00D30B85" w:rsidRPr="00770BF5" w:rsidRDefault="00D30B85" w:rsidP="00F509F0">
            <w:pPr>
              <w:pStyle w:val="a5"/>
              <w:ind w:firstLine="0"/>
              <w:jc w:val="center"/>
            </w:pPr>
            <w:r w:rsidRPr="00770BF5">
              <w:t>1741</w:t>
            </w:r>
          </w:p>
        </w:tc>
        <w:tc>
          <w:tcPr>
            <w:tcW w:w="1000" w:type="pct"/>
          </w:tcPr>
          <w:p w14:paraId="0BBA0529" w14:textId="77777777" w:rsidR="00D30B85" w:rsidRPr="00770BF5" w:rsidRDefault="00D30B85" w:rsidP="00F509F0">
            <w:pPr>
              <w:pStyle w:val="a5"/>
              <w:ind w:firstLine="0"/>
              <w:jc w:val="center"/>
            </w:pPr>
            <w:r w:rsidRPr="00770BF5">
              <w:t>26</w:t>
            </w:r>
          </w:p>
        </w:tc>
        <w:tc>
          <w:tcPr>
            <w:tcW w:w="1144" w:type="pct"/>
          </w:tcPr>
          <w:p w14:paraId="7A64B2E2" w14:textId="77777777" w:rsidR="00D30B85" w:rsidRPr="00770BF5" w:rsidRDefault="00D30B85" w:rsidP="00F509F0">
            <w:pPr>
              <w:pStyle w:val="a5"/>
              <w:ind w:firstLine="0"/>
              <w:jc w:val="center"/>
            </w:pPr>
            <w:r w:rsidRPr="00770BF5">
              <w:t>67</w:t>
            </w:r>
          </w:p>
        </w:tc>
      </w:tr>
      <w:tr w:rsidR="00D30B85" w14:paraId="318BED82" w14:textId="77777777">
        <w:trPr>
          <w:tblCellSpacing w:w="0" w:type="dxa"/>
          <w:jc w:val="center"/>
        </w:trPr>
        <w:tc>
          <w:tcPr>
            <w:tcW w:w="1547" w:type="pct"/>
          </w:tcPr>
          <w:p w14:paraId="2DB833A7" w14:textId="77777777" w:rsidR="00D30B85" w:rsidRPr="00770BF5" w:rsidRDefault="00D30B85" w:rsidP="00F509F0">
            <w:pPr>
              <w:pStyle w:val="a5"/>
              <w:ind w:firstLine="0"/>
              <w:jc w:val="center"/>
            </w:pPr>
            <w:r w:rsidRPr="00770BF5">
              <w:t>Сбербанк</w:t>
            </w:r>
          </w:p>
        </w:tc>
        <w:tc>
          <w:tcPr>
            <w:tcW w:w="1309" w:type="pct"/>
          </w:tcPr>
          <w:p w14:paraId="0EA26C15" w14:textId="77777777" w:rsidR="00D30B85" w:rsidRPr="00770BF5" w:rsidRDefault="00D30B85" w:rsidP="00F509F0">
            <w:pPr>
              <w:pStyle w:val="a5"/>
              <w:ind w:firstLine="0"/>
              <w:jc w:val="center"/>
            </w:pPr>
            <w:r w:rsidRPr="00770BF5">
              <w:t>934</w:t>
            </w:r>
          </w:p>
        </w:tc>
        <w:tc>
          <w:tcPr>
            <w:tcW w:w="1000" w:type="pct"/>
          </w:tcPr>
          <w:p w14:paraId="08191003" w14:textId="77777777" w:rsidR="00D30B85" w:rsidRPr="00770BF5" w:rsidRDefault="00D30B85" w:rsidP="00F509F0">
            <w:pPr>
              <w:pStyle w:val="a5"/>
              <w:ind w:firstLine="0"/>
              <w:jc w:val="center"/>
            </w:pPr>
            <w:r w:rsidRPr="00770BF5">
              <w:t>23</w:t>
            </w:r>
          </w:p>
        </w:tc>
        <w:tc>
          <w:tcPr>
            <w:tcW w:w="1144" w:type="pct"/>
          </w:tcPr>
          <w:p w14:paraId="44880746" w14:textId="77777777" w:rsidR="00D30B85" w:rsidRPr="00770BF5" w:rsidRDefault="00D30B85" w:rsidP="00F509F0">
            <w:pPr>
              <w:pStyle w:val="a5"/>
              <w:ind w:firstLine="0"/>
              <w:jc w:val="center"/>
            </w:pPr>
            <w:r w:rsidRPr="00770BF5">
              <w:t>41</w:t>
            </w:r>
          </w:p>
        </w:tc>
      </w:tr>
      <w:tr w:rsidR="00D30B85" w14:paraId="31D84EDA" w14:textId="77777777">
        <w:trPr>
          <w:tblCellSpacing w:w="0" w:type="dxa"/>
          <w:jc w:val="center"/>
        </w:trPr>
        <w:tc>
          <w:tcPr>
            <w:tcW w:w="1547" w:type="pct"/>
          </w:tcPr>
          <w:p w14:paraId="60236F56" w14:textId="77777777" w:rsidR="00D30B85" w:rsidRPr="00770BF5" w:rsidRDefault="00D30B85" w:rsidP="00F509F0">
            <w:pPr>
              <w:pStyle w:val="a5"/>
              <w:ind w:firstLine="0"/>
              <w:jc w:val="center"/>
            </w:pPr>
            <w:r w:rsidRPr="00770BF5">
              <w:t>Банк Москвы</w:t>
            </w:r>
          </w:p>
        </w:tc>
        <w:tc>
          <w:tcPr>
            <w:tcW w:w="1309" w:type="pct"/>
          </w:tcPr>
          <w:p w14:paraId="4A7331A6" w14:textId="77777777" w:rsidR="00D30B85" w:rsidRPr="00770BF5" w:rsidRDefault="00D30B85" w:rsidP="00F509F0">
            <w:pPr>
              <w:pStyle w:val="a5"/>
              <w:ind w:firstLine="0"/>
              <w:jc w:val="center"/>
            </w:pPr>
            <w:r w:rsidRPr="00770BF5">
              <w:t>875</w:t>
            </w:r>
          </w:p>
        </w:tc>
        <w:tc>
          <w:tcPr>
            <w:tcW w:w="1000" w:type="pct"/>
          </w:tcPr>
          <w:p w14:paraId="40448D5D" w14:textId="77777777" w:rsidR="00D30B85" w:rsidRPr="00770BF5" w:rsidRDefault="00D30B85" w:rsidP="00F509F0">
            <w:pPr>
              <w:pStyle w:val="a5"/>
              <w:ind w:firstLine="0"/>
              <w:jc w:val="center"/>
            </w:pPr>
            <w:r w:rsidRPr="00770BF5">
              <w:t>13</w:t>
            </w:r>
          </w:p>
        </w:tc>
        <w:tc>
          <w:tcPr>
            <w:tcW w:w="1144" w:type="pct"/>
          </w:tcPr>
          <w:p w14:paraId="20EFFD62" w14:textId="77777777" w:rsidR="00D30B85" w:rsidRPr="00770BF5" w:rsidRDefault="00D30B85" w:rsidP="00F509F0">
            <w:pPr>
              <w:pStyle w:val="a5"/>
              <w:ind w:firstLine="0"/>
              <w:jc w:val="center"/>
            </w:pPr>
            <w:r w:rsidRPr="00770BF5">
              <w:t>67</w:t>
            </w:r>
          </w:p>
        </w:tc>
      </w:tr>
      <w:tr w:rsidR="00D30B85" w14:paraId="1AD8BF10" w14:textId="77777777">
        <w:trPr>
          <w:tblCellSpacing w:w="0" w:type="dxa"/>
          <w:jc w:val="center"/>
        </w:trPr>
        <w:tc>
          <w:tcPr>
            <w:tcW w:w="1547" w:type="pct"/>
          </w:tcPr>
          <w:p w14:paraId="5255C827" w14:textId="77777777" w:rsidR="00D30B85" w:rsidRPr="00770BF5" w:rsidRDefault="00D30B85" w:rsidP="00F509F0">
            <w:pPr>
              <w:pStyle w:val="a5"/>
              <w:ind w:firstLine="0"/>
              <w:jc w:val="center"/>
            </w:pPr>
            <w:r w:rsidRPr="00770BF5">
              <w:t>Росбанк</w:t>
            </w:r>
          </w:p>
        </w:tc>
        <w:tc>
          <w:tcPr>
            <w:tcW w:w="1309" w:type="pct"/>
          </w:tcPr>
          <w:p w14:paraId="3FEC5A88" w14:textId="77777777" w:rsidR="00D30B85" w:rsidRPr="00770BF5" w:rsidRDefault="00D30B85" w:rsidP="00F509F0">
            <w:pPr>
              <w:pStyle w:val="a5"/>
              <w:ind w:firstLine="0"/>
              <w:jc w:val="center"/>
            </w:pPr>
            <w:r w:rsidRPr="00770BF5">
              <w:t>542</w:t>
            </w:r>
          </w:p>
        </w:tc>
        <w:tc>
          <w:tcPr>
            <w:tcW w:w="1000" w:type="pct"/>
          </w:tcPr>
          <w:p w14:paraId="6959EF7E" w14:textId="77777777" w:rsidR="00D30B85" w:rsidRPr="00770BF5" w:rsidRDefault="00D30B85" w:rsidP="00F509F0">
            <w:pPr>
              <w:pStyle w:val="a5"/>
              <w:ind w:firstLine="0"/>
              <w:jc w:val="center"/>
            </w:pPr>
            <w:r w:rsidRPr="00770BF5">
              <w:t>8</w:t>
            </w:r>
          </w:p>
        </w:tc>
        <w:tc>
          <w:tcPr>
            <w:tcW w:w="1144" w:type="pct"/>
          </w:tcPr>
          <w:p w14:paraId="3A4597AE" w14:textId="77777777" w:rsidR="00D30B85" w:rsidRPr="00770BF5" w:rsidRDefault="00D30B85" w:rsidP="00F509F0">
            <w:pPr>
              <w:pStyle w:val="a5"/>
              <w:ind w:firstLine="0"/>
              <w:jc w:val="center"/>
            </w:pPr>
            <w:r w:rsidRPr="00770BF5">
              <w:t>68</w:t>
            </w:r>
          </w:p>
        </w:tc>
      </w:tr>
      <w:tr w:rsidR="00D30B85" w14:paraId="40DD5844" w14:textId="77777777">
        <w:trPr>
          <w:tblCellSpacing w:w="0" w:type="dxa"/>
          <w:jc w:val="center"/>
        </w:trPr>
        <w:tc>
          <w:tcPr>
            <w:tcW w:w="1547" w:type="pct"/>
          </w:tcPr>
          <w:p w14:paraId="08267BEB" w14:textId="77777777" w:rsidR="00D30B85" w:rsidRPr="00770BF5" w:rsidRDefault="00D30B85" w:rsidP="00F509F0">
            <w:pPr>
              <w:pStyle w:val="a5"/>
              <w:ind w:firstLine="0"/>
              <w:jc w:val="center"/>
            </w:pPr>
            <w:r w:rsidRPr="00770BF5">
              <w:t>Россельхо</w:t>
            </w:r>
            <w:r w:rsidRPr="00770BF5">
              <w:t>з</w:t>
            </w:r>
            <w:r w:rsidRPr="00770BF5">
              <w:t>банк</w:t>
            </w:r>
          </w:p>
        </w:tc>
        <w:tc>
          <w:tcPr>
            <w:tcW w:w="1309" w:type="pct"/>
          </w:tcPr>
          <w:p w14:paraId="476C9533" w14:textId="77777777" w:rsidR="00D30B85" w:rsidRPr="00770BF5" w:rsidRDefault="00D30B85" w:rsidP="00F509F0">
            <w:pPr>
              <w:pStyle w:val="a5"/>
              <w:ind w:firstLine="0"/>
              <w:jc w:val="center"/>
            </w:pPr>
            <w:r w:rsidRPr="00770BF5">
              <w:t>188</w:t>
            </w:r>
          </w:p>
        </w:tc>
        <w:tc>
          <w:tcPr>
            <w:tcW w:w="1000" w:type="pct"/>
          </w:tcPr>
          <w:p w14:paraId="2BA4B386" w14:textId="77777777" w:rsidR="00D30B85" w:rsidRPr="00770BF5" w:rsidRDefault="00D30B85" w:rsidP="00F509F0">
            <w:pPr>
              <w:pStyle w:val="a5"/>
              <w:ind w:firstLine="0"/>
              <w:jc w:val="center"/>
            </w:pPr>
            <w:r w:rsidRPr="00770BF5">
              <w:t>9</w:t>
            </w:r>
          </w:p>
        </w:tc>
        <w:tc>
          <w:tcPr>
            <w:tcW w:w="1144" w:type="pct"/>
          </w:tcPr>
          <w:p w14:paraId="6887E808" w14:textId="77777777" w:rsidR="00D30B85" w:rsidRPr="00770BF5" w:rsidRDefault="00D30B85" w:rsidP="00F509F0">
            <w:pPr>
              <w:pStyle w:val="a5"/>
              <w:ind w:firstLine="0"/>
              <w:jc w:val="center"/>
            </w:pPr>
            <w:r w:rsidRPr="00770BF5">
              <w:t>21</w:t>
            </w:r>
          </w:p>
        </w:tc>
      </w:tr>
      <w:tr w:rsidR="00D30B85" w14:paraId="5817F695" w14:textId="77777777">
        <w:trPr>
          <w:tblCellSpacing w:w="0" w:type="dxa"/>
          <w:jc w:val="center"/>
        </w:trPr>
        <w:tc>
          <w:tcPr>
            <w:tcW w:w="1547" w:type="pct"/>
          </w:tcPr>
          <w:p w14:paraId="06900EFC" w14:textId="77777777" w:rsidR="00D30B85" w:rsidRPr="00770BF5" w:rsidRDefault="00D30B85" w:rsidP="00F509F0">
            <w:pPr>
              <w:pStyle w:val="a5"/>
              <w:ind w:firstLine="0"/>
              <w:jc w:val="center"/>
            </w:pPr>
            <w:r w:rsidRPr="00770BF5">
              <w:t>ВТБ24</w:t>
            </w:r>
          </w:p>
        </w:tc>
        <w:tc>
          <w:tcPr>
            <w:tcW w:w="1309" w:type="pct"/>
          </w:tcPr>
          <w:p w14:paraId="5F9B8AB3" w14:textId="77777777" w:rsidR="00D30B85" w:rsidRPr="00770BF5" w:rsidRDefault="00D30B85" w:rsidP="00F509F0">
            <w:pPr>
              <w:pStyle w:val="a5"/>
              <w:ind w:firstLine="0"/>
              <w:jc w:val="center"/>
            </w:pPr>
            <w:r w:rsidRPr="00770BF5">
              <w:t>155</w:t>
            </w:r>
          </w:p>
        </w:tc>
        <w:tc>
          <w:tcPr>
            <w:tcW w:w="1000" w:type="pct"/>
          </w:tcPr>
          <w:p w14:paraId="6D24D4DC" w14:textId="77777777" w:rsidR="00D30B85" w:rsidRPr="00770BF5" w:rsidRDefault="00D30B85" w:rsidP="00F509F0">
            <w:pPr>
              <w:pStyle w:val="a5"/>
              <w:ind w:firstLine="0"/>
              <w:jc w:val="center"/>
            </w:pPr>
            <w:r w:rsidRPr="00770BF5">
              <w:t>9</w:t>
            </w:r>
          </w:p>
        </w:tc>
        <w:tc>
          <w:tcPr>
            <w:tcW w:w="1144" w:type="pct"/>
          </w:tcPr>
          <w:p w14:paraId="3906E1FA" w14:textId="77777777" w:rsidR="00D30B85" w:rsidRPr="00770BF5" w:rsidRDefault="00D30B85" w:rsidP="00F509F0">
            <w:pPr>
              <w:pStyle w:val="a5"/>
              <w:ind w:firstLine="0"/>
              <w:jc w:val="center"/>
            </w:pPr>
            <w:r w:rsidRPr="00770BF5">
              <w:t>17</w:t>
            </w:r>
          </w:p>
        </w:tc>
      </w:tr>
      <w:tr w:rsidR="00D30B85" w14:paraId="2C7E3748" w14:textId="77777777">
        <w:trPr>
          <w:tblCellSpacing w:w="0" w:type="dxa"/>
          <w:jc w:val="center"/>
        </w:trPr>
        <w:tc>
          <w:tcPr>
            <w:tcW w:w="1547" w:type="pct"/>
          </w:tcPr>
          <w:p w14:paraId="2A5B85E6" w14:textId="77777777" w:rsidR="00D30B85" w:rsidRPr="00770BF5" w:rsidRDefault="00D30B85" w:rsidP="00F509F0">
            <w:pPr>
              <w:pStyle w:val="a5"/>
              <w:ind w:firstLine="0"/>
              <w:jc w:val="center"/>
            </w:pPr>
            <w:r w:rsidRPr="00770BF5">
              <w:t>ВТБ</w:t>
            </w:r>
          </w:p>
        </w:tc>
        <w:tc>
          <w:tcPr>
            <w:tcW w:w="1309" w:type="pct"/>
          </w:tcPr>
          <w:p w14:paraId="142CA53E" w14:textId="77777777" w:rsidR="00D30B85" w:rsidRPr="00770BF5" w:rsidRDefault="00D30B85" w:rsidP="00F509F0">
            <w:pPr>
              <w:pStyle w:val="a5"/>
              <w:ind w:firstLine="0"/>
              <w:jc w:val="center"/>
            </w:pPr>
            <w:r w:rsidRPr="00770BF5">
              <w:t>132</w:t>
            </w:r>
          </w:p>
        </w:tc>
        <w:tc>
          <w:tcPr>
            <w:tcW w:w="1000" w:type="pct"/>
          </w:tcPr>
          <w:p w14:paraId="0FCC0974" w14:textId="77777777" w:rsidR="00D30B85" w:rsidRPr="00770BF5" w:rsidRDefault="00D30B85" w:rsidP="00F509F0">
            <w:pPr>
              <w:pStyle w:val="a5"/>
              <w:ind w:firstLine="0"/>
              <w:jc w:val="center"/>
            </w:pPr>
            <w:r w:rsidRPr="00770BF5">
              <w:t>11</w:t>
            </w:r>
          </w:p>
        </w:tc>
        <w:tc>
          <w:tcPr>
            <w:tcW w:w="1144" w:type="pct"/>
          </w:tcPr>
          <w:p w14:paraId="21935706" w14:textId="77777777" w:rsidR="00D30B85" w:rsidRPr="00770BF5" w:rsidRDefault="00D30B85" w:rsidP="00F509F0">
            <w:pPr>
              <w:pStyle w:val="a5"/>
              <w:ind w:firstLine="0"/>
              <w:jc w:val="center"/>
            </w:pPr>
            <w:r w:rsidRPr="00770BF5">
              <w:t>12</w:t>
            </w:r>
          </w:p>
        </w:tc>
      </w:tr>
    </w:tbl>
    <w:p w14:paraId="011B7E2E" w14:textId="77777777" w:rsidR="00D30B85" w:rsidRDefault="00D30B85" w:rsidP="00F509F0">
      <w:pPr>
        <w:pStyle w:val="a5"/>
        <w:spacing w:before="240"/>
      </w:pPr>
      <w:r>
        <w:lastRenderedPageBreak/>
        <w:t>(Приведено по публикации на сайте:</w:t>
      </w:r>
      <w:r>
        <w:br/>
      </w:r>
      <w:hyperlink r:id="rId32" w:history="1">
        <w:r w:rsidRPr="00536626">
          <w:rPr>
            <w:rStyle w:val="Hyperlink"/>
          </w:rPr>
          <w:t>http://www.eg-online.ru/archive/item.php?ITEM_ID=48845</w:t>
        </w:r>
      </w:hyperlink>
      <w:r>
        <w:t>).</w:t>
      </w:r>
    </w:p>
    <w:p w14:paraId="16C466F5" w14:textId="77777777" w:rsidR="00D30B85" w:rsidRDefault="00D30B85" w:rsidP="00F509F0">
      <w:pPr>
        <w:pStyle w:val="Heading2"/>
        <w:spacing w:before="240"/>
      </w:pPr>
      <w:bookmarkStart w:id="9" w:name="_Toc232339027"/>
      <w:bookmarkStart w:id="10" w:name="_Toc237339532"/>
      <w:r>
        <w:t>1.4. “Отчёт” без отчёта Правительства РФ п</w:t>
      </w:r>
      <w:r>
        <w:t>е</w:t>
      </w:r>
      <w:r>
        <w:t>ред Думой</w:t>
      </w:r>
      <w:bookmarkEnd w:id="9"/>
      <w:bookmarkEnd w:id="10"/>
    </w:p>
    <w:p w14:paraId="07AE79FC" w14:textId="596B0D1F" w:rsidR="00D30B85" w:rsidRDefault="00D30B85" w:rsidP="00873ABF">
      <w:pPr>
        <w:pStyle w:val="PlainText"/>
      </w:pPr>
      <w:r>
        <w:t xml:space="preserve">6 апреля премьер-министр РФ В.В.Путин выступил в Госдуме с “отчётом” о деятельности Правительства РФ за </w:t>
      </w:r>
      <w:smartTag w:uri="urn:schemas-microsoft-com:office:smarttags" w:element="metricconverter">
        <w:smartTagPr>
          <w:attr w:name="ProductID" w:val="2008 г"/>
        </w:smartTagPr>
        <w:r>
          <w:t>2008 г</w:t>
        </w:r>
      </w:smartTag>
      <w:r>
        <w:t>.</w:t>
      </w:r>
      <w:r w:rsidRPr="00D30B85">
        <w:rPr>
          <w:vertAlign w:val="superscript"/>
        </w:rPr>
        <w:t>[XXIII]</w:t>
      </w:r>
      <w:r>
        <w:t xml:space="preserve"> Общие впечатления от просмотра выступления В.В.Путина по телевид</w:t>
      </w:r>
      <w:r>
        <w:t>е</w:t>
      </w:r>
      <w:r>
        <w:t>нию в прямом эф</w:t>
      </w:r>
      <w:r>
        <w:t>и</w:t>
      </w:r>
      <w:r>
        <w:t xml:space="preserve">ре: </w:t>
      </w:r>
    </w:p>
    <w:p w14:paraId="4B8A6145" w14:textId="2A16BA13" w:rsidR="00D30B85" w:rsidRDefault="00D30B85" w:rsidP="00C50FE4">
      <w:pPr>
        <w:pStyle w:val="a7"/>
      </w:pPr>
      <w:r>
        <w:t>Первая волна кризиса не привела его к полной катастрофе мировоззрения и миропонимания, и п</w:t>
      </w:r>
      <w:r>
        <w:t>о</w:t>
      </w:r>
      <w:r>
        <w:t>тому</w:t>
      </w:r>
      <w:r w:rsidRPr="00CC0588">
        <w:t xml:space="preserve"> </w:t>
      </w:r>
      <w:r>
        <w:t>В.В.Путин по-прежнему «себе на уме», т.е. он некот</w:t>
      </w:r>
      <w:r>
        <w:t>о</w:t>
      </w:r>
      <w:r>
        <w:t>рым образом осознаёт происходящее как совокупность явлений в их взаимосвязи и имеет некие намерения в отношении управления этой сов</w:t>
      </w:r>
      <w:r>
        <w:t>о</w:t>
      </w:r>
      <w:r>
        <w:t>купностью. Иными словами, он по-прежнему концептуально вла</w:t>
      </w:r>
      <w:r>
        <w:softHyphen/>
        <w:t>стен в пределах тех ограничений, которые налагают на концептуальную властность его верования, образование и общая осведомлённость, миропонимание, нравы. Но огл</w:t>
      </w:r>
      <w:r>
        <w:t>а</w:t>
      </w:r>
      <w:r>
        <w:t>шать публично в толпе концепцию, на которую он работает, и средства её воплощения в жизнь В.В.Путин по-преж</w:t>
      </w:r>
      <w:r>
        <w:softHyphen/>
        <w:t>не</w:t>
      </w:r>
      <w:r>
        <w:softHyphen/>
        <w:t>му не считает необходимым. На этой основе В.В.Путин намер</w:t>
      </w:r>
      <w:r>
        <w:t>е</w:t>
      </w:r>
      <w:r>
        <w:t>вается продолжать быть «главным разводящим» в Росси</w:t>
      </w:r>
      <w:r>
        <w:t>о</w:t>
      </w:r>
      <w:r>
        <w:t>нии</w:t>
      </w:r>
      <w:r w:rsidRPr="00D30B85">
        <w:rPr>
          <w:vertAlign w:val="superscript"/>
        </w:rPr>
        <w:t>[XXIV]</w:t>
      </w:r>
      <w:r>
        <w:t>.</w:t>
      </w:r>
    </w:p>
    <w:p w14:paraId="16C2766A" w14:textId="77777777" w:rsidR="00D30B85" w:rsidRDefault="00D30B85" w:rsidP="00873ABF">
      <w:pPr>
        <w:pStyle w:val="PlainText"/>
      </w:pPr>
      <w:r>
        <w:t>И соответственно в выступлении в Думе имела м</w:t>
      </w:r>
      <w:r>
        <w:t>е</w:t>
      </w:r>
      <w:r>
        <w:t>сто:</w:t>
      </w:r>
    </w:p>
    <w:p w14:paraId="3D457050" w14:textId="7EA1B5F3" w:rsidR="00D30B85" w:rsidRDefault="00D30B85" w:rsidP="00F509F0">
      <w:pPr>
        <w:pStyle w:val="a3"/>
        <w:numPr>
          <w:ilvl w:val="0"/>
          <w:numId w:val="20"/>
        </w:numPr>
        <w:ind w:left="397" w:hanging="227"/>
      </w:pPr>
      <w:r w:rsidRPr="006A66F8">
        <w:rPr>
          <w:i/>
        </w:rPr>
        <w:t>демонстрация на публику</w:t>
      </w:r>
      <w:r>
        <w:t xml:space="preserve"> уверенности 1) в за</w:t>
      </w:r>
      <w:r>
        <w:t>в</w:t>
      </w:r>
      <w:r>
        <w:t>трашнем дне и 2) в адекватности политики государственной власти РФ в противодействии проявлен</w:t>
      </w:r>
      <w:r>
        <w:t>и</w:t>
      </w:r>
      <w:r>
        <w:t>ям кризиса в России</w:t>
      </w:r>
      <w:r w:rsidRPr="00D30B85">
        <w:rPr>
          <w:vertAlign w:val="superscript"/>
        </w:rPr>
        <w:t>[XXV]</w:t>
      </w:r>
      <w:r>
        <w:t xml:space="preserve">, </w:t>
      </w:r>
    </w:p>
    <w:p w14:paraId="2BF2828F" w14:textId="77777777" w:rsidR="00D30B85" w:rsidRDefault="00D30B85" w:rsidP="00F509F0">
      <w:pPr>
        <w:pStyle w:val="a3"/>
        <w:numPr>
          <w:ilvl w:val="0"/>
          <w:numId w:val="20"/>
        </w:numPr>
        <w:ind w:left="397" w:hanging="227"/>
      </w:pPr>
      <w:r>
        <w:t xml:space="preserve">сквозь которую просвечивает утрата </w:t>
      </w:r>
      <w:r w:rsidRPr="00253192">
        <w:rPr>
          <w:i/>
        </w:rPr>
        <w:t>неких «невинности» и «целомудрия»,</w:t>
      </w:r>
      <w:r>
        <w:t xml:space="preserve"> что произошло под воздействием первой во</w:t>
      </w:r>
      <w:r>
        <w:t>л</w:t>
      </w:r>
      <w:r>
        <w:t xml:space="preserve">ны кризиса в четвёртом квартале </w:t>
      </w:r>
      <w:smartTag w:uri="urn:schemas-microsoft-com:office:smarttags" w:element="metricconverter">
        <w:smartTagPr>
          <w:attr w:name="ProductID" w:val="2008 г"/>
        </w:smartTagPr>
        <w:r>
          <w:t>2008 г</w:t>
        </w:r>
      </w:smartTag>
      <w:r>
        <w:t>. и какой факт инд</w:t>
      </w:r>
      <w:r>
        <w:t>и</w:t>
      </w:r>
      <w:r>
        <w:t xml:space="preserve">вид пытается скрыть от окружающих, </w:t>
      </w:r>
      <w:r w:rsidRPr="000E3AD6">
        <w:rPr>
          <w:i/>
        </w:rPr>
        <w:t>проявляя некоторое актёрское мастерство, — конечно, это не «школа Стан</w:t>
      </w:r>
      <w:r w:rsidRPr="000E3AD6">
        <w:rPr>
          <w:i/>
        </w:rPr>
        <w:t>и</w:t>
      </w:r>
      <w:r w:rsidRPr="000E3AD6">
        <w:rPr>
          <w:i/>
        </w:rPr>
        <w:t>славск</w:t>
      </w:r>
      <w:r w:rsidRPr="000E3AD6">
        <w:rPr>
          <w:i/>
        </w:rPr>
        <w:t>о</w:t>
      </w:r>
      <w:r w:rsidRPr="000E3AD6">
        <w:rPr>
          <w:i/>
        </w:rPr>
        <w:t>го», но многие всё же верят</w:t>
      </w:r>
      <w:r>
        <w:t xml:space="preserve">… </w:t>
      </w:r>
    </w:p>
    <w:p w14:paraId="11876518" w14:textId="77777777" w:rsidR="00D30B85" w:rsidRDefault="00D30B85" w:rsidP="00C50FE4">
      <w:pPr>
        <w:pStyle w:val="a7"/>
      </w:pPr>
      <w:r>
        <w:t>В действительности никакого отчёта Правительства РФ не было, а был пиар и «разводняк» под видом отчёта, и этот п</w:t>
      </w:r>
      <w:r>
        <w:t>и</w:t>
      </w:r>
      <w:r>
        <w:t>ар «партии власти» думская “оппозиция” «съела» как дол</w:t>
      </w:r>
      <w:r>
        <w:t>ж</w:t>
      </w:r>
      <w:r>
        <w:t xml:space="preserve">ное. Это утверждение основывается на последовательности вопросов и ответов на них, о которых в </w:t>
      </w:r>
      <w:r>
        <w:lastRenderedPageBreak/>
        <w:t>общем-то никто в обществе, в его институтах власти и в СМИ не зад</w:t>
      </w:r>
      <w:r>
        <w:t>у</w:t>
      </w:r>
      <w:r>
        <w:t>мывается.</w:t>
      </w:r>
    </w:p>
    <w:p w14:paraId="123E0597" w14:textId="4709ABE6" w:rsidR="00D30B85" w:rsidRPr="003563FD" w:rsidRDefault="00D30B85" w:rsidP="00873ABF">
      <w:pPr>
        <w:pStyle w:val="PlainText"/>
      </w:pPr>
      <w:r>
        <w:t xml:space="preserve">Почему никто не задумывается? </w:t>
      </w:r>
      <w:r w:rsidRPr="00223AAE">
        <w:t>—</w:t>
      </w:r>
      <w:r>
        <w:t xml:space="preserve"> Да потому, что думать не умеют: диалектика для них </w:t>
      </w:r>
      <w:r w:rsidRPr="00AD0953">
        <w:t>―</w:t>
      </w:r>
      <w:r>
        <w:t xml:space="preserve"> некая «заумная бредятина» </w:t>
      </w:r>
      <w:r w:rsidRPr="00223AAE">
        <w:t>—</w:t>
      </w:r>
      <w:r>
        <w:t xml:space="preserve"> «вещь в себе», а не универсально работоспособный метод выя</w:t>
      </w:r>
      <w:r>
        <w:t>в</w:t>
      </w:r>
      <w:r>
        <w:t>ления истины путём постановки определённых по смыслу вопр</w:t>
      </w:r>
      <w:r>
        <w:t>о</w:t>
      </w:r>
      <w:r>
        <w:t>сов и формулировки ответов на них, также определённых по смыслу</w:t>
      </w:r>
      <w:r w:rsidRPr="00D30B85">
        <w:rPr>
          <w:vertAlign w:val="superscript"/>
        </w:rPr>
        <w:t>[XXVI]</w:t>
      </w:r>
      <w:r>
        <w:t>. Поэтому далее, чтобы не объяснять её суть, покажем</w:t>
      </w:r>
      <w:r w:rsidRPr="003563FD">
        <w:t xml:space="preserve"> </w:t>
      </w:r>
      <w:r>
        <w:t>на конкретном примере, как она раб</w:t>
      </w:r>
      <w:r>
        <w:t>о</w:t>
      </w:r>
      <w:r>
        <w:t>тает.</w:t>
      </w:r>
    </w:p>
    <w:p w14:paraId="70692A59" w14:textId="77777777" w:rsidR="00D30B85" w:rsidRDefault="00D30B85" w:rsidP="00F509F0">
      <w:pPr>
        <w:pStyle w:val="ab"/>
      </w:pPr>
      <w:r w:rsidRPr="004E25F9">
        <w:t>———————</w:t>
      </w:r>
    </w:p>
    <w:p w14:paraId="0D8A96E4" w14:textId="77777777" w:rsidR="00D30B85" w:rsidRPr="00386CDF" w:rsidRDefault="00D30B85" w:rsidP="00873ABF">
      <w:pPr>
        <w:pStyle w:val="PlainText"/>
        <w:rPr>
          <w:i/>
        </w:rPr>
      </w:pPr>
      <w:r w:rsidRPr="00476CC6">
        <w:rPr>
          <w:b/>
        </w:rPr>
        <w:t>Вопрос первый</w:t>
      </w:r>
      <w:r>
        <w:t xml:space="preserve">: </w:t>
      </w:r>
      <w:r w:rsidRPr="00386CDF">
        <w:rPr>
          <w:i/>
        </w:rPr>
        <w:t>Чем характеризуется жизнь общ</w:t>
      </w:r>
      <w:r w:rsidRPr="00386CDF">
        <w:rPr>
          <w:i/>
        </w:rPr>
        <w:t>е</w:t>
      </w:r>
      <w:r w:rsidRPr="00386CDF">
        <w:rPr>
          <w:i/>
        </w:rPr>
        <w:t>ства?</w:t>
      </w:r>
    </w:p>
    <w:p w14:paraId="18CB545D" w14:textId="77777777" w:rsidR="00D30B85" w:rsidRPr="00386CDF" w:rsidRDefault="00D30B85" w:rsidP="00873ABF">
      <w:pPr>
        <w:pStyle w:val="PlainText"/>
        <w:rPr>
          <w:i/>
        </w:rPr>
      </w:pPr>
      <w:r w:rsidRPr="00476CC6">
        <w:rPr>
          <w:b/>
        </w:rPr>
        <w:t>Ответ</w:t>
      </w:r>
      <w:r>
        <w:t xml:space="preserve">: </w:t>
      </w:r>
      <w:r w:rsidRPr="00386CDF">
        <w:rPr>
          <w:i/>
        </w:rPr>
        <w:t>Разнородными статистиками и их взаим</w:t>
      </w:r>
      <w:r w:rsidRPr="00386CDF">
        <w:rPr>
          <w:i/>
        </w:rPr>
        <w:t>о</w:t>
      </w:r>
      <w:r w:rsidRPr="00386CDF">
        <w:rPr>
          <w:i/>
        </w:rPr>
        <w:t>связями.</w:t>
      </w:r>
    </w:p>
    <w:p w14:paraId="4B703BB7" w14:textId="77777777" w:rsidR="00D30B85" w:rsidRPr="00386CDF" w:rsidRDefault="00D30B85" w:rsidP="00873ABF">
      <w:pPr>
        <w:pStyle w:val="PlainText"/>
        <w:rPr>
          <w:i/>
        </w:rPr>
      </w:pPr>
      <w:r>
        <w:rPr>
          <w:b/>
        </w:rPr>
        <w:t>Вопрос второй</w:t>
      </w:r>
      <w:r>
        <w:t xml:space="preserve">: </w:t>
      </w:r>
      <w:r w:rsidRPr="00386CDF">
        <w:rPr>
          <w:i/>
        </w:rPr>
        <w:t>Чем характеризуются изменения в жизни общества?</w:t>
      </w:r>
    </w:p>
    <w:p w14:paraId="2BAFC3B5" w14:textId="77777777" w:rsidR="00D30B85" w:rsidRPr="00386CDF" w:rsidRDefault="00D30B85" w:rsidP="00873ABF">
      <w:pPr>
        <w:pStyle w:val="PlainText"/>
        <w:rPr>
          <w:i/>
        </w:rPr>
      </w:pPr>
      <w:r w:rsidRPr="00476CC6">
        <w:rPr>
          <w:b/>
        </w:rPr>
        <w:t>Ответ</w:t>
      </w:r>
      <w:r>
        <w:t>:</w:t>
      </w:r>
      <w:r w:rsidRPr="00886135">
        <w:t xml:space="preserve"> </w:t>
      </w:r>
      <w:r w:rsidRPr="00386CDF">
        <w:rPr>
          <w:i/>
        </w:rPr>
        <w:t>Изменениями статистик и их взаим</w:t>
      </w:r>
      <w:r w:rsidRPr="00386CDF">
        <w:rPr>
          <w:i/>
        </w:rPr>
        <w:t>о</w:t>
      </w:r>
      <w:r w:rsidRPr="00386CDF">
        <w:rPr>
          <w:i/>
        </w:rPr>
        <w:t>связей.</w:t>
      </w:r>
    </w:p>
    <w:p w14:paraId="10F3C3A2" w14:textId="77777777" w:rsidR="00D30B85" w:rsidRPr="00386CDF" w:rsidRDefault="00D30B85" w:rsidP="00873ABF">
      <w:pPr>
        <w:pStyle w:val="PlainText"/>
        <w:rPr>
          <w:i/>
        </w:rPr>
      </w:pPr>
      <w:r w:rsidRPr="00476CC6">
        <w:rPr>
          <w:b/>
        </w:rPr>
        <w:t>Вопрос третий</w:t>
      </w:r>
      <w:r>
        <w:t xml:space="preserve">: </w:t>
      </w:r>
      <w:r w:rsidRPr="00386CDF">
        <w:rPr>
          <w:i/>
        </w:rPr>
        <w:t>Что такое практическая пол</w:t>
      </w:r>
      <w:r w:rsidRPr="00386CDF">
        <w:rPr>
          <w:i/>
        </w:rPr>
        <w:t>и</w:t>
      </w:r>
      <w:r w:rsidRPr="00386CDF">
        <w:rPr>
          <w:i/>
        </w:rPr>
        <w:t>тика?</w:t>
      </w:r>
    </w:p>
    <w:p w14:paraId="72A4DF43" w14:textId="77777777" w:rsidR="00D30B85" w:rsidRPr="00386CDF" w:rsidRDefault="00D30B85" w:rsidP="00873ABF">
      <w:pPr>
        <w:pStyle w:val="PlainText"/>
        <w:rPr>
          <w:i/>
        </w:rPr>
      </w:pPr>
      <w:r w:rsidRPr="00476CC6">
        <w:rPr>
          <w:b/>
        </w:rPr>
        <w:t>Ответ</w:t>
      </w:r>
      <w:r>
        <w:t xml:space="preserve">: </w:t>
      </w:r>
      <w:r w:rsidRPr="00386CDF">
        <w:rPr>
          <w:i/>
        </w:rPr>
        <w:t>Это — целеполагание в отношении желательного и</w:t>
      </w:r>
      <w:r w:rsidRPr="00386CDF">
        <w:rPr>
          <w:i/>
        </w:rPr>
        <w:t>з</w:t>
      </w:r>
      <w:r w:rsidRPr="00386CDF">
        <w:rPr>
          <w:i/>
        </w:rPr>
        <w:t>менения статистик в обозримой перспективе и воплощение н</w:t>
      </w:r>
      <w:r w:rsidRPr="00386CDF">
        <w:rPr>
          <w:i/>
        </w:rPr>
        <w:t>а</w:t>
      </w:r>
      <w:r w:rsidRPr="00386CDF">
        <w:rPr>
          <w:i/>
        </w:rPr>
        <w:t>меченных изменений жизнь в результате осуществления выр</w:t>
      </w:r>
      <w:r w:rsidRPr="00386CDF">
        <w:rPr>
          <w:i/>
        </w:rPr>
        <w:t>а</w:t>
      </w:r>
      <w:r w:rsidRPr="00386CDF">
        <w:rPr>
          <w:i/>
        </w:rPr>
        <w:t>ботанных целесообра</w:t>
      </w:r>
      <w:r w:rsidRPr="00386CDF">
        <w:rPr>
          <w:i/>
        </w:rPr>
        <w:t>з</w:t>
      </w:r>
      <w:r w:rsidRPr="00386CDF">
        <w:rPr>
          <w:i/>
        </w:rPr>
        <w:t>ных действий.</w:t>
      </w:r>
    </w:p>
    <w:p w14:paraId="3A15FD22" w14:textId="77777777" w:rsidR="00D30B85" w:rsidRPr="00386CDF" w:rsidRDefault="00D30B85" w:rsidP="00873ABF">
      <w:pPr>
        <w:pStyle w:val="PlainText"/>
        <w:rPr>
          <w:i/>
        </w:rPr>
      </w:pPr>
      <w:r>
        <w:rPr>
          <w:b/>
        </w:rPr>
        <w:t>Вопрос четвёртый</w:t>
      </w:r>
      <w:r>
        <w:t xml:space="preserve">: </w:t>
      </w:r>
      <w:r w:rsidRPr="00386CDF">
        <w:rPr>
          <w:i/>
        </w:rPr>
        <w:t>Могут ли единичные факты заменить собой статистику или набор статистик разного рода в качестве характеристик (п</w:t>
      </w:r>
      <w:r w:rsidRPr="00386CDF">
        <w:rPr>
          <w:i/>
        </w:rPr>
        <w:t>о</w:t>
      </w:r>
      <w:r w:rsidRPr="00386CDF">
        <w:rPr>
          <w:i/>
        </w:rPr>
        <w:t>казателей) жизни общества?</w:t>
      </w:r>
    </w:p>
    <w:p w14:paraId="789CDB7D" w14:textId="1AB4B19D" w:rsidR="00D30B85" w:rsidRPr="00386CDF" w:rsidRDefault="00D30B85" w:rsidP="00873ABF">
      <w:pPr>
        <w:pStyle w:val="PlainText"/>
        <w:rPr>
          <w:i/>
        </w:rPr>
      </w:pPr>
      <w:r w:rsidRPr="004E25F9">
        <w:rPr>
          <w:b/>
        </w:rPr>
        <w:t>Ответ</w:t>
      </w:r>
      <w:r>
        <w:t xml:space="preserve">: </w:t>
      </w:r>
      <w:r w:rsidRPr="00386CDF">
        <w:rPr>
          <w:i/>
        </w:rPr>
        <w:t>Нет, не могут, поскольку одним и тем же единичным фактам в жизни общества неизбежно сопутствует множество других единичных фактов и именно все они в совокупности обр</w:t>
      </w:r>
      <w:r w:rsidRPr="00386CDF">
        <w:rPr>
          <w:i/>
        </w:rPr>
        <w:t>а</w:t>
      </w:r>
      <w:r w:rsidRPr="00386CDF">
        <w:rPr>
          <w:i/>
        </w:rPr>
        <w:t>зуют статистику, которая действительно характеризует ту или иную сторону жизни общества. Иначе говоря, одним и тем же единичным данным в жизни могут соответств</w:t>
      </w:r>
      <w:r w:rsidRPr="00386CDF">
        <w:rPr>
          <w:i/>
        </w:rPr>
        <w:t>о</w:t>
      </w:r>
      <w:r w:rsidRPr="00386CDF">
        <w:rPr>
          <w:i/>
        </w:rPr>
        <w:t>вать разные статистики, и потому единичные факты, не образующие собой репрезентати</w:t>
      </w:r>
      <w:r w:rsidRPr="00386CDF">
        <w:rPr>
          <w:i/>
        </w:rPr>
        <w:t>в</w:t>
      </w:r>
      <w:r w:rsidRPr="00386CDF">
        <w:rPr>
          <w:i/>
        </w:rPr>
        <w:t>ную выборку</w:t>
      </w:r>
      <w:r w:rsidRPr="00D30B85">
        <w:rPr>
          <w:vertAlign w:val="superscript"/>
        </w:rPr>
        <w:t>[XXVII]</w:t>
      </w:r>
      <w:r w:rsidRPr="00386CDF">
        <w:rPr>
          <w:i/>
        </w:rPr>
        <w:t>, не могут заменить ни какую-либо одну статистику, ни набор разнородных ст</w:t>
      </w:r>
      <w:r w:rsidRPr="00386CDF">
        <w:rPr>
          <w:i/>
        </w:rPr>
        <w:t>а</w:t>
      </w:r>
      <w:r w:rsidRPr="00386CDF">
        <w:rPr>
          <w:i/>
        </w:rPr>
        <w:t>тистик.</w:t>
      </w:r>
    </w:p>
    <w:p w14:paraId="349D37F5" w14:textId="77777777" w:rsidR="00D30B85" w:rsidRDefault="00D30B85" w:rsidP="00F509F0">
      <w:pPr>
        <w:pStyle w:val="ab"/>
      </w:pPr>
      <w:r w:rsidRPr="004E25F9">
        <w:t>———————</w:t>
      </w:r>
    </w:p>
    <w:p w14:paraId="0E787B10" w14:textId="77777777" w:rsidR="00D30B85" w:rsidRDefault="00D30B85" w:rsidP="006630AA">
      <w:pPr>
        <w:pStyle w:val="Heading3"/>
        <w:spacing w:before="0"/>
      </w:pPr>
      <w:bookmarkStart w:id="11" w:name="_Toc237339533"/>
      <w:r w:rsidRPr="006630AA">
        <w:rPr>
          <w:b/>
          <w:i w:val="0"/>
        </w:rPr>
        <w:t>Отступление от темы:</w:t>
      </w:r>
      <w:r>
        <w:br/>
        <w:t>Как соображать слово «статистика»</w:t>
      </w:r>
      <w:bookmarkEnd w:id="11"/>
    </w:p>
    <w:p w14:paraId="3F15CC1C" w14:textId="77777777" w:rsidR="00D30B85" w:rsidRDefault="00D30B85" w:rsidP="00873ABF">
      <w:pPr>
        <w:pStyle w:val="PlainText"/>
      </w:pPr>
      <w:r>
        <w:t xml:space="preserve">К этому надо добавить, что для подавляющего большинства людей слово «статистика» </w:t>
      </w:r>
      <w:r w:rsidRPr="00223AAE">
        <w:t>—</w:t>
      </w:r>
      <w:r>
        <w:t xml:space="preserve"> не опред</w:t>
      </w:r>
      <w:r>
        <w:t>е</w:t>
      </w:r>
      <w:r>
        <w:t xml:space="preserve">лённое по смыслу: оно не </w:t>
      </w:r>
      <w:r>
        <w:lastRenderedPageBreak/>
        <w:t>вызывает в их психике н</w:t>
      </w:r>
      <w:r>
        <w:t>и</w:t>
      </w:r>
      <w:r>
        <w:t>каких общих для них образов, которые они могли бы соотнести с жизненными явлениями. Удручающее впечатление производит то обстоятельство, что слово «статист</w:t>
      </w:r>
      <w:r>
        <w:t>и</w:t>
      </w:r>
      <w:r>
        <w:t>ка» не в</w:t>
      </w:r>
      <w:r>
        <w:t>ы</w:t>
      </w:r>
      <w:r>
        <w:t>зывает адекватных образов даже у тех, кто в своё время прослушал в вузе курс «Теория вероятностей и математическая статисти</w:t>
      </w:r>
      <w:r>
        <w:softHyphen/>
        <w:t>ка» и получил по нему вполне приличную оценку: как только дело доходит до практического применения в жизни нек</w:t>
      </w:r>
      <w:r>
        <w:t>о</w:t>
      </w:r>
      <w:r>
        <w:t xml:space="preserve">гда полученных знаний, в подавляющем большинстве случаев оказывается, что знания </w:t>
      </w:r>
      <w:r w:rsidRPr="00223AAE">
        <w:t>—</w:t>
      </w:r>
      <w:r>
        <w:t xml:space="preserve"> с</w:t>
      </w:r>
      <w:r>
        <w:t>а</w:t>
      </w:r>
      <w:r>
        <w:t xml:space="preserve">ми по себе, а жизнь </w:t>
      </w:r>
      <w:r w:rsidRPr="00223AAE">
        <w:t>—</w:t>
      </w:r>
      <w:r>
        <w:t xml:space="preserve"> сама по себе. </w:t>
      </w:r>
    </w:p>
    <w:p w14:paraId="424429F6" w14:textId="77777777" w:rsidR="00D30B85" w:rsidRDefault="00D30B85" w:rsidP="006A36E7">
      <w:pPr>
        <w:pStyle w:val="PlainText"/>
        <w:numPr>
          <w:ins w:id="12" w:author="Пользователь" w:date="2009-07-11T01:30:00Z"/>
        </w:numPr>
      </w:pPr>
      <w:r>
        <w:t xml:space="preserve">Поэтому внесём ясность в вопрос о том, что </w:t>
      </w:r>
      <w:r w:rsidRPr="00EF3A2A">
        <w:rPr>
          <w:i/>
        </w:rPr>
        <w:t>видеть</w:t>
      </w:r>
      <w:r>
        <w:t xml:space="preserve"> за словом «статистика» в приведённой выше подборке вопросов и о</w:t>
      </w:r>
      <w:r>
        <w:t>т</w:t>
      </w:r>
      <w:r>
        <w:t>ветов. Обратимся к рис.</w:t>
      </w:r>
      <w:r w:rsidRPr="00213A23">
        <w:t xml:space="preserve"> </w:t>
      </w:r>
      <w:r>
        <w:t>1 (на следующей странице).</w:t>
      </w:r>
    </w:p>
    <w:p w14:paraId="4C0A8966" w14:textId="77777777" w:rsidR="00D30B85" w:rsidRDefault="00D30B85" w:rsidP="00386CDF">
      <w:pPr>
        <w:pStyle w:val="PlainText"/>
      </w:pPr>
      <w:r>
        <w:t xml:space="preserve">На рис. 1 показана система координат </w:t>
      </w:r>
      <w:r w:rsidRPr="00B35828">
        <w:rPr>
          <w:i/>
        </w:rPr>
        <w:t>0</w:t>
      </w:r>
      <w:r>
        <w:rPr>
          <w:i/>
          <w:lang w:val="en-US"/>
        </w:rPr>
        <w:t>xy</w:t>
      </w:r>
      <w:r>
        <w:t xml:space="preserve">: </w:t>
      </w:r>
    </w:p>
    <w:p w14:paraId="4B45EF63" w14:textId="77777777" w:rsidR="00D30B85" w:rsidRDefault="00D30B85" w:rsidP="00386CDF">
      <w:pPr>
        <w:pStyle w:val="a3"/>
        <w:numPr>
          <w:ilvl w:val="0"/>
          <w:numId w:val="18"/>
        </w:numPr>
        <w:ind w:left="397" w:hanging="227"/>
      </w:pPr>
      <w:r>
        <w:t xml:space="preserve">По горизонтали — ось абсцисс </w:t>
      </w:r>
      <w:r>
        <w:rPr>
          <w:i/>
        </w:rPr>
        <w:t>x.</w:t>
      </w:r>
      <w:r>
        <w:t xml:space="preserve"> По оси </w:t>
      </w:r>
      <w:r>
        <w:rPr>
          <w:i/>
          <w:lang w:val="en-US"/>
        </w:rPr>
        <w:t>x</w:t>
      </w:r>
      <w:r w:rsidRPr="00B35828">
        <w:rPr>
          <w:i/>
        </w:rPr>
        <w:t xml:space="preserve"> </w:t>
      </w:r>
      <w:r>
        <w:t>откладываются значения параметра, по которому распределено рассматр</w:t>
      </w:r>
      <w:r>
        <w:t>и</w:t>
      </w:r>
      <w:r>
        <w:t xml:space="preserve">ваемое множество. </w:t>
      </w:r>
    </w:p>
    <w:p w14:paraId="54FD80EE" w14:textId="77777777" w:rsidR="00D30B85" w:rsidRDefault="00D30B85" w:rsidP="00386CDF">
      <w:pPr>
        <w:pStyle w:val="a3"/>
        <w:numPr>
          <w:ilvl w:val="0"/>
          <w:numId w:val="18"/>
        </w:numPr>
        <w:ind w:left="397" w:hanging="227"/>
      </w:pPr>
      <w:r>
        <w:t>По вертикали — ось ординат</w:t>
      </w:r>
      <w:r w:rsidRPr="00213A23">
        <w:t xml:space="preserve"> </w:t>
      </w:r>
      <w:r>
        <w:rPr>
          <w:i/>
          <w:lang w:val="en-US"/>
        </w:rPr>
        <w:t>y</w:t>
      </w:r>
      <w:r>
        <w:t xml:space="preserve">. По оси </w:t>
      </w:r>
      <w:r>
        <w:rPr>
          <w:i/>
          <w:lang w:val="en-US"/>
        </w:rPr>
        <w:t>y</w:t>
      </w:r>
      <w:r w:rsidRPr="00213A23">
        <w:rPr>
          <w:i/>
        </w:rPr>
        <w:t xml:space="preserve"> </w:t>
      </w:r>
      <w:r>
        <w:t>откладываются зн</w:t>
      </w:r>
      <w:r>
        <w:t>а</w:t>
      </w:r>
      <w:r>
        <w:t>чения функций плотности распредел</w:t>
      </w:r>
      <w:r>
        <w:t>е</w:t>
      </w:r>
      <w:r>
        <w:t xml:space="preserve">ния </w:t>
      </w:r>
      <w:r>
        <w:rPr>
          <w:i/>
        </w:rPr>
        <w:t xml:space="preserve">φ(x) </w:t>
      </w:r>
      <w:r>
        <w:t xml:space="preserve">и интегральной функции распределения </w:t>
      </w:r>
      <w:r>
        <w:rPr>
          <w:i/>
        </w:rPr>
        <w:t>Ф(x).</w:t>
      </w:r>
      <w:r>
        <w:t xml:space="preserve"> </w:t>
      </w:r>
    </w:p>
    <w:p w14:paraId="1C480DBE" w14:textId="77777777" w:rsidR="00D30B85" w:rsidRDefault="00D30B85" w:rsidP="00386CDF">
      <w:pPr>
        <w:pStyle w:val="PlainText"/>
      </w:pPr>
      <w:r>
        <w:t xml:space="preserve">Параллельно оси абсцисс на уровне максимально возможного значения интегральной функции распределения </w:t>
      </w:r>
      <w:r>
        <w:rPr>
          <w:i/>
          <w:lang w:val="en-US"/>
        </w:rPr>
        <w:t>y</w:t>
      </w:r>
      <w:r>
        <w:rPr>
          <w:i/>
        </w:rPr>
        <w:t> </w:t>
      </w:r>
      <w:r w:rsidRPr="00213A23">
        <w:rPr>
          <w:i/>
        </w:rPr>
        <w:t>=</w:t>
      </w:r>
      <w:r>
        <w:rPr>
          <w:i/>
        </w:rPr>
        <w:t> Ф(x) = 1</w:t>
      </w:r>
      <w:r>
        <w:t xml:space="preserve"> пр</w:t>
      </w:r>
      <w:r>
        <w:t>о</w:t>
      </w:r>
      <w:r>
        <w:t xml:space="preserve">ведена горизонтальная шкала, дублирующая ось </w:t>
      </w:r>
      <w:r>
        <w:rPr>
          <w:i/>
          <w:lang w:val="en-US"/>
        </w:rPr>
        <w:t>x</w:t>
      </w:r>
      <w:r w:rsidRPr="00213A23">
        <w:rPr>
          <w:i/>
        </w:rPr>
        <w:t>.</w:t>
      </w:r>
      <w:r>
        <w:rPr>
          <w:i/>
        </w:rPr>
        <w:t xml:space="preserve"> </w:t>
      </w:r>
      <w:r>
        <w:t>Она может быть полезной (для удобства) в некоторых случаях при работе со статистическими данными, представленными в такой графич</w:t>
      </w:r>
      <w:r>
        <w:t>е</w:t>
      </w:r>
      <w:r>
        <w:t>ской фо</w:t>
      </w:r>
      <w:r>
        <w:t>р</w:t>
      </w:r>
      <w:r>
        <w:t>ме.</w:t>
      </w:r>
      <w:r w:rsidRPr="00B35828">
        <w:t xml:space="preserve"> </w:t>
      </w:r>
    </w:p>
    <w:p w14:paraId="1343FF5A" w14:textId="77777777" w:rsidR="00D30B85" w:rsidRDefault="00D30B85" w:rsidP="00386CDF">
      <w:pPr>
        <w:pStyle w:val="PlainText"/>
      </w:pPr>
      <w:r>
        <w:t xml:space="preserve">Кроме того, параллельно оси </w:t>
      </w:r>
      <w:r w:rsidRPr="00814DCB">
        <w:rPr>
          <w:i/>
        </w:rPr>
        <w:t xml:space="preserve">y </w:t>
      </w:r>
      <w:r>
        <w:t xml:space="preserve">размещены ещё две шкалы: № 1, № 2. Обе </w:t>
      </w:r>
      <w:r w:rsidRPr="009F0103">
        <w:t>эти</w:t>
      </w:r>
      <w:r w:rsidRPr="00B35828">
        <w:t xml:space="preserve"> </w:t>
      </w:r>
      <w:r>
        <w:t>шкалы — процентные, но встречной напра</w:t>
      </w:r>
      <w:r>
        <w:t>в</w:t>
      </w:r>
      <w:r>
        <w:t>ленности, поскольку в одних задачах необходим отсчёт доли ст</w:t>
      </w:r>
      <w:r>
        <w:t>а</w:t>
      </w:r>
      <w:r>
        <w:t>тистики, включающей в себя максимум значения рассматрива</w:t>
      </w:r>
      <w:r>
        <w:t>е</w:t>
      </w:r>
      <w:r>
        <w:t>мого параметра; а в других задачах необходим отсчёт доли стат</w:t>
      </w:r>
      <w:r>
        <w:t>и</w:t>
      </w:r>
      <w:r>
        <w:t>стики, включающей в себя минимум значения рассматриваемого параметра. Как ими пользоваться, видно из сам</w:t>
      </w:r>
      <w:r>
        <w:t>о</w:t>
      </w:r>
      <w:r>
        <w:t>го рис. 1:</w:t>
      </w:r>
    </w:p>
    <w:p w14:paraId="32A7E48E" w14:textId="77777777" w:rsidR="00D30B85" w:rsidRDefault="00D30B85" w:rsidP="00386CDF">
      <w:pPr>
        <w:pStyle w:val="a3"/>
        <w:numPr>
          <w:ilvl w:val="0"/>
          <w:numId w:val="18"/>
        </w:numPr>
        <w:ind w:left="397" w:hanging="227"/>
      </w:pPr>
      <w:r>
        <w:t>Широкая чёрная полоса вдоль шкалы № 1 отмечает долю ст</w:t>
      </w:r>
      <w:r>
        <w:t>а</w:t>
      </w:r>
      <w:r>
        <w:t>тистики, в которой значение анализируемого параметра меньше, чем значение «</w:t>
      </w:r>
      <w:r>
        <w:rPr>
          <w:i/>
        </w:rPr>
        <w:t xml:space="preserve">а», </w:t>
      </w:r>
      <w:r w:rsidRPr="0037659E">
        <w:t xml:space="preserve">отмеченное </w:t>
      </w:r>
      <w:r>
        <w:t>на верхней шкале и</w:t>
      </w:r>
      <w:r>
        <w:t>з</w:t>
      </w:r>
      <w:r>
        <w:t>менений аргуме</w:t>
      </w:r>
      <w:r>
        <w:t>н</w:t>
      </w:r>
      <w:r>
        <w:t xml:space="preserve">та. </w:t>
      </w:r>
    </w:p>
    <w:p w14:paraId="6DF7F2A6" w14:textId="77777777" w:rsidR="00D30B85" w:rsidRDefault="00D30B85" w:rsidP="00386CDF">
      <w:pPr>
        <w:pStyle w:val="a3"/>
        <w:numPr>
          <w:ilvl w:val="0"/>
          <w:numId w:val="18"/>
        </w:numPr>
        <w:ind w:left="397" w:hanging="227"/>
      </w:pPr>
      <w:r>
        <w:t>Широкая чёрная полоса вдоль шкалы № 2 отмечает долю ст</w:t>
      </w:r>
      <w:r>
        <w:t>а</w:t>
      </w:r>
      <w:r>
        <w:t xml:space="preserve">тистики, в которой значение анализируемого параметра </w:t>
      </w:r>
      <w:r>
        <w:lastRenderedPageBreak/>
        <w:t>в</w:t>
      </w:r>
      <w:r>
        <w:t>ы</w:t>
      </w:r>
      <w:r>
        <w:t>ше, чем значение «</w:t>
      </w:r>
      <w:r>
        <w:rPr>
          <w:i/>
        </w:rPr>
        <w:t xml:space="preserve">б», </w:t>
      </w:r>
      <w:r w:rsidRPr="0037659E">
        <w:t xml:space="preserve">отмеченное </w:t>
      </w:r>
      <w:r>
        <w:t>на верхней шкале измен</w:t>
      </w:r>
      <w:r>
        <w:t>е</w:t>
      </w:r>
      <w:r>
        <w:t>ний аргумента.</w:t>
      </w:r>
    </w:p>
    <w:p w14:paraId="5C24CD0E" w14:textId="77777777" w:rsidR="00D30B85" w:rsidRPr="007A0BC4" w:rsidRDefault="00D30B85" w:rsidP="00386CDF">
      <w:pPr>
        <w:pStyle w:val="PlainText"/>
      </w:pPr>
      <w:r w:rsidRPr="007A0BC4">
        <w:t xml:space="preserve">Кроме того в осях </w:t>
      </w:r>
      <w:r w:rsidRPr="007A0BC4">
        <w:rPr>
          <w:i/>
        </w:rPr>
        <w:t xml:space="preserve">0xy </w:t>
      </w:r>
      <w:r w:rsidRPr="007A0BC4">
        <w:t>показаны:</w:t>
      </w:r>
    </w:p>
    <w:p w14:paraId="0ADB6A94" w14:textId="77777777" w:rsidR="00D30B85" w:rsidRDefault="00D30B85" w:rsidP="00386CDF">
      <w:pPr>
        <w:pStyle w:val="a3"/>
        <w:numPr>
          <w:ilvl w:val="0"/>
          <w:numId w:val="18"/>
        </w:numPr>
        <w:ind w:left="397" w:hanging="227"/>
      </w:pPr>
      <w:r>
        <w:t xml:space="preserve">Столбиковая диаграмма </w:t>
      </w:r>
      <w:r w:rsidRPr="0037659E">
        <w:rPr>
          <w:i/>
        </w:rPr>
        <w:t>«А»</w:t>
      </w:r>
      <w:r>
        <w:t xml:space="preserve">. Высота каждого столбика в масштабе </w:t>
      </w:r>
      <w:r w:rsidRPr="004E592B">
        <w:t>оси</w:t>
      </w:r>
      <w:r w:rsidRPr="00B35828">
        <w:t xml:space="preserve"> </w:t>
      </w:r>
      <w:r>
        <w:rPr>
          <w:i/>
          <w:lang w:val="en-US"/>
        </w:rPr>
        <w:t>y</w:t>
      </w:r>
      <w:r w:rsidRPr="00B35828">
        <w:rPr>
          <w:i/>
        </w:rPr>
        <w:t xml:space="preserve"> </w:t>
      </w:r>
      <w:r>
        <w:t>равна доле статистики, попадающей в диап</w:t>
      </w:r>
      <w:r>
        <w:t>а</w:t>
      </w:r>
      <w:r>
        <w:t xml:space="preserve">зон значений аргумента </w:t>
      </w:r>
      <w:r>
        <w:rPr>
          <w:i/>
        </w:rPr>
        <w:t>x</w:t>
      </w:r>
      <w:r>
        <w:t>, который лежит в основании кажд</w:t>
      </w:r>
      <w:r>
        <w:t>о</w:t>
      </w:r>
      <w:r>
        <w:t>го из стол</w:t>
      </w:r>
      <w:r>
        <w:t>б</w:t>
      </w:r>
      <w:r>
        <w:t xml:space="preserve">цов.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5464"/>
        <w:gridCol w:w="830"/>
      </w:tblGrid>
      <w:tr w:rsidR="00D30B85" w:rsidRPr="002236AB" w14:paraId="7EA63718" w14:textId="77777777">
        <w:trPr>
          <w:cantSplit/>
          <w:trHeight w:val="10139"/>
        </w:trPr>
        <w:tc>
          <w:tcPr>
            <w:tcW w:w="5608" w:type="dxa"/>
          </w:tcPr>
          <w:p w14:paraId="1E94771A" w14:textId="0EC096EE" w:rsidR="00D30B85" w:rsidRPr="00FF67C4" w:rsidRDefault="00D30B85" w:rsidP="00B15F93">
            <w:pPr>
              <w:pStyle w:val="PlainText"/>
              <w:ind w:firstLine="0"/>
            </w:pPr>
            <w:r w:rsidRPr="00FF67C4">
              <w:rPr>
                <w:noProof/>
              </w:rPr>
              <w:lastRenderedPageBreak/>
              <w:drawing>
                <wp:inline distT="0" distB="0" distL="0" distR="0" wp14:anchorId="78BF4D35" wp14:editId="2D757970">
                  <wp:extent cx="6381750" cy="2895600"/>
                  <wp:effectExtent l="0" t="952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t="-2519"/>
                          <a:stretch>
                            <a:fillRect/>
                          </a:stretch>
                        </pic:blipFill>
                        <pic:spPr bwMode="auto">
                          <a:xfrm rot="16200000">
                            <a:off x="0" y="0"/>
                            <a:ext cx="6381750" cy="2895600"/>
                          </a:xfrm>
                          <a:prstGeom prst="rect">
                            <a:avLst/>
                          </a:prstGeom>
                          <a:noFill/>
                          <a:ln>
                            <a:noFill/>
                          </a:ln>
                        </pic:spPr>
                      </pic:pic>
                    </a:graphicData>
                  </a:graphic>
                </wp:inline>
              </w:drawing>
            </w:r>
          </w:p>
          <w:p w14:paraId="40A9D0ED" w14:textId="77777777" w:rsidR="00D30B85" w:rsidRDefault="00D30B85"/>
          <w:p w14:paraId="4DC0DB94" w14:textId="77777777" w:rsidR="00D30B85" w:rsidRPr="00FF67C4" w:rsidRDefault="00D30B85" w:rsidP="00B15F93">
            <w:pPr>
              <w:pStyle w:val="PlainText"/>
              <w:ind w:firstLine="0"/>
            </w:pPr>
          </w:p>
        </w:tc>
        <w:tc>
          <w:tcPr>
            <w:tcW w:w="902" w:type="dxa"/>
            <w:textDirection w:val="btLr"/>
          </w:tcPr>
          <w:p w14:paraId="7AB4A18A" w14:textId="77777777" w:rsidR="00D30B85" w:rsidRPr="002236AB" w:rsidRDefault="00D30B85" w:rsidP="006A36E7">
            <w:pPr>
              <w:pStyle w:val="PlainText"/>
              <w:ind w:left="113" w:right="113" w:firstLine="0"/>
              <w:jc w:val="center"/>
              <w:rPr>
                <w:i/>
              </w:rPr>
            </w:pPr>
            <w:r w:rsidRPr="002236AB">
              <w:rPr>
                <w:i/>
              </w:rPr>
              <w:t>Рис. 1. Граф</w:t>
            </w:r>
            <w:r w:rsidRPr="002236AB">
              <w:rPr>
                <w:i/>
              </w:rPr>
              <w:t>и</w:t>
            </w:r>
            <w:r w:rsidRPr="002236AB">
              <w:rPr>
                <w:i/>
              </w:rPr>
              <w:t>че</w:t>
            </w:r>
            <w:r w:rsidRPr="002236AB">
              <w:rPr>
                <w:i/>
              </w:rPr>
              <w:t>с</w:t>
            </w:r>
            <w:r w:rsidRPr="002236AB">
              <w:rPr>
                <w:i/>
              </w:rPr>
              <w:t>кое от</w:t>
            </w:r>
            <w:r w:rsidRPr="002236AB">
              <w:rPr>
                <w:i/>
              </w:rPr>
              <w:t>о</w:t>
            </w:r>
            <w:r w:rsidRPr="002236AB">
              <w:rPr>
                <w:i/>
              </w:rPr>
              <w:t>браж</w:t>
            </w:r>
            <w:r w:rsidRPr="002236AB">
              <w:rPr>
                <w:i/>
              </w:rPr>
              <w:t>е</w:t>
            </w:r>
            <w:r w:rsidRPr="002236AB">
              <w:rPr>
                <w:i/>
              </w:rPr>
              <w:t>ние ст</w:t>
            </w:r>
            <w:r w:rsidRPr="002236AB">
              <w:rPr>
                <w:i/>
              </w:rPr>
              <w:t>а</w:t>
            </w:r>
            <w:r w:rsidRPr="002236AB">
              <w:rPr>
                <w:i/>
              </w:rPr>
              <w:t>ти</w:t>
            </w:r>
            <w:r w:rsidRPr="002236AB">
              <w:rPr>
                <w:i/>
              </w:rPr>
              <w:t>с</w:t>
            </w:r>
            <w:r w:rsidRPr="002236AB">
              <w:rPr>
                <w:i/>
              </w:rPr>
              <w:t>тик</w:t>
            </w:r>
          </w:p>
        </w:tc>
      </w:tr>
    </w:tbl>
    <w:p w14:paraId="499C9F9C" w14:textId="77777777" w:rsidR="00D30B85" w:rsidRDefault="00D30B85" w:rsidP="00AB2B5B">
      <w:pPr>
        <w:pStyle w:val="a3"/>
        <w:numPr>
          <w:ilvl w:val="0"/>
          <w:numId w:val="18"/>
        </w:numPr>
        <w:ind w:left="397" w:hanging="227"/>
      </w:pPr>
      <w:r>
        <w:lastRenderedPageBreak/>
        <w:t>Если сделать более мелкое разделение диапазонов, то ди</w:t>
      </w:r>
      <w:r>
        <w:t>с</w:t>
      </w:r>
      <w:r>
        <w:t xml:space="preserve">кретная плотность распределения </w:t>
      </w:r>
      <w:r>
        <w:rPr>
          <w:i/>
        </w:rPr>
        <w:t>«</w:t>
      </w:r>
      <w:r w:rsidRPr="0037659E">
        <w:rPr>
          <w:i/>
        </w:rPr>
        <w:t>А</w:t>
      </w:r>
      <w:r>
        <w:rPr>
          <w:i/>
        </w:rPr>
        <w:t>»</w:t>
      </w:r>
      <w:r>
        <w:t xml:space="preserve"> может быть аппрокс</w:t>
      </w:r>
      <w:r>
        <w:t>и</w:t>
      </w:r>
      <w:r>
        <w:t xml:space="preserve">мирована непрерывной плотностью распределения </w:t>
      </w:r>
      <w:r>
        <w:rPr>
          <w:i/>
        </w:rPr>
        <w:t xml:space="preserve">φ(x), </w:t>
      </w:r>
      <w:r w:rsidRPr="00B92BB4">
        <w:t xml:space="preserve">что в </w:t>
      </w:r>
      <w:r>
        <w:t xml:space="preserve">ряде задач может быть более удобным. </w:t>
      </w:r>
    </w:p>
    <w:p w14:paraId="18A4024F" w14:textId="77777777" w:rsidR="00D30B85" w:rsidRDefault="00D30B85" w:rsidP="00F509F0">
      <w:pPr>
        <w:pStyle w:val="a3"/>
        <w:numPr>
          <w:ilvl w:val="0"/>
          <w:numId w:val="18"/>
        </w:numPr>
        <w:ind w:left="397" w:hanging="227"/>
      </w:pPr>
      <w:r>
        <w:t xml:space="preserve">Если плотность распределения </w:t>
      </w:r>
      <w:r>
        <w:rPr>
          <w:i/>
        </w:rPr>
        <w:t>φ(x)</w:t>
      </w:r>
      <w:r>
        <w:t xml:space="preserve"> существует (в жизни встречаются распределения, для которых функция плотности распределения не существует) и её проинтегрировать, то п</w:t>
      </w:r>
      <w:r>
        <w:t>о</w:t>
      </w:r>
      <w:r>
        <w:t xml:space="preserve">лучим кривую </w:t>
      </w:r>
      <w:r>
        <w:rPr>
          <w:i/>
        </w:rPr>
        <w:t>Ф(x) </w:t>
      </w:r>
      <w:r>
        <w:t xml:space="preserve">, с масштабом отображения которой по оси </w:t>
      </w:r>
      <w:r>
        <w:rPr>
          <w:i/>
          <w:lang w:val="en-US"/>
        </w:rPr>
        <w:t>y</w:t>
      </w:r>
      <w:r>
        <w:t xml:space="preserve"> связаны шкалы № </w:t>
      </w:r>
      <w:r w:rsidRPr="00B35828">
        <w:t>1</w:t>
      </w:r>
      <w:r>
        <w:t xml:space="preserve"> и № </w:t>
      </w:r>
      <w:r w:rsidRPr="00B35828">
        <w:t>2</w:t>
      </w:r>
      <w:r>
        <w:t xml:space="preserve">. </w:t>
      </w:r>
    </w:p>
    <w:p w14:paraId="66F953FC" w14:textId="77777777" w:rsidR="00D30B85" w:rsidRDefault="00D30B85" w:rsidP="00F509F0">
      <w:pPr>
        <w:pStyle w:val="a3"/>
        <w:numPr>
          <w:ilvl w:val="0"/>
          <w:numId w:val="18"/>
        </w:numPr>
        <w:ind w:left="397" w:hanging="227"/>
      </w:pPr>
      <w:r>
        <w:t xml:space="preserve">Дискретный аналог кривой </w:t>
      </w:r>
      <w:r>
        <w:rPr>
          <w:i/>
        </w:rPr>
        <w:t>Ф(x) </w:t>
      </w:r>
      <w:r>
        <w:t>не показан. Его можно пол</w:t>
      </w:r>
      <w:r>
        <w:t>у</w:t>
      </w:r>
      <w:r>
        <w:t xml:space="preserve">чить, если к высоте каждого из столбиков диаграммы </w:t>
      </w:r>
      <w:r>
        <w:rPr>
          <w:i/>
        </w:rPr>
        <w:t>«</w:t>
      </w:r>
      <w:r w:rsidRPr="00C74D00">
        <w:rPr>
          <w:i/>
        </w:rPr>
        <w:t>А</w:t>
      </w:r>
      <w:r>
        <w:rPr>
          <w:i/>
        </w:rPr>
        <w:t>»</w:t>
      </w:r>
      <w:r>
        <w:t xml:space="preserve"> д</w:t>
      </w:r>
      <w:r>
        <w:t>о</w:t>
      </w:r>
      <w:r>
        <w:t>бавить сумму высот всех столбиков, находящихся слева от него</w:t>
      </w:r>
      <w:r w:rsidRPr="00B35828">
        <w:t xml:space="preserve"> </w:t>
      </w:r>
      <w:r w:rsidRPr="00F12734">
        <w:t xml:space="preserve">по оси </w:t>
      </w:r>
      <w:r>
        <w:rPr>
          <w:i/>
          <w:lang w:val="en-US"/>
        </w:rPr>
        <w:t>x</w:t>
      </w:r>
      <w:r>
        <w:t xml:space="preserve">. </w:t>
      </w:r>
    </w:p>
    <w:p w14:paraId="0617C8BC" w14:textId="77777777" w:rsidR="00D30B85" w:rsidRDefault="00D30B85" w:rsidP="00F509F0">
      <w:pPr>
        <w:pStyle w:val="a3"/>
        <w:numPr>
          <w:ilvl w:val="0"/>
          <w:numId w:val="18"/>
        </w:numPr>
        <w:ind w:left="397" w:hanging="227"/>
      </w:pPr>
      <w:r>
        <w:t xml:space="preserve">Кривая </w:t>
      </w:r>
      <w:r>
        <w:rPr>
          <w:i/>
        </w:rPr>
        <w:t xml:space="preserve">Ф(x) </w:t>
      </w:r>
      <w:r>
        <w:t>(и её не построенный дискретный ан</w:t>
      </w:r>
      <w:r>
        <w:t>а</w:t>
      </w:r>
      <w:r>
        <w:t>лог) вместе со шкалами № 1</w:t>
      </w:r>
      <w:r w:rsidRPr="00213A23">
        <w:t xml:space="preserve"> и</w:t>
      </w:r>
      <w:r>
        <w:t xml:space="preserve"> № 2 показывает статистическое распред</w:t>
      </w:r>
      <w:r>
        <w:t>е</w:t>
      </w:r>
      <w:r>
        <w:t>ление анализируемого множества по рассматриваемому п</w:t>
      </w:r>
      <w:r>
        <w:t>а</w:t>
      </w:r>
      <w:r>
        <w:t>раме</w:t>
      </w:r>
      <w:r>
        <w:t>т</w:t>
      </w:r>
      <w:r>
        <w:t xml:space="preserve">ру </w:t>
      </w:r>
      <w:r>
        <w:rPr>
          <w:i/>
          <w:lang w:val="en-US"/>
        </w:rPr>
        <w:t>x</w:t>
      </w:r>
      <w:r>
        <w:t xml:space="preserve">. </w:t>
      </w:r>
    </w:p>
    <w:p w14:paraId="597C9422" w14:textId="77777777" w:rsidR="00D30B85" w:rsidRDefault="00D30B85" w:rsidP="00873ABF">
      <w:pPr>
        <w:pStyle w:val="PlainText"/>
      </w:pPr>
      <w:r>
        <w:t>Представление в такой форме разного рода статистик (в том числе и нескольких статистик в одних и тех же осях) нам пре</w:t>
      </w:r>
      <w:r>
        <w:t>д</w:t>
      </w:r>
      <w:r>
        <w:t>ставляется удо</w:t>
      </w:r>
      <w:r>
        <w:t>б</w:t>
      </w:r>
      <w:r>
        <w:t xml:space="preserve">ным. </w:t>
      </w:r>
    </w:p>
    <w:p w14:paraId="1B4BD344" w14:textId="5A65CB08" w:rsidR="00D30B85" w:rsidRDefault="00D30B85" w:rsidP="00873ABF">
      <w:pPr>
        <w:pStyle w:val="PlainText"/>
      </w:pPr>
      <w:r>
        <w:t>Современная оргтехника позволяет демонстрировать аудит</w:t>
      </w:r>
      <w:r>
        <w:t>о</w:t>
      </w:r>
      <w:r>
        <w:t>рии в ходе выступлений всевозможные иллюстрации, включая и отображение статистических данных в наглядной форме рис. 1, которым может сопутствовать некая «цифирь», позволяющая ме</w:t>
      </w:r>
      <w:r>
        <w:t>т</w:t>
      </w:r>
      <w:r>
        <w:t>рологически состоятельно</w:t>
      </w:r>
      <w:r w:rsidRPr="00D30B85">
        <w:rPr>
          <w:vertAlign w:val="superscript"/>
        </w:rPr>
        <w:t>[XXVIII]</w:t>
      </w:r>
      <w:r>
        <w:t xml:space="preserve"> соотнести одну статистику с др</w:t>
      </w:r>
      <w:r>
        <w:t>у</w:t>
      </w:r>
      <w:r>
        <w:t>гой.</w:t>
      </w:r>
    </w:p>
    <w:p w14:paraId="46F4954B" w14:textId="77777777" w:rsidR="00D30B85" w:rsidRDefault="00D30B85" w:rsidP="00873ABF">
      <w:pPr>
        <w:pStyle w:val="PlainText"/>
      </w:pPr>
      <w:r>
        <w:t xml:space="preserve">Если в этой форме представлена социальная статистика, то в осях </w:t>
      </w:r>
      <w:r w:rsidRPr="00213A23">
        <w:rPr>
          <w:i/>
        </w:rPr>
        <w:t>0</w:t>
      </w:r>
      <w:r>
        <w:rPr>
          <w:i/>
          <w:lang w:val="en-US"/>
        </w:rPr>
        <w:t>xy</w:t>
      </w:r>
      <w:r w:rsidRPr="00213A23">
        <w:rPr>
          <w:i/>
        </w:rPr>
        <w:t xml:space="preserve"> </w:t>
      </w:r>
      <w:r>
        <w:t>единицей измерения численности населения в разных статистических группах является общая численность насел</w:t>
      </w:r>
      <w:r>
        <w:t>е</w:t>
      </w:r>
      <w:r>
        <w:t xml:space="preserve">ния: в масштабе оси </w:t>
      </w:r>
      <w:r w:rsidRPr="00F12734">
        <w:rPr>
          <w:i/>
        </w:rPr>
        <w:t>y</w:t>
      </w:r>
      <w:r>
        <w:t xml:space="preserve"> она равна 1. А каждая выделенная социальная группа, на которую приходится некая доля статистического ра</w:t>
      </w:r>
      <w:r>
        <w:t>с</w:t>
      </w:r>
      <w:r>
        <w:t>пределения по рассматриваемому пар</w:t>
      </w:r>
      <w:r>
        <w:t>а</w:t>
      </w:r>
      <w:r>
        <w:t xml:space="preserve">метру </w:t>
      </w:r>
      <w:r w:rsidRPr="0014252A">
        <w:rPr>
          <w:i/>
        </w:rPr>
        <w:t>x</w:t>
      </w:r>
      <w:r>
        <w:t>, — доля от этой единицы. Шкалы № 1, и № 2 по своей смысловой нагрузке анал</w:t>
      </w:r>
      <w:r>
        <w:t>о</w:t>
      </w:r>
      <w:r>
        <w:t xml:space="preserve">гичны оси </w:t>
      </w:r>
      <w:r>
        <w:rPr>
          <w:i/>
          <w:lang w:val="en-US"/>
        </w:rPr>
        <w:t>y</w:t>
      </w:r>
      <w:r>
        <w:t xml:space="preserve">, с тою лишь разницей, что они </w:t>
      </w:r>
      <w:r w:rsidRPr="0014252A">
        <w:t>о</w:t>
      </w:r>
      <w:r>
        <w:t>размерены в более предпочтительной для многих людей процентной мере.</w:t>
      </w:r>
    </w:p>
    <w:p w14:paraId="301043ED" w14:textId="77777777" w:rsidR="00D30B85" w:rsidRDefault="00D30B85" w:rsidP="00873ABF">
      <w:pPr>
        <w:pStyle w:val="PlainText"/>
      </w:pPr>
      <w:r>
        <w:t xml:space="preserve">Горизонтальные шкалы аргумента </w:t>
      </w:r>
      <w:r>
        <w:rPr>
          <w:i/>
          <w:lang w:val="en-US"/>
        </w:rPr>
        <w:t>x</w:t>
      </w:r>
      <w:r w:rsidRPr="0014252A">
        <w:rPr>
          <w:i/>
        </w:rPr>
        <w:t xml:space="preserve"> </w:t>
      </w:r>
      <w:r>
        <w:t>могут быть как разме</w:t>
      </w:r>
      <w:r>
        <w:t>р</w:t>
      </w:r>
      <w:r>
        <w:t>ными, так и обезразмеренными по тем или иным характеристич</w:t>
      </w:r>
      <w:r>
        <w:t>е</w:t>
      </w:r>
      <w:r>
        <w:t>ским показат</w:t>
      </w:r>
      <w:r>
        <w:t>е</w:t>
      </w:r>
      <w:r>
        <w:t xml:space="preserve">лям. </w:t>
      </w:r>
    </w:p>
    <w:p w14:paraId="7B0AA13A" w14:textId="77777777" w:rsidR="00D30B85" w:rsidRDefault="00D30B85" w:rsidP="00873ABF">
      <w:pPr>
        <w:pStyle w:val="PlainText"/>
      </w:pPr>
      <w:r>
        <w:t>В этой форме может быть отображена любая по содержанию статистика, в том числе и в процессе ра</w:t>
      </w:r>
      <w:r>
        <w:t>с</w:t>
      </w:r>
      <w:r>
        <w:t>смотрения социально-</w:t>
      </w:r>
      <w:r>
        <w:lastRenderedPageBreak/>
        <w:t>экономических задач можно п</w:t>
      </w:r>
      <w:r>
        <w:t>о</w:t>
      </w:r>
      <w:r>
        <w:t>казать распределение населения по диапазонам платежеспособности (накоплений) и расходов. Можно отобразить отраслевую и региональную разнородную производственную и потребительскую ст</w:t>
      </w:r>
      <w:r>
        <w:t>а</w:t>
      </w:r>
      <w:r>
        <w:t xml:space="preserve">тистику. </w:t>
      </w:r>
    </w:p>
    <w:p w14:paraId="61D82EDF" w14:textId="77777777" w:rsidR="00D30B85" w:rsidRDefault="00D30B85" w:rsidP="00873ABF">
      <w:pPr>
        <w:pStyle w:val="PlainText"/>
      </w:pPr>
      <w:r>
        <w:t>В частности, структура расходов населения, которая характ</w:t>
      </w:r>
      <w:r>
        <w:t>е</w:t>
      </w:r>
      <w:r>
        <w:t>ризует качество жизни общес</w:t>
      </w:r>
      <w:r>
        <w:t>т</w:t>
      </w:r>
      <w:r>
        <w:t>ва в аспектах экономики, на основе такого представления статистических данных может быть пре</w:t>
      </w:r>
      <w:r>
        <w:t>д</w:t>
      </w:r>
      <w:r>
        <w:t xml:space="preserve">ставлена в форме рис. 2 (на следующей странице). </w:t>
      </w:r>
    </w:p>
    <w:p w14:paraId="3D8B0424" w14:textId="77777777" w:rsidR="00D30B85" w:rsidRDefault="00D30B85" w:rsidP="00873ABF">
      <w:pPr>
        <w:pStyle w:val="Plain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637"/>
        <w:gridCol w:w="873"/>
      </w:tblGrid>
      <w:tr w:rsidR="00D30B85" w:rsidRPr="002236AB" w14:paraId="30834B01" w14:textId="77777777">
        <w:trPr>
          <w:cantSplit/>
          <w:trHeight w:val="9973"/>
        </w:trPr>
        <w:tc>
          <w:tcPr>
            <w:tcW w:w="5637" w:type="dxa"/>
          </w:tcPr>
          <w:p w14:paraId="192ABED5" w14:textId="43EFA0BE" w:rsidR="00D30B85" w:rsidRPr="001D4B40" w:rsidRDefault="00D30B85" w:rsidP="00B15F93">
            <w:pPr>
              <w:pStyle w:val="PlainText"/>
              <w:ind w:firstLine="0"/>
            </w:pPr>
            <w:r w:rsidRPr="001D4B40">
              <w:rPr>
                <w:noProof/>
              </w:rPr>
              <w:lastRenderedPageBreak/>
              <w:drawing>
                <wp:inline distT="0" distB="0" distL="0" distR="0" wp14:anchorId="5E01E702" wp14:editId="04A1881E">
                  <wp:extent cx="6010275"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t="-1958" b="3915"/>
                          <a:stretch>
                            <a:fillRect/>
                          </a:stretch>
                        </pic:blipFill>
                        <pic:spPr bwMode="auto">
                          <a:xfrm rot="16200000">
                            <a:off x="0" y="0"/>
                            <a:ext cx="6010275" cy="3524250"/>
                          </a:xfrm>
                          <a:prstGeom prst="rect">
                            <a:avLst/>
                          </a:prstGeom>
                          <a:noFill/>
                          <a:ln>
                            <a:noFill/>
                          </a:ln>
                        </pic:spPr>
                      </pic:pic>
                    </a:graphicData>
                  </a:graphic>
                </wp:inline>
              </w:drawing>
            </w:r>
          </w:p>
        </w:tc>
        <w:tc>
          <w:tcPr>
            <w:tcW w:w="873" w:type="dxa"/>
            <w:textDirection w:val="btLr"/>
          </w:tcPr>
          <w:p w14:paraId="17E7BE7C" w14:textId="77777777" w:rsidR="00D30B85" w:rsidRPr="002236AB" w:rsidRDefault="00D30B85" w:rsidP="002236AB">
            <w:pPr>
              <w:pStyle w:val="PlainText"/>
              <w:ind w:left="113" w:right="113" w:firstLine="0"/>
              <w:jc w:val="center"/>
              <w:rPr>
                <w:i/>
              </w:rPr>
            </w:pPr>
            <w:r w:rsidRPr="002236AB">
              <w:rPr>
                <w:i/>
              </w:rPr>
              <w:t>Рис. 2. Форма отображ</w:t>
            </w:r>
            <w:r w:rsidRPr="002236AB">
              <w:rPr>
                <w:i/>
              </w:rPr>
              <w:t>е</w:t>
            </w:r>
            <w:r w:rsidRPr="002236AB">
              <w:rPr>
                <w:i/>
              </w:rPr>
              <w:t>ния статистик п</w:t>
            </w:r>
            <w:r w:rsidRPr="002236AB">
              <w:rPr>
                <w:i/>
              </w:rPr>
              <w:t>о</w:t>
            </w:r>
            <w:r w:rsidRPr="002236AB">
              <w:rPr>
                <w:i/>
              </w:rPr>
              <w:t>к</w:t>
            </w:r>
            <w:r w:rsidRPr="002236AB">
              <w:rPr>
                <w:i/>
              </w:rPr>
              <w:t>а</w:t>
            </w:r>
            <w:r w:rsidRPr="002236AB">
              <w:rPr>
                <w:i/>
              </w:rPr>
              <w:t>з</w:t>
            </w:r>
            <w:r w:rsidRPr="002236AB">
              <w:rPr>
                <w:i/>
              </w:rPr>
              <w:t>а</w:t>
            </w:r>
            <w:r w:rsidRPr="002236AB">
              <w:rPr>
                <w:i/>
              </w:rPr>
              <w:t>т</w:t>
            </w:r>
            <w:r w:rsidRPr="002236AB">
              <w:rPr>
                <w:i/>
              </w:rPr>
              <w:t>е</w:t>
            </w:r>
            <w:r w:rsidRPr="002236AB">
              <w:rPr>
                <w:i/>
              </w:rPr>
              <w:t>лей эк</w:t>
            </w:r>
            <w:r w:rsidRPr="002236AB">
              <w:rPr>
                <w:i/>
              </w:rPr>
              <w:t>о</w:t>
            </w:r>
            <w:r w:rsidRPr="002236AB">
              <w:rPr>
                <w:i/>
              </w:rPr>
              <w:t>н</w:t>
            </w:r>
            <w:r w:rsidRPr="002236AB">
              <w:rPr>
                <w:i/>
              </w:rPr>
              <w:t>о</w:t>
            </w:r>
            <w:r w:rsidRPr="002236AB">
              <w:rPr>
                <w:i/>
              </w:rPr>
              <w:t>м</w:t>
            </w:r>
            <w:r w:rsidRPr="002236AB">
              <w:rPr>
                <w:i/>
              </w:rPr>
              <w:t>и</w:t>
            </w:r>
            <w:r w:rsidRPr="002236AB">
              <w:rPr>
                <w:i/>
              </w:rPr>
              <w:t>че</w:t>
            </w:r>
            <w:r w:rsidRPr="002236AB">
              <w:rPr>
                <w:i/>
              </w:rPr>
              <w:t>с</w:t>
            </w:r>
            <w:r w:rsidRPr="002236AB">
              <w:rPr>
                <w:i/>
              </w:rPr>
              <w:t>кой обесп</w:t>
            </w:r>
            <w:r w:rsidRPr="002236AB">
              <w:rPr>
                <w:i/>
              </w:rPr>
              <w:t>е</w:t>
            </w:r>
            <w:r w:rsidRPr="002236AB">
              <w:rPr>
                <w:i/>
              </w:rPr>
              <w:t>че</w:t>
            </w:r>
            <w:r w:rsidRPr="002236AB">
              <w:rPr>
                <w:i/>
              </w:rPr>
              <w:t>н</w:t>
            </w:r>
            <w:r w:rsidRPr="002236AB">
              <w:rPr>
                <w:i/>
              </w:rPr>
              <w:t xml:space="preserve">ности </w:t>
            </w:r>
            <w:r>
              <w:rPr>
                <w:i/>
              </w:rPr>
              <w:br/>
            </w:r>
            <w:r w:rsidRPr="002236AB">
              <w:rPr>
                <w:i/>
              </w:rPr>
              <w:t>жизни о</w:t>
            </w:r>
            <w:r w:rsidRPr="002236AB">
              <w:rPr>
                <w:i/>
              </w:rPr>
              <w:t>б</w:t>
            </w:r>
            <w:r w:rsidRPr="002236AB">
              <w:rPr>
                <w:i/>
              </w:rPr>
              <w:t>щ</w:t>
            </w:r>
            <w:r w:rsidRPr="002236AB">
              <w:rPr>
                <w:i/>
              </w:rPr>
              <w:t>е</w:t>
            </w:r>
            <w:r w:rsidRPr="002236AB">
              <w:rPr>
                <w:i/>
              </w:rPr>
              <w:t>ства</w:t>
            </w:r>
          </w:p>
        </w:tc>
      </w:tr>
    </w:tbl>
    <w:p w14:paraId="37E1226E" w14:textId="77777777" w:rsidR="00D30B85" w:rsidRDefault="00D30B85" w:rsidP="00AB2B5B">
      <w:pPr>
        <w:pStyle w:val="PlainText"/>
      </w:pPr>
      <w:r>
        <w:lastRenderedPageBreak/>
        <w:t>Рис. 2 является условным, а не отображающим какую-либо конкретную статистику. Он представляет распределение всего множества семей в обществе по параметру «доходы, приходящи</w:t>
      </w:r>
      <w:r>
        <w:t>е</w:t>
      </w:r>
      <w:r>
        <w:t xml:space="preserve">ся на одного члена семьи». Этот параметр в форме представления статистики рис. 2 откладывается вдоль оси абсцисс </w:t>
      </w:r>
      <w:r>
        <w:rPr>
          <w:i/>
          <w:lang w:val="en-US"/>
        </w:rPr>
        <w:t>x</w:t>
      </w:r>
      <w:r>
        <w:t>. На оси аб</w:t>
      </w:r>
      <w:r>
        <w:t>с</w:t>
      </w:r>
      <w:r>
        <w:t>цисс отмечены величины четырёх стандартных доходов, и макс</w:t>
      </w:r>
      <w:r>
        <w:t>и</w:t>
      </w:r>
      <w:r>
        <w:t>мальный доход в обществе. Стандартные доходы (от I</w:t>
      </w:r>
      <w:r w:rsidRPr="002F2679">
        <w:t xml:space="preserve"> минимал</w:t>
      </w:r>
      <w:r w:rsidRPr="002F2679">
        <w:t>ь</w:t>
      </w:r>
      <w:r w:rsidRPr="002F2679">
        <w:t xml:space="preserve">ного до </w:t>
      </w:r>
      <w:r>
        <w:rPr>
          <w:lang w:val="en-US"/>
        </w:rPr>
        <w:t>IV</w:t>
      </w:r>
      <w:r>
        <w:t>) соответствуют</w:t>
      </w:r>
      <w:r w:rsidRPr="002F2679">
        <w:t xml:space="preserve"> </w:t>
      </w:r>
      <w:r>
        <w:t>минимальному уровню доходов в ра</w:t>
      </w:r>
      <w:r>
        <w:t>с</w:t>
      </w:r>
      <w:r>
        <w:t>чёте на одного человека, который позволяет семье перейти от о</w:t>
      </w:r>
      <w:r>
        <w:t>д</w:t>
      </w:r>
      <w:r>
        <w:t>ного качества жизни к другому в смысле возможностей потребл</w:t>
      </w:r>
      <w:r>
        <w:t>е</w:t>
      </w:r>
      <w:r>
        <w:t>ния более высококачественной проду</w:t>
      </w:r>
      <w:r>
        <w:t>к</w:t>
      </w:r>
      <w:r>
        <w:t>ции.</w:t>
      </w:r>
      <w:r w:rsidRPr="003251F9">
        <w:t xml:space="preserve"> </w:t>
      </w:r>
    </w:p>
    <w:p w14:paraId="52F2B139" w14:textId="77777777" w:rsidR="00D30B85" w:rsidRDefault="00D30B85" w:rsidP="00AB2B5B">
      <w:pPr>
        <w:pStyle w:val="PlainText"/>
      </w:pPr>
      <w:r>
        <w:t>Вдоль оси ординат (</w:t>
      </w:r>
      <w:r w:rsidRPr="00217F7E">
        <w:rPr>
          <w:i/>
          <w:lang w:val="en-US"/>
        </w:rPr>
        <w:t>y</w:t>
      </w:r>
      <w:r w:rsidRPr="008368A6">
        <w:t xml:space="preserve">) </w:t>
      </w:r>
      <w:r w:rsidRPr="00217F7E">
        <w:t>откладываются</w:t>
      </w:r>
      <w:r>
        <w:t xml:space="preserve"> значения функций ра</w:t>
      </w:r>
      <w:r>
        <w:t>с</w:t>
      </w:r>
      <w:r>
        <w:t>пределения (</w:t>
      </w:r>
      <w:r>
        <w:rPr>
          <w:i/>
        </w:rPr>
        <w:t>Ф(x) — в терминах рис. 1</w:t>
      </w:r>
      <w:r w:rsidRPr="00FC2435">
        <w:t>)</w:t>
      </w:r>
      <w:r>
        <w:rPr>
          <w:i/>
        </w:rPr>
        <w:t xml:space="preserve"> </w:t>
      </w:r>
      <w:r>
        <w:t>по функционально об</w:t>
      </w:r>
      <w:r>
        <w:t>у</w:t>
      </w:r>
      <w:r>
        <w:t>словленным уровням расх</w:t>
      </w:r>
      <w:r>
        <w:t>о</w:t>
      </w:r>
      <w:r>
        <w:t>дов в расчёте на одного человека, а также — значения ограничительной кривой суммарных фактич</w:t>
      </w:r>
      <w:r>
        <w:t>е</w:t>
      </w:r>
      <w:r>
        <w:t xml:space="preserve">ских расходов </w:t>
      </w:r>
      <w:r w:rsidRPr="00530C0F">
        <w:rPr>
          <w:i/>
        </w:rPr>
        <w:t>«</w:t>
      </w:r>
      <w:r>
        <w:rPr>
          <w:i/>
        </w:rPr>
        <w:t xml:space="preserve">А — </w:t>
      </w:r>
      <w:r>
        <w:rPr>
          <w:i/>
          <w:lang w:val="en-US"/>
        </w:rPr>
        <w:t>R</w:t>
      </w:r>
      <w:r w:rsidRPr="00530C0F">
        <w:rPr>
          <w:i/>
        </w:rPr>
        <w:t>»</w:t>
      </w:r>
      <w:r>
        <w:t xml:space="preserve"> и о</w:t>
      </w:r>
      <w:r>
        <w:t>г</w:t>
      </w:r>
      <w:r>
        <w:t xml:space="preserve">раничительной кривой доходов </w:t>
      </w:r>
      <w:r>
        <w:rPr>
          <w:i/>
        </w:rPr>
        <w:t>«Б — V».</w:t>
      </w:r>
      <w:r>
        <w:t xml:space="preserve"> Надписи в полосах между соседствующими кривыми распр</w:t>
      </w:r>
      <w:r>
        <w:t>е</w:t>
      </w:r>
      <w:r>
        <w:t>деления по функционально обусловле</w:t>
      </w:r>
      <w:r>
        <w:t>н</w:t>
      </w:r>
      <w:r>
        <w:t>ным уровням расходов, соответствуют характеру расходов, отличающих последовател</w:t>
      </w:r>
      <w:r>
        <w:t>ь</w:t>
      </w:r>
      <w:r>
        <w:t>ные функционально обусловленные уровни (ось ординат соотве</w:t>
      </w:r>
      <w:r>
        <w:t>т</w:t>
      </w:r>
      <w:r>
        <w:t>ствует нулевому уровню функционально обусловленных расх</w:t>
      </w:r>
      <w:r>
        <w:t>о</w:t>
      </w:r>
      <w:r>
        <w:t>дов, все последующие уровни строятся по принципу «предъид</w:t>
      </w:r>
      <w:r>
        <w:t>у</w:t>
      </w:r>
      <w:r>
        <w:t>щий уровень + очередной функционально обусловленный расход в порядке убывания их приор</w:t>
      </w:r>
      <w:r>
        <w:t>и</w:t>
      </w:r>
      <w:r>
        <w:t xml:space="preserve">тетов»). </w:t>
      </w:r>
    </w:p>
    <w:p w14:paraId="4385BAB0" w14:textId="77777777" w:rsidR="00D30B85" w:rsidRDefault="00D30B85" w:rsidP="00AB2B5B">
      <w:pPr>
        <w:pStyle w:val="PlainText"/>
      </w:pPr>
      <w:r>
        <w:t xml:space="preserve">Соответственно, через ограничительную кривую доходов </w:t>
      </w:r>
      <w:r w:rsidRPr="00FC2435">
        <w:rPr>
          <w:i/>
        </w:rPr>
        <w:t>«</w:t>
      </w:r>
      <w:r w:rsidRPr="00FC2435">
        <w:rPr>
          <w:i/>
          <w:lang w:val="en-US"/>
        </w:rPr>
        <w:t>V</w:t>
      </w:r>
      <w:r w:rsidRPr="00FC2435">
        <w:rPr>
          <w:i/>
        </w:rPr>
        <w:t>»</w:t>
      </w:r>
      <w:r w:rsidRPr="00FC2435">
        <w:t xml:space="preserve"> стандартные доходы </w:t>
      </w:r>
      <w:r>
        <w:rPr>
          <w:lang w:val="en-US"/>
        </w:rPr>
        <w:t>I</w:t>
      </w:r>
      <w:r w:rsidRPr="00FC2435">
        <w:t xml:space="preserve"> — </w:t>
      </w:r>
      <w:r>
        <w:rPr>
          <w:lang w:val="en-US"/>
        </w:rPr>
        <w:t>IV</w:t>
      </w:r>
      <w:r w:rsidRPr="00FC2435">
        <w:t xml:space="preserve"> </w:t>
      </w:r>
      <w:r>
        <w:t>соотносятся с точками, разгранич</w:t>
      </w:r>
      <w:r>
        <w:t>и</w:t>
      </w:r>
      <w:r>
        <w:t>вающими на оси ординат доли от общей численности семей, к</w:t>
      </w:r>
      <w:r>
        <w:t>о</w:t>
      </w:r>
      <w:r>
        <w:t>торые в своей жизни достигают того или иного определённого потребительского стандарта. Т.е. 1 на оси ординат рис. 2 соотве</w:t>
      </w:r>
      <w:r>
        <w:t>т</w:t>
      </w:r>
      <w:r>
        <w:t>ствует 100 % учтённых в статистике семей, а не 100 %-числен</w:t>
      </w:r>
      <w:r>
        <w:softHyphen/>
        <w:t>но</w:t>
      </w:r>
      <w:r>
        <w:softHyphen/>
        <w:t>сти населения (число семей меньше численности населения): для рассмотрения распределения всего населения необходимо ра</w:t>
      </w:r>
      <w:r>
        <w:t>с</w:t>
      </w:r>
      <w:r>
        <w:t>смотреть в форме рис. 2 все типы семей.</w:t>
      </w:r>
    </w:p>
    <w:p w14:paraId="7C57C9C0" w14:textId="7D3BB87C" w:rsidR="00D30B85" w:rsidRDefault="00D30B85" w:rsidP="00873ABF">
      <w:pPr>
        <w:pStyle w:val="PlainText"/>
      </w:pPr>
      <w:r>
        <w:t>На рис. 2 показан характер потребления экономически небл</w:t>
      </w:r>
      <w:r>
        <w:t>а</w:t>
      </w:r>
      <w:r>
        <w:t>гополучного общества. Некоторая доля населения имеет доходы ниже минимального стандартного дохода I. И поддерживать свои расходы на уровне, до</w:t>
      </w:r>
      <w:r>
        <w:t>с</w:t>
      </w:r>
      <w:r>
        <w:t>таточном для жизни в пределах полосы I стандарта к</w:t>
      </w:r>
      <w:r>
        <w:t>а</w:t>
      </w:r>
      <w:r>
        <w:t xml:space="preserve">чества жизни она может только за </w:t>
      </w:r>
      <w:r>
        <w:lastRenderedPageBreak/>
        <w:t xml:space="preserve">счёт расходования прошлых накоплений и заимствований. Соответственно через точку </w:t>
      </w:r>
      <w:r w:rsidRPr="004D7616">
        <w:rPr>
          <w:i/>
        </w:rPr>
        <w:t>«D»</w:t>
      </w:r>
      <w:r w:rsidRPr="00F700D5">
        <w:t xml:space="preserve"> </w:t>
      </w:r>
      <w:r>
        <w:t xml:space="preserve">пересечения ограничительной кривой доходов </w:t>
      </w:r>
      <w:r w:rsidRPr="00147D53">
        <w:rPr>
          <w:i/>
        </w:rPr>
        <w:t>«</w:t>
      </w:r>
      <w:r w:rsidRPr="00147D53">
        <w:rPr>
          <w:i/>
          <w:lang w:val="en-US"/>
        </w:rPr>
        <w:t>V</w:t>
      </w:r>
      <w:r w:rsidRPr="00147D53">
        <w:rPr>
          <w:i/>
        </w:rPr>
        <w:t>»</w:t>
      </w:r>
      <w:r w:rsidRPr="00147D53">
        <w:t xml:space="preserve"> и </w:t>
      </w:r>
      <w:r>
        <w:t xml:space="preserve">ограничительной кривой суммарных расходов </w:t>
      </w:r>
      <w:r w:rsidRPr="00147D53">
        <w:rPr>
          <w:i/>
        </w:rPr>
        <w:t>«R»</w:t>
      </w:r>
      <w:r w:rsidRPr="00147D53">
        <w:t xml:space="preserve"> </w:t>
      </w:r>
      <w:r>
        <w:t xml:space="preserve">параллельно оси абсцисс </w:t>
      </w:r>
      <w:r w:rsidRPr="00147D53">
        <w:t xml:space="preserve">проходит </w:t>
      </w:r>
      <w:r>
        <w:t>черта деградации потребления. Ниже неё ограничительная кривая суммарных расходов прерывается, п</w:t>
      </w:r>
      <w:r>
        <w:t>о</w:t>
      </w:r>
      <w:r>
        <w:t>скольку расходы, превышающие текущие доходы, для этой гру</w:t>
      </w:r>
      <w:r>
        <w:t>п</w:t>
      </w:r>
      <w:r>
        <w:t>пы населения — не гарантированы: прошлые накопления не бе</w:t>
      </w:r>
      <w:r>
        <w:t>с</w:t>
      </w:r>
      <w:r>
        <w:t>конечны, занять в долг не всегда возможно.</w:t>
      </w:r>
      <w:r w:rsidRPr="00D30B85">
        <w:rPr>
          <w:vertAlign w:val="superscript"/>
        </w:rPr>
        <w:t>[XXIX]</w:t>
      </w:r>
    </w:p>
    <w:p w14:paraId="4EE3C675" w14:textId="77777777" w:rsidR="00D30B85" w:rsidRDefault="00D30B85" w:rsidP="00873ABF">
      <w:pPr>
        <w:pStyle w:val="PlainText"/>
      </w:pPr>
      <w:r>
        <w:t>Но и это не всё. На оси абсцисс отмечена точка «Б». Ей соо</w:t>
      </w:r>
      <w:r>
        <w:t>т</w:t>
      </w:r>
      <w:r>
        <w:t>ветствует тот уровень доходов, ниже которого начинается биол</w:t>
      </w:r>
      <w:r>
        <w:t>о</w:t>
      </w:r>
      <w:r>
        <w:t>гическая деградация, вследствие того, что он не обеспечивает н</w:t>
      </w:r>
      <w:r>
        <w:t>е</w:t>
      </w:r>
      <w:r>
        <w:t>обходимый минимум п</w:t>
      </w:r>
      <w:r>
        <w:t>и</w:t>
      </w:r>
      <w:r>
        <w:t xml:space="preserve">тания, одежды и удовлетворения прочих потребностей. Соответственно через точку, расположенную над точкой «Б» на ограничительной кривой доходов </w:t>
      </w:r>
      <w:r w:rsidRPr="009062F2">
        <w:rPr>
          <w:i/>
        </w:rPr>
        <w:t>«V»</w:t>
      </w:r>
      <w:r w:rsidRPr="001D63D2">
        <w:t xml:space="preserve"> п</w:t>
      </w:r>
      <w:r w:rsidRPr="001D63D2">
        <w:t>а</w:t>
      </w:r>
      <w:r w:rsidRPr="001D63D2">
        <w:t xml:space="preserve">раллельно </w:t>
      </w:r>
      <w:r>
        <w:t>оси абсцисс проходит черта биологической деградации. Те семьи, которые оказ</w:t>
      </w:r>
      <w:r>
        <w:t>а</w:t>
      </w:r>
      <w:r>
        <w:t xml:space="preserve">лись ниже неё, — вымирают. </w:t>
      </w:r>
    </w:p>
    <w:p w14:paraId="13414C26" w14:textId="77777777" w:rsidR="00D30B85" w:rsidRPr="00980CCF" w:rsidRDefault="00D30B85" w:rsidP="00873ABF">
      <w:pPr>
        <w:pStyle w:val="PlainText"/>
      </w:pPr>
      <w:r>
        <w:t>Та часть общества, которая оказалась ниже черты деградации потребления, по сути пре</w:t>
      </w:r>
      <w:r>
        <w:t>д</w:t>
      </w:r>
      <w:r>
        <w:t>ставляет собой «отбросы общества». И как показывает политическая практика, это может происходить не только вследс</w:t>
      </w:r>
      <w:r>
        <w:t>т</w:t>
      </w:r>
      <w:r>
        <w:t>вие того, что их представители ленивы и неумелы в труде, вследствие чего не могут обеспечить себе достойный ур</w:t>
      </w:r>
      <w:r>
        <w:t>о</w:t>
      </w:r>
      <w:r>
        <w:t>вень доходов. Такое положение может быть следствием политики экономического геноцида, проводимой в отношении всего общ</w:t>
      </w:r>
      <w:r>
        <w:t>е</w:t>
      </w:r>
      <w:r>
        <w:t>ства или тех или иных групп населения в его составе.</w:t>
      </w:r>
    </w:p>
    <w:p w14:paraId="4B1318E2" w14:textId="77777777" w:rsidR="00D30B85" w:rsidRPr="00C47A53" w:rsidRDefault="00D30B85" w:rsidP="00873ABF">
      <w:pPr>
        <w:pStyle w:val="PlainText"/>
      </w:pPr>
      <w:r w:rsidRPr="00F700D5">
        <w:t>В нормально живущем обществе</w:t>
      </w:r>
      <w:r>
        <w:t xml:space="preserve"> распределение семей по д</w:t>
      </w:r>
      <w:r>
        <w:t>о</w:t>
      </w:r>
      <w:r>
        <w:t xml:space="preserve">ходам должно быть таким, чтобы точка </w:t>
      </w:r>
      <w:r w:rsidRPr="009062F2">
        <w:rPr>
          <w:i/>
        </w:rPr>
        <w:t>«D»,</w:t>
      </w:r>
      <w:r w:rsidRPr="00F700D5">
        <w:t xml:space="preserve"> через которую пр</w:t>
      </w:r>
      <w:r w:rsidRPr="00F700D5">
        <w:t>о</w:t>
      </w:r>
      <w:r w:rsidRPr="00F700D5">
        <w:t>ходит черта деградации потребл</w:t>
      </w:r>
      <w:r w:rsidRPr="00F700D5">
        <w:t>е</w:t>
      </w:r>
      <w:r w:rsidRPr="00F700D5">
        <w:t xml:space="preserve">ния, лежала бы </w:t>
      </w:r>
      <w:r>
        <w:t>практически на оси абсцисс — в пр</w:t>
      </w:r>
      <w:r>
        <w:t>е</w:t>
      </w:r>
      <w:r>
        <w:t xml:space="preserve">делах ошибки снятия статистики с общества. А ограничительная кривая расходов </w:t>
      </w:r>
      <w:r w:rsidRPr="000A77D4">
        <w:rPr>
          <w:i/>
        </w:rPr>
        <w:t>«V»</w:t>
      </w:r>
      <w:r w:rsidRPr="00C47A53">
        <w:t xml:space="preserve"> начиналась бы не из н</w:t>
      </w:r>
      <w:r w:rsidRPr="00C47A53">
        <w:t>а</w:t>
      </w:r>
      <w:r w:rsidRPr="00C47A53">
        <w:t>чала координат, а от минимального стандартного дохода</w:t>
      </w:r>
      <w:r>
        <w:t> </w:t>
      </w:r>
      <w:r>
        <w:rPr>
          <w:lang w:val="en-US"/>
        </w:rPr>
        <w:t>I</w:t>
      </w:r>
      <w:r w:rsidRPr="00C47A53">
        <w:t>, позв</w:t>
      </w:r>
      <w:r w:rsidRPr="00C47A53">
        <w:t>о</w:t>
      </w:r>
      <w:r w:rsidRPr="00C47A53">
        <w:t>ляющего семье удовлетворять текущие демографически обусло</w:t>
      </w:r>
      <w:r w:rsidRPr="00C47A53">
        <w:t>в</w:t>
      </w:r>
      <w:r w:rsidRPr="00C47A53">
        <w:t>ленные потребности и разв</w:t>
      </w:r>
      <w:r w:rsidRPr="00C47A53">
        <w:t>и</w:t>
      </w:r>
      <w:r w:rsidRPr="00C47A53">
        <w:t>ваться далее.</w:t>
      </w:r>
    </w:p>
    <w:p w14:paraId="36AE7017" w14:textId="77777777" w:rsidR="00D30B85" w:rsidRDefault="00D30B85" w:rsidP="00873ABF">
      <w:pPr>
        <w:pStyle w:val="PlainText"/>
      </w:pPr>
      <w:r>
        <w:t>Т.е., как показано на примере рис. 2, формы графического представления разного рода социальных ст</w:t>
      </w:r>
      <w:r>
        <w:t>а</w:t>
      </w:r>
      <w:r>
        <w:t>тистик могут быть очень информативными, особенно при сопоставлении друг с др</w:t>
      </w:r>
      <w:r>
        <w:t>у</w:t>
      </w:r>
      <w:r>
        <w:t>гом в одних и тех же осях. Современная компьютерная «мульти</w:t>
      </w:r>
      <w:r>
        <w:t>п</w:t>
      </w:r>
      <w:r>
        <w:t>ликация» позволяет легко в одних осях сопоставлять друг с др</w:t>
      </w:r>
      <w:r>
        <w:t>у</w:t>
      </w:r>
      <w:r>
        <w:t xml:space="preserve">гом, статистики разных периодов времени, </w:t>
      </w:r>
      <w:r>
        <w:lastRenderedPageBreak/>
        <w:t>характеризующих тот или иной аспект жизни общества, и давать адекватное предста</w:t>
      </w:r>
      <w:r>
        <w:t>в</w:t>
      </w:r>
      <w:r>
        <w:t xml:space="preserve">ление о его динамике и соответственно </w:t>
      </w:r>
      <w:r w:rsidRPr="00223AAE">
        <w:t>—</w:t>
      </w:r>
      <w:r>
        <w:t xml:space="preserve"> об эффективности п</w:t>
      </w:r>
      <w:r>
        <w:t>о</w:t>
      </w:r>
      <w:r>
        <w:t>литики в смысле её соответствия интересам общественного ра</w:t>
      </w:r>
      <w:r>
        <w:t>з</w:t>
      </w:r>
      <w:r>
        <w:t>вития либо соответствия её интересам внутренних или зарубе</w:t>
      </w:r>
      <w:r>
        <w:t>ж</w:t>
      </w:r>
      <w:r>
        <w:t>ных пораб</w:t>
      </w:r>
      <w:r>
        <w:t>о</w:t>
      </w:r>
      <w:r>
        <w:t xml:space="preserve">тителей. </w:t>
      </w:r>
    </w:p>
    <w:p w14:paraId="5D0F01F6" w14:textId="77777777" w:rsidR="00D30B85" w:rsidRDefault="00D30B85" w:rsidP="00F509F0">
      <w:pPr>
        <w:pStyle w:val="ab"/>
      </w:pPr>
      <w:r w:rsidRPr="00223AAE">
        <w:t>———————</w:t>
      </w:r>
    </w:p>
    <w:p w14:paraId="23CB31E1" w14:textId="77777777" w:rsidR="00D30B85" w:rsidRDefault="00D30B85" w:rsidP="00C50FE4">
      <w:pPr>
        <w:pStyle w:val="a7"/>
      </w:pPr>
      <w:r>
        <w:t xml:space="preserve">В принципе для того, чтобы понять рис. 1 и 2, не требуется высшего образования в области математики </w:t>
      </w:r>
      <w:r w:rsidRPr="00223AAE">
        <w:t>—</w:t>
      </w:r>
      <w:r>
        <w:t xml:space="preserve"> достаточно немного сообразительности, терпения на уровне требований средней школы или любительского спорта. </w:t>
      </w:r>
    </w:p>
    <w:p w14:paraId="454553B6" w14:textId="5605CE8B" w:rsidR="00D30B85" w:rsidRDefault="00D30B85" w:rsidP="00873ABF">
      <w:pPr>
        <w:pStyle w:val="PlainText"/>
      </w:pPr>
      <w:r>
        <w:t>Но есть опасение, что и этот минимум неподъёмен для таких отечественных «политиков» как: Алина Кабаева, которая относ</w:t>
      </w:r>
      <w:r>
        <w:t>и</w:t>
      </w:r>
      <w:r>
        <w:t>тельно недавно спустилась в политическую “элиту” с гимнастич</w:t>
      </w:r>
      <w:r>
        <w:t>е</w:t>
      </w:r>
      <w:r>
        <w:t>ского бревна; Иосиф Кобзон, ушедший из искусства в шоу- и пр</w:t>
      </w:r>
      <w:r>
        <w:t>о</w:t>
      </w:r>
      <w:r>
        <w:t>чий бизнес; Светлана Журова (вице-спикер), недавно снявшая б</w:t>
      </w:r>
      <w:r>
        <w:t>е</w:t>
      </w:r>
      <w:r>
        <w:t>говые коньки, и для многих других. Но именно т</w:t>
      </w:r>
      <w:r>
        <w:t>а</w:t>
      </w:r>
      <w:r>
        <w:t>ких кандидатов в депутаты подбирали целенаправле</w:t>
      </w:r>
      <w:r>
        <w:t>н</w:t>
      </w:r>
      <w:r>
        <w:t xml:space="preserve">но </w:t>
      </w:r>
      <w:r w:rsidRPr="00223AAE">
        <w:t>—</w:t>
      </w:r>
      <w:r>
        <w:t xml:space="preserve"> их задача «пиарить» проводимую политику, и если они с этим справляются, то им п</w:t>
      </w:r>
      <w:r>
        <w:t>о</w:t>
      </w:r>
      <w:r>
        <w:t>зволено эксплуатировать социальный ст</w:t>
      </w:r>
      <w:r>
        <w:t>а</w:t>
      </w:r>
      <w:r>
        <w:t xml:space="preserve">тус депутата, в общем-то ни за что не отвечая и </w:t>
      </w:r>
      <w:r w:rsidRPr="003851C5">
        <w:rPr>
          <w:i/>
        </w:rPr>
        <w:t xml:space="preserve">не работая в политике — </w:t>
      </w:r>
      <w:r>
        <w:rPr>
          <w:i/>
        </w:rPr>
        <w:t xml:space="preserve">в политике </w:t>
      </w:r>
      <w:r w:rsidRPr="003851C5">
        <w:rPr>
          <w:i/>
        </w:rPr>
        <w:t>р</w:t>
      </w:r>
      <w:r w:rsidRPr="003851C5">
        <w:rPr>
          <w:i/>
        </w:rPr>
        <w:t>а</w:t>
      </w:r>
      <w:r w:rsidRPr="003851C5">
        <w:rPr>
          <w:i/>
        </w:rPr>
        <w:t>ботают «клерки» из аппарата, которых о</w:t>
      </w:r>
      <w:r w:rsidRPr="003851C5">
        <w:rPr>
          <w:i/>
        </w:rPr>
        <w:t>б</w:t>
      </w:r>
      <w:r w:rsidRPr="003851C5">
        <w:rPr>
          <w:i/>
        </w:rPr>
        <w:t>щество не знает</w:t>
      </w:r>
      <w:r>
        <w:t>. Кто из депутатов начинает заниматься действительно политикой в и</w:t>
      </w:r>
      <w:r>
        <w:t>н</w:t>
      </w:r>
      <w:r>
        <w:t xml:space="preserve">тересах народа </w:t>
      </w:r>
      <w:r w:rsidRPr="00223AAE">
        <w:t>—</w:t>
      </w:r>
      <w:r>
        <w:t xml:space="preserve"> в следующие созывы не попадает</w:t>
      </w:r>
      <w:r w:rsidRPr="00D30B85">
        <w:rPr>
          <w:vertAlign w:val="superscript"/>
        </w:rPr>
        <w:t>[XXX]</w:t>
      </w:r>
      <w:r>
        <w:t>.</w:t>
      </w:r>
    </w:p>
    <w:p w14:paraId="0FA95831" w14:textId="77777777" w:rsidR="00D30B85" w:rsidRDefault="00D30B85" w:rsidP="00C50FE4">
      <w:pPr>
        <w:pStyle w:val="a7"/>
      </w:pPr>
      <w:r>
        <w:t>Вследствие проведения такого рода кадровой пол</w:t>
      </w:r>
      <w:r>
        <w:t>и</w:t>
      </w:r>
      <w:r>
        <w:t xml:space="preserve">тики </w:t>
      </w:r>
      <w:r w:rsidRPr="00223AAE">
        <w:t>—</w:t>
      </w:r>
      <w:r>
        <w:t xml:space="preserve"> с </w:t>
      </w:r>
      <w:smartTag w:uri="urn:schemas-microsoft-com:office:smarttags" w:element="metricconverter">
        <w:smartTagPr>
          <w:attr w:name="ProductID" w:val="1993 г"/>
        </w:smartTagPr>
        <w:r>
          <w:t>1993 г</w:t>
        </w:r>
      </w:smartTag>
      <w:r>
        <w:t xml:space="preserve">. </w:t>
      </w:r>
      <w:r w:rsidRPr="00B86821">
        <w:rPr>
          <w:b/>
        </w:rPr>
        <w:t>Государственная Дума и лид</w:t>
      </w:r>
      <w:r w:rsidRPr="00B86821">
        <w:rPr>
          <w:b/>
        </w:rPr>
        <w:t>е</w:t>
      </w:r>
      <w:r w:rsidRPr="00B86821">
        <w:rPr>
          <w:b/>
        </w:rPr>
        <w:t>ры думских фракций персонально не поумнел</w:t>
      </w:r>
      <w:r>
        <w:rPr>
          <w:b/>
        </w:rPr>
        <w:t>и и не стали более высокопр</w:t>
      </w:r>
      <w:r>
        <w:rPr>
          <w:b/>
        </w:rPr>
        <w:t>о</w:t>
      </w:r>
      <w:r>
        <w:rPr>
          <w:b/>
        </w:rPr>
        <w:t>фессиональными управленцами</w:t>
      </w:r>
      <w:r>
        <w:t>, хотя более, чем за 15 лет с</w:t>
      </w:r>
      <w:r>
        <w:t>у</w:t>
      </w:r>
      <w:r>
        <w:t xml:space="preserve">ществования Думы в ней успели сложиться определённые навыки бюрократического делопроизводства. Но это </w:t>
      </w:r>
      <w:r w:rsidRPr="00223AAE">
        <w:t>—</w:t>
      </w:r>
      <w:r>
        <w:t xml:space="preserve"> не то, что требуется обществу от органа власти, долженству</w:t>
      </w:r>
      <w:r>
        <w:t>ю</w:t>
      </w:r>
      <w:r>
        <w:t>щего быть органом представительной демократии, а не м</w:t>
      </w:r>
      <w:r>
        <w:t>а</w:t>
      </w:r>
      <w:r>
        <w:t>шиной голосования под заказ.</w:t>
      </w:r>
    </w:p>
    <w:p w14:paraId="6EA918EE" w14:textId="77777777" w:rsidR="00D30B85" w:rsidRDefault="00D30B85" w:rsidP="00F509F0">
      <w:pPr>
        <w:pStyle w:val="ab"/>
      </w:pPr>
      <w:r w:rsidRPr="00223AAE">
        <w:t>———————</w:t>
      </w:r>
    </w:p>
    <w:p w14:paraId="682E4716" w14:textId="77777777" w:rsidR="00D30B85" w:rsidRDefault="00D30B85" w:rsidP="00873ABF">
      <w:pPr>
        <w:pStyle w:val="PlainText"/>
      </w:pPr>
      <w:r>
        <w:t xml:space="preserve">При условии, что обеспечена метрологическая </w:t>
      </w:r>
      <w:r>
        <w:lastRenderedPageBreak/>
        <w:t>состоятел</w:t>
      </w:r>
      <w:r>
        <w:t>ь</w:t>
      </w:r>
      <w:r>
        <w:t>ность и репрезентативность выборок, в процессе управления м</w:t>
      </w:r>
      <w:r>
        <w:t>о</w:t>
      </w:r>
      <w:r>
        <w:t>гут обсуждаться состав набора статистик, каждая из статистик, их взаимосвязи; могут анализироваться причинно-следственные св</w:t>
      </w:r>
      <w:r>
        <w:t>я</w:t>
      </w:r>
      <w:r>
        <w:t>зи социальных и природных явлений и статистик. И многое др</w:t>
      </w:r>
      <w:r>
        <w:t>у</w:t>
      </w:r>
      <w:r>
        <w:t>гое. Поэтому:</w:t>
      </w:r>
    </w:p>
    <w:p w14:paraId="526A1518" w14:textId="77777777" w:rsidR="00D30B85" w:rsidRDefault="00D30B85" w:rsidP="00F509F0">
      <w:pPr>
        <w:pStyle w:val="a3"/>
        <w:numPr>
          <w:ilvl w:val="0"/>
          <w:numId w:val="20"/>
        </w:numPr>
        <w:ind w:left="397" w:hanging="227"/>
      </w:pPr>
      <w:r>
        <w:t>Управленческая компетентность предполагает определё</w:t>
      </w:r>
      <w:r>
        <w:t>н</w:t>
      </w:r>
      <w:r>
        <w:t>ность в выборе неизменного по составу и методологии сбора и обработки информации набора метрологически состоятел</w:t>
      </w:r>
      <w:r>
        <w:t>ь</w:t>
      </w:r>
      <w:r>
        <w:t>ных статистик, опираясь на который на протяжении длител</w:t>
      </w:r>
      <w:r>
        <w:t>ь</w:t>
      </w:r>
      <w:r>
        <w:t>ного времени, охватывающего жизнь многих поколений, мо</w:t>
      </w:r>
      <w:r>
        <w:t>г</w:t>
      </w:r>
      <w:r>
        <w:t>ла бы стр</w:t>
      </w:r>
      <w:r>
        <w:t>о</w:t>
      </w:r>
      <w:r>
        <w:t>иться политика государства.</w:t>
      </w:r>
    </w:p>
    <w:p w14:paraId="4AB82E75" w14:textId="77777777" w:rsidR="00D30B85" w:rsidRPr="00434D10" w:rsidRDefault="00D30B85" w:rsidP="00F509F0">
      <w:pPr>
        <w:pStyle w:val="a3"/>
        <w:numPr>
          <w:ilvl w:val="0"/>
          <w:numId w:val="20"/>
        </w:numPr>
        <w:ind w:left="397" w:hanging="227"/>
      </w:pPr>
      <w:r>
        <w:t>Демократия же предполагает не только наличие такого наб</w:t>
      </w:r>
      <w:r>
        <w:t>о</w:t>
      </w:r>
      <w:r>
        <w:t>ра статистик, на которые должен опираться в своей деятел</w:t>
      </w:r>
      <w:r>
        <w:t>ь</w:t>
      </w:r>
      <w:r>
        <w:t>ности государственный аппарат, но и отчётность лиц, кот</w:t>
      </w:r>
      <w:r>
        <w:t>о</w:t>
      </w:r>
      <w:r>
        <w:t>рым общество доверило управление своими делами, на осн</w:t>
      </w:r>
      <w:r>
        <w:t>о</w:t>
      </w:r>
      <w:r>
        <w:t>ве такого статистического подхода. И за исключением нек</w:t>
      </w:r>
      <w:r>
        <w:t>о</w:t>
      </w:r>
      <w:r>
        <w:t>торых весьма специфических статистик, которые действ</w:t>
      </w:r>
      <w:r>
        <w:t>и</w:t>
      </w:r>
      <w:r>
        <w:t>тельно могут представлять государственную тайну, пода</w:t>
      </w:r>
      <w:r>
        <w:t>в</w:t>
      </w:r>
      <w:r>
        <w:t>ляющее больши</w:t>
      </w:r>
      <w:r>
        <w:t>н</w:t>
      </w:r>
      <w:r>
        <w:t>ство статистик из этого набора должны быть доступны общ</w:t>
      </w:r>
      <w:r>
        <w:t>е</w:t>
      </w:r>
      <w:r>
        <w:t xml:space="preserve">ству </w:t>
      </w:r>
      <w:r>
        <w:rPr>
          <w:i/>
        </w:rPr>
        <w:t>в нефальсифицированном виде,</w:t>
      </w:r>
      <w:r>
        <w:t xml:space="preserve"> поскольку именно они должны составлять информационную основу для контроля гражданского общества за деятельностью госуда</w:t>
      </w:r>
      <w:r>
        <w:t>р</w:t>
      </w:r>
      <w:r>
        <w:t>ственного аппарата в условиях реальной демокр</w:t>
      </w:r>
      <w:r>
        <w:t>а</w:t>
      </w:r>
      <w:r>
        <w:t>тии.</w:t>
      </w:r>
    </w:p>
    <w:p w14:paraId="16DB1832" w14:textId="75D98211" w:rsidR="00D30B85" w:rsidRDefault="00D30B85" w:rsidP="00C50FE4">
      <w:pPr>
        <w:pStyle w:val="a7"/>
      </w:pPr>
      <w:r>
        <w:t>Если с этих позиций оценивать “отчёт” В.В.Путина перед Думой, то он представляет собой трёп, решающий задачи пиара в отношении управленчески безграмотной и потому по существу безвластной толпы</w:t>
      </w:r>
      <w:r w:rsidRPr="00D30B85">
        <w:rPr>
          <w:vertAlign w:val="superscript"/>
        </w:rPr>
        <w:t>[XXXI]</w:t>
      </w:r>
      <w:r>
        <w:t>, представит</w:t>
      </w:r>
      <w:r>
        <w:t>е</w:t>
      </w:r>
      <w:r>
        <w:t>ли которой сидели в зале, где проходил “отчёт” без отчёта, поскольку Дума «съела» этот “отчёт” без каких-либо принципиал</w:t>
      </w:r>
      <w:r>
        <w:t>ь</w:t>
      </w:r>
      <w:r>
        <w:t>ных возра</w:t>
      </w:r>
      <w:r>
        <w:softHyphen/>
        <w:t xml:space="preserve">жений: имели место только возражения и замечания </w:t>
      </w:r>
      <w:r w:rsidRPr="00224D66">
        <w:rPr>
          <w:i/>
        </w:rPr>
        <w:t>по ч</w:t>
      </w:r>
      <w:r w:rsidRPr="00224D66">
        <w:rPr>
          <w:i/>
        </w:rPr>
        <w:t>а</w:t>
      </w:r>
      <w:r w:rsidRPr="00224D66">
        <w:rPr>
          <w:i/>
        </w:rPr>
        <w:t xml:space="preserve">стностям, которые вне </w:t>
      </w:r>
      <w:r w:rsidRPr="006B3DD9">
        <w:rPr>
          <w:i/>
          <w:u w:val="single"/>
        </w:rPr>
        <w:t>статистик, с которыми частности соотносятся не однозначно</w:t>
      </w:r>
      <w:r w:rsidRPr="00806B69">
        <w:rPr>
          <w:i/>
        </w:rPr>
        <w:t>,</w:t>
      </w:r>
      <w:r>
        <w:t xml:space="preserve"> </w:t>
      </w:r>
      <w:r w:rsidRPr="00223AAE">
        <w:t>—</w:t>
      </w:r>
      <w:r>
        <w:t xml:space="preserve"> т.е. замечания в силу этого могут быть как правильными, так и ошибочными. </w:t>
      </w:r>
    </w:p>
    <w:p w14:paraId="6E3BF9E6" w14:textId="77777777" w:rsidR="00D30B85" w:rsidRDefault="00D30B85" w:rsidP="00873ABF">
      <w:pPr>
        <w:pStyle w:val="PlainText"/>
      </w:pPr>
      <w:r>
        <w:t>И в общем-то, если в информационной основе государстве</w:t>
      </w:r>
      <w:r>
        <w:t>н</w:t>
      </w:r>
      <w:r>
        <w:t>ного управления лежит хорошо пр</w:t>
      </w:r>
      <w:r>
        <w:t>о</w:t>
      </w:r>
      <w:r>
        <w:t xml:space="preserve">думанный набор статистик, характеризующих все значимые аспекты жизни </w:t>
      </w:r>
      <w:r>
        <w:lastRenderedPageBreak/>
        <w:t>общества, то нет никаких причин к тому, чтобы представители государства выст</w:t>
      </w:r>
      <w:r>
        <w:t>у</w:t>
      </w:r>
      <w:r>
        <w:t xml:space="preserve">пали перед обществом на какой-то иной информационной основе. </w:t>
      </w:r>
    </w:p>
    <w:p w14:paraId="0DEECE31" w14:textId="77777777" w:rsidR="00D30B85" w:rsidRPr="00F11AE3" w:rsidRDefault="00D30B85" w:rsidP="00C50FE4">
      <w:pPr>
        <w:pStyle w:val="a9"/>
      </w:pPr>
      <w:r>
        <w:t>Т.е. если представители государства в своей публичной деятельности не оперируют статистиками, отн</w:t>
      </w:r>
      <w:r>
        <w:t>о</w:t>
      </w:r>
      <w:r>
        <w:t xml:space="preserve">сящимися к теме, то это </w:t>
      </w:r>
      <w:r w:rsidRPr="00223AAE">
        <w:t>—</w:t>
      </w:r>
      <w:r>
        <w:t xml:space="preserve"> следствие и выражение того, что гос</w:t>
      </w:r>
      <w:r>
        <w:t>у</w:t>
      </w:r>
      <w:r>
        <w:t>дарственное управление носит неадекватный жизни х</w:t>
      </w:r>
      <w:r>
        <w:t>а</w:t>
      </w:r>
      <w:r>
        <w:t>рактер, поскольку не опирается на набор стат</w:t>
      </w:r>
      <w:r>
        <w:t>и</w:t>
      </w:r>
      <w:r>
        <w:t>стик.</w:t>
      </w:r>
    </w:p>
    <w:p w14:paraId="1D68D4FE" w14:textId="77777777" w:rsidR="00D30B85" w:rsidRDefault="00D30B85" w:rsidP="00873ABF">
      <w:pPr>
        <w:pStyle w:val="PlainText"/>
      </w:pPr>
      <w:r>
        <w:t>Кроме того, современная оргтехника позволяет довести л</w:t>
      </w:r>
      <w:r>
        <w:t>ю</w:t>
      </w:r>
      <w:r>
        <w:t>бую отчётную документацию до сведения аудитории заблаговр</w:t>
      </w:r>
      <w:r>
        <w:t>е</w:t>
      </w:r>
      <w:r>
        <w:t>менно, чтобы, не теряя попусту время на изустное и менее дохо</w:t>
      </w:r>
      <w:r>
        <w:t>д</w:t>
      </w:r>
      <w:r>
        <w:t>чивое изложение о</w:t>
      </w:r>
      <w:r>
        <w:t>т</w:t>
      </w:r>
      <w:r>
        <w:t>чёта о проделанной работе, сразу же перейти к отображению отчётных статистик на большом экране в зале зас</w:t>
      </w:r>
      <w:r>
        <w:t>е</w:t>
      </w:r>
      <w:r>
        <w:t>даний либо к синхронному их отображению на персональных компьютерах участников заседания и обсуждению представле</w:t>
      </w:r>
      <w:r>
        <w:t>н</w:t>
      </w:r>
      <w:r>
        <w:t>ных статистик по существу, их взаимосвязей, их динамики, об</w:t>
      </w:r>
      <w:r>
        <w:t>у</w:t>
      </w:r>
      <w:r>
        <w:t>словленности статистик и их взаимосвязей социальными проце</w:t>
      </w:r>
      <w:r>
        <w:t>с</w:t>
      </w:r>
      <w:r>
        <w:t>сами. Всё же отчёт премьера в гражданском обществе и демокр</w:t>
      </w:r>
      <w:r>
        <w:t>а</w:t>
      </w:r>
      <w:r>
        <w:t>тическом пр</w:t>
      </w:r>
      <w:r>
        <w:t>а</w:t>
      </w:r>
      <w:r>
        <w:t xml:space="preserve">вовом государстве </w:t>
      </w:r>
      <w:r w:rsidRPr="00223AAE">
        <w:t>—</w:t>
      </w:r>
      <w:r>
        <w:t xml:space="preserve"> не тронная речь самовластной королевы, которой предписывается верноподданно внимать с во</w:t>
      </w:r>
      <w:r>
        <w:t>с</w:t>
      </w:r>
      <w:r>
        <w:t>хищением…</w:t>
      </w:r>
    </w:p>
    <w:p w14:paraId="59BFC7AC" w14:textId="0492D5D3" w:rsidR="00D30B85" w:rsidRDefault="00D30B85" w:rsidP="00C50FE4">
      <w:pPr>
        <w:pStyle w:val="a7"/>
      </w:pPr>
      <w:r>
        <w:t xml:space="preserve">Понимает ли это сам В.В.Путин? </w:t>
      </w:r>
      <w:r w:rsidRPr="00223AAE">
        <w:t>—</w:t>
      </w:r>
      <w:r>
        <w:t xml:space="preserve"> вопрос открытый, но возможно, что и нет, поскольку его юридическое образов</w:t>
      </w:r>
      <w:r>
        <w:t>а</w:t>
      </w:r>
      <w:r>
        <w:t xml:space="preserve">ние </w:t>
      </w:r>
      <w:r w:rsidRPr="00223AAE">
        <w:t>—</w:t>
      </w:r>
      <w:r>
        <w:t xml:space="preserve"> управленчески несостоятельно, и прежде всего, оно </w:t>
      </w:r>
      <w:r w:rsidRPr="00223AAE">
        <w:t>—</w:t>
      </w:r>
      <w:r>
        <w:t xml:space="preserve"> не та основа, которая позволяет адекватно судить о проце</w:t>
      </w:r>
      <w:r>
        <w:t>с</w:t>
      </w:r>
      <w:r>
        <w:t>сах, протекающих с области экономики и финансов, и упра</w:t>
      </w:r>
      <w:r>
        <w:t>в</w:t>
      </w:r>
      <w:r>
        <w:t>лении ими</w:t>
      </w:r>
      <w:r w:rsidRPr="00D30B85">
        <w:rPr>
          <w:vertAlign w:val="superscript"/>
        </w:rPr>
        <w:t>[XXXII]</w:t>
      </w:r>
      <w:r>
        <w:t xml:space="preserve">; а также </w:t>
      </w:r>
      <w:r w:rsidRPr="00223AAE">
        <w:t>—</w:t>
      </w:r>
      <w:r>
        <w:t xml:space="preserve"> и о кадровой политике</w:t>
      </w:r>
      <w:r w:rsidRPr="00D30B85">
        <w:rPr>
          <w:vertAlign w:val="superscript"/>
        </w:rPr>
        <w:t>[XXXIII]</w:t>
      </w:r>
      <w:r>
        <w:t>.</w:t>
      </w:r>
    </w:p>
    <w:p w14:paraId="2D5C028D" w14:textId="77777777" w:rsidR="00D30B85" w:rsidRPr="00EA28FA" w:rsidRDefault="00D30B85" w:rsidP="00873ABF">
      <w:pPr>
        <w:pStyle w:val="PlainText"/>
      </w:pPr>
      <w:r>
        <w:t>Не понимает этого и Б.В.Грызлов.</w:t>
      </w:r>
    </w:p>
    <w:p w14:paraId="3DDAB8BC" w14:textId="77777777" w:rsidR="00D30B85" w:rsidRDefault="00D30B85" w:rsidP="00873ABF">
      <w:pPr>
        <w:pStyle w:val="PlainText"/>
      </w:pPr>
      <w:r>
        <w:t xml:space="preserve">И если “отчёт” без отчёта В.В.Путина 6 апреля </w:t>
      </w:r>
      <w:smartTag w:uri="urn:schemas-microsoft-com:office:smarttags" w:element="metricconverter">
        <w:smartTagPr>
          <w:attr w:name="ProductID" w:val="2009 г"/>
        </w:smartTagPr>
        <w:r>
          <w:t>2009 г</w:t>
        </w:r>
      </w:smartTag>
      <w:r>
        <w:t>. сопо</w:t>
      </w:r>
      <w:r>
        <w:t>с</w:t>
      </w:r>
      <w:r>
        <w:t>тавить с отчётными докладами ЦК КПСС съездам партии, даже застойно-брежневских времён, то отчётные доклады ЦК были б</w:t>
      </w:r>
      <w:r>
        <w:t>о</w:t>
      </w:r>
      <w:r>
        <w:t xml:space="preserve">лее информативны, и соответственно </w:t>
      </w:r>
      <w:r w:rsidRPr="00223AAE">
        <w:t>—</w:t>
      </w:r>
      <w:r>
        <w:t xml:space="preserve"> ЦК был более демокр</w:t>
      </w:r>
      <w:r>
        <w:t>а</w:t>
      </w:r>
      <w:r>
        <w:t>тичен и ув</w:t>
      </w:r>
      <w:r>
        <w:t>а</w:t>
      </w:r>
      <w:r>
        <w:t>жителен по отношению к населению СССР, нежели нынешняя бюрократия.</w:t>
      </w:r>
    </w:p>
    <w:p w14:paraId="0AEDD227" w14:textId="77777777" w:rsidR="00D30B85" w:rsidRDefault="00D30B85" w:rsidP="00873ABF">
      <w:pPr>
        <w:pStyle w:val="PlainText"/>
      </w:pPr>
      <w:r>
        <w:t>Но не понимает этого и главный легальный “оппозиционер” Г.А.Зюганов со товарищи, поскольку в пр</w:t>
      </w:r>
      <w:r>
        <w:t>о</w:t>
      </w:r>
      <w:r>
        <w:t xml:space="preserve">тивном случае всё, что </w:t>
      </w:r>
      <w:r>
        <w:lastRenderedPageBreak/>
        <w:t>написано в разделе 1.4 настоящей записки, должно было быть сказано Г.А.Зюгановым с думской трибуны и опубликовано в п</w:t>
      </w:r>
      <w:r>
        <w:t>е</w:t>
      </w:r>
      <w:r>
        <w:t>чати КПРФ.</w:t>
      </w:r>
    </w:p>
    <w:p w14:paraId="60A3CB14" w14:textId="77777777" w:rsidR="00D30B85" w:rsidRDefault="00D30B85" w:rsidP="00F509F0">
      <w:pPr>
        <w:pStyle w:val="Heading1"/>
        <w:sectPr w:rsidR="00D30B85" w:rsidSect="0059240F">
          <w:headerReference w:type="even" r:id="rId35"/>
          <w:headerReference w:type="default" r:id="rId36"/>
          <w:footnotePr>
            <w:numRestart w:val="eachPage"/>
          </w:footnotePr>
          <w:type w:val="oddPage"/>
          <w:pgSz w:w="8392" w:h="11907" w:code="11"/>
          <w:pgMar w:top="851" w:right="851" w:bottom="851" w:left="1247" w:header="567" w:footer="567" w:gutter="0"/>
          <w:cols w:space="720"/>
          <w:titlePg/>
        </w:sectPr>
      </w:pPr>
      <w:bookmarkStart w:id="13" w:name="_Toc232339028"/>
    </w:p>
    <w:p w14:paraId="06B29EDA" w14:textId="77777777" w:rsidR="00D30B85" w:rsidRDefault="00D30B85" w:rsidP="00F509F0">
      <w:pPr>
        <w:pStyle w:val="Heading1"/>
      </w:pPr>
      <w:bookmarkStart w:id="14" w:name="_Toc237339534"/>
      <w:r>
        <w:lastRenderedPageBreak/>
        <w:t xml:space="preserve">2. Кризис в России </w:t>
      </w:r>
      <w:r w:rsidRPr="00223AAE">
        <w:t>—</w:t>
      </w:r>
      <w:r>
        <w:t xml:space="preserve"> кризис “элитарного” идиотизма в попытке загнать общество </w:t>
      </w:r>
      <w:r>
        <w:br/>
        <w:t>в родоплеменной строй</w:t>
      </w:r>
      <w:bookmarkEnd w:id="13"/>
      <w:bookmarkEnd w:id="14"/>
    </w:p>
    <w:p w14:paraId="0D84C9D8" w14:textId="77777777" w:rsidR="00D30B85" w:rsidRDefault="00D30B85" w:rsidP="00873ABF">
      <w:pPr>
        <w:pStyle w:val="PlainText"/>
      </w:pPr>
      <w:r>
        <w:t xml:space="preserve">После того, как 1 марта </w:t>
      </w:r>
      <w:smartTag w:uri="urn:schemas-microsoft-com:office:smarttags" w:element="metricconverter">
        <w:smartTagPr>
          <w:attr w:name="ProductID" w:val="2009 г"/>
        </w:smartTagPr>
        <w:r>
          <w:t>2009 г</w:t>
        </w:r>
      </w:smartTag>
      <w:r>
        <w:t>. прошли выборы в местные о</w:t>
      </w:r>
      <w:r>
        <w:t>р</w:t>
      </w:r>
      <w:r>
        <w:t>ганы власти, СМИ сообщили, что сын председателя нижней пал</w:t>
      </w:r>
      <w:r>
        <w:t>а</w:t>
      </w:r>
      <w:r>
        <w:t>ты Госдумы Б.В.Грызлова Дмитрий потерпел поражение на выб</w:t>
      </w:r>
      <w:r>
        <w:t>о</w:t>
      </w:r>
      <w:r>
        <w:t>рах в С-Петербурге. Вследствие этого встал вопрос о его дал</w:t>
      </w:r>
      <w:r>
        <w:t>ь</w:t>
      </w:r>
      <w:r>
        <w:t xml:space="preserve">нейшем трудоустройстве. </w:t>
      </w:r>
    </w:p>
    <w:p w14:paraId="3A40233C" w14:textId="77777777" w:rsidR="00D30B85" w:rsidRDefault="00D30B85" w:rsidP="00F509F0">
      <w:pPr>
        <w:pStyle w:val="a5"/>
      </w:pPr>
      <w:r>
        <w:t>«“Мы пообщались с Дмитрием Грызловым и приняли реш</w:t>
      </w:r>
      <w:r>
        <w:t>е</w:t>
      </w:r>
      <w:r>
        <w:t>ние о том, что он вступит в партию “Ед</w:t>
      </w:r>
      <w:r>
        <w:t>и</w:t>
      </w:r>
      <w:r>
        <w:t xml:space="preserve">ная Россия”, </w:t>
      </w:r>
      <w:r w:rsidRPr="00223AAE">
        <w:t>—</w:t>
      </w:r>
      <w:r>
        <w:t xml:space="preserve"> заявил корреспонденту ЗАКС.Ру спикер Законодательного собрания Петербурга, л</w:t>
      </w:r>
      <w:r>
        <w:t>и</w:t>
      </w:r>
      <w:r>
        <w:t>дер петербургских единороссов Вадим Тюльпанов. По словам спикера, Грызлову-млад</w:t>
      </w:r>
      <w:r>
        <w:softHyphen/>
        <w:t>шему остаётся написать зая</w:t>
      </w:r>
      <w:r>
        <w:t>в</w:t>
      </w:r>
      <w:r>
        <w:t>ление, и по уставу партии до получения членского билета должно пройти полгода. “Возмо</w:t>
      </w:r>
      <w:r>
        <w:t>ж</w:t>
      </w:r>
      <w:r>
        <w:t xml:space="preserve">но, он вступит через полгода, может быть </w:t>
      </w:r>
      <w:r w:rsidRPr="00223AAE">
        <w:t>—</w:t>
      </w:r>
      <w:r>
        <w:t xml:space="preserve"> несколько раньше. Ни для кого мы исключений не д</w:t>
      </w:r>
      <w:r>
        <w:t>е</w:t>
      </w:r>
      <w:r>
        <w:t xml:space="preserve">лаем”, </w:t>
      </w:r>
      <w:r w:rsidRPr="00223AAE">
        <w:t>—</w:t>
      </w:r>
      <w:r>
        <w:t xml:space="preserve"> пояснил Тюльпанов. </w:t>
      </w:r>
    </w:p>
    <w:p w14:paraId="49947E60" w14:textId="77777777" w:rsidR="00D30B85" w:rsidRDefault="00D30B85" w:rsidP="00F509F0">
      <w:pPr>
        <w:pStyle w:val="a5"/>
      </w:pPr>
      <w:r>
        <w:t>Говоря о перспективах работы Дмитрия Грызлова в реги</w:t>
      </w:r>
      <w:r>
        <w:t>о</w:t>
      </w:r>
      <w:r>
        <w:t>нальном отделении партии, Вадим Тюльпанов отметил, что он “либо возглавит, либо будет учас</w:t>
      </w:r>
      <w:r>
        <w:t>т</w:t>
      </w:r>
      <w:r>
        <w:t>вовать в работе с молодёжным крылом партии в вопросе взаимодействия с молодежными орг</w:t>
      </w:r>
      <w:r>
        <w:t>а</w:t>
      </w:r>
      <w:r>
        <w:t>низаци</w:t>
      </w:r>
      <w:r>
        <w:t>я</w:t>
      </w:r>
      <w:r>
        <w:t xml:space="preserve">ми”. Тюльпанов также отметил: “Если раньше я его знал шапочно, то после полуторачасовой беседы я узнал его как очень эрудированного и начитанного человека </w:t>
      </w:r>
      <w:r w:rsidRPr="00223AAE">
        <w:t>—</w:t>
      </w:r>
      <w:r>
        <w:t xml:space="preserve"> я порадовался за н</w:t>
      </w:r>
      <w:r>
        <w:t>а</w:t>
      </w:r>
      <w:r>
        <w:t>шу молодёжь”.</w:t>
      </w:r>
    </w:p>
    <w:p w14:paraId="60C110F3" w14:textId="612991AE" w:rsidR="00D30B85" w:rsidRDefault="00D30B85" w:rsidP="00F509F0">
      <w:pPr>
        <w:pStyle w:val="a5"/>
      </w:pPr>
      <w:r>
        <w:t>Напомним, сын спикера Госдумы, председателя Высшего с</w:t>
      </w:r>
      <w:r>
        <w:t>о</w:t>
      </w:r>
      <w:r>
        <w:t>вета “Единой России” Бориса Грызлова Дмитрий Грызлов уч</w:t>
      </w:r>
      <w:r>
        <w:t>а</w:t>
      </w:r>
      <w:r>
        <w:t>ствовал в выборах в МО “Георгиевское” во Фрунзенском ра</w:t>
      </w:r>
      <w:r>
        <w:t>й</w:t>
      </w:r>
      <w:r>
        <w:t>оне, но потерпел н</w:t>
      </w:r>
      <w:r>
        <w:t>е</w:t>
      </w:r>
      <w:r>
        <w:t xml:space="preserve">удачу. В интервью журналу “Город </w:t>
      </w:r>
      <w:smartTag w:uri="urn:schemas-microsoft-com:office:smarttags" w:element="metricconverter">
        <w:smartTagPr>
          <w:attr w:name="ProductID" w:val="812”"/>
        </w:smartTagPr>
        <w:r>
          <w:t>812”</w:t>
        </w:r>
      </w:smartTag>
      <w:r>
        <w:t xml:space="preserve"> он обвинил руководителей петербургского отделения партии в орг</w:t>
      </w:r>
      <w:r>
        <w:t>а</w:t>
      </w:r>
      <w:r>
        <w:t xml:space="preserve">низации нечестных выборов и заявил: </w:t>
      </w:r>
      <w:r w:rsidRPr="00C013CB">
        <w:rPr>
          <w:i/>
        </w:rPr>
        <w:t>“Фактически выборы проводила местная “Единая Россия”, а её действиями упра</w:t>
      </w:r>
      <w:r w:rsidRPr="00C013CB">
        <w:rPr>
          <w:i/>
        </w:rPr>
        <w:t>в</w:t>
      </w:r>
      <w:r w:rsidRPr="00C013CB">
        <w:rPr>
          <w:i/>
        </w:rPr>
        <w:t>лял человек, близкий к руководству ЗакСа, который осущ</w:t>
      </w:r>
      <w:r w:rsidRPr="00C013CB">
        <w:rPr>
          <w:i/>
        </w:rPr>
        <w:t>е</w:t>
      </w:r>
      <w:r w:rsidRPr="00C013CB">
        <w:rPr>
          <w:i/>
        </w:rPr>
        <w:t>ствляет связь между бизнесом и криминалом с одной стор</w:t>
      </w:r>
      <w:r w:rsidRPr="00C013CB">
        <w:rPr>
          <w:i/>
        </w:rPr>
        <w:t>о</w:t>
      </w:r>
      <w:r w:rsidRPr="00C013CB">
        <w:rPr>
          <w:i/>
        </w:rPr>
        <w:t>ны и властью — с другой. Про него всем всё известно, но трогать его боятся. Именно этот человек боролся со мной и помешал избраться”</w:t>
      </w:r>
      <w:r>
        <w:t xml:space="preserve"> </w:t>
      </w:r>
      <w:r>
        <w:lastRenderedPageBreak/>
        <w:t>(выделено курсивом нами при цитиров</w:t>
      </w:r>
      <w:r>
        <w:t>а</w:t>
      </w:r>
      <w:r>
        <w:t>нии</w:t>
      </w:r>
      <w:r w:rsidRPr="00D30B85">
        <w:rPr>
          <w:vertAlign w:val="superscript"/>
        </w:rPr>
        <w:t>[XXXIV]</w:t>
      </w:r>
      <w:r>
        <w:t>)» (</w:t>
      </w:r>
      <w:hyperlink r:id="rId37" w:history="1">
        <w:r w:rsidRPr="003C4297">
          <w:rPr>
            <w:rStyle w:val="Hyperlink"/>
          </w:rPr>
          <w:t>http://www.zaks.ru/new/archive/view/54824</w:t>
        </w:r>
      </w:hyperlink>
      <w:r>
        <w:t xml:space="preserve">, 12 марта </w:t>
      </w:r>
      <w:smartTag w:uri="urn:schemas-microsoft-com:office:smarttags" w:element="metricconverter">
        <w:smartTagPr>
          <w:attr w:name="ProductID" w:val="2009 г"/>
        </w:smartTagPr>
        <w:r>
          <w:t>2009 г</w:t>
        </w:r>
      </w:smartTag>
      <w:r>
        <w:t xml:space="preserve">.). </w:t>
      </w:r>
    </w:p>
    <w:p w14:paraId="69B41F94" w14:textId="77777777" w:rsidR="00D30B85" w:rsidRDefault="00D30B85" w:rsidP="00873ABF">
      <w:pPr>
        <w:pStyle w:val="PlainText"/>
      </w:pPr>
      <w:r>
        <w:t xml:space="preserve"> Ещё одна публикация:</w:t>
      </w:r>
    </w:p>
    <w:p w14:paraId="3E2C60C9" w14:textId="77777777" w:rsidR="00D30B85" w:rsidRDefault="00D30B85" w:rsidP="00F509F0">
      <w:pPr>
        <w:pStyle w:val="a5"/>
      </w:pPr>
      <w:r>
        <w:t>«Дмитрий Грызлов (сын спикера Госдумы, председателя Высшего совета партии “Единая Россия” Бориса Грызлова) с</w:t>
      </w:r>
      <w:r>
        <w:t>е</w:t>
      </w:r>
      <w:r>
        <w:t>годня был принят в партию на заседании президиума политсов</w:t>
      </w:r>
      <w:r>
        <w:t>е</w:t>
      </w:r>
      <w:r>
        <w:t>та, сообщает корре</w:t>
      </w:r>
      <w:r>
        <w:t>с</w:t>
      </w:r>
      <w:r>
        <w:t xml:space="preserve">пондент ЗАКС.Ру. </w:t>
      </w:r>
    </w:p>
    <w:p w14:paraId="4789C7B3" w14:textId="77777777" w:rsidR="00D30B85" w:rsidRDefault="00D30B85" w:rsidP="00F509F0">
      <w:pPr>
        <w:pStyle w:val="a5"/>
      </w:pPr>
      <w:r>
        <w:t>При этом стоит отметить, что согласно новой р</w:t>
      </w:r>
      <w:r>
        <w:t>е</w:t>
      </w:r>
      <w:r>
        <w:t>дакции устава “Единой России” для вступления в партию необходим полугод</w:t>
      </w:r>
      <w:r>
        <w:t>о</w:t>
      </w:r>
      <w:r>
        <w:t>вой стаж пребывания в статусе сторонника партии. Единороссы неоднократно подчеркивали важность нововведения, отмечая важность института сторонников. Лидер петербургского отдел</w:t>
      </w:r>
      <w:r>
        <w:t>е</w:t>
      </w:r>
      <w:r>
        <w:t xml:space="preserve">ния “Единой России” Вадим Тюльпанов ранее заявлял о том, что Грызлов-младший </w:t>
      </w:r>
      <w:hyperlink r:id="rId38" w:tgtFrame="_blank" w:history="1">
        <w:r>
          <w:rPr>
            <w:rStyle w:val="Hyperlink"/>
          </w:rPr>
          <w:t>должен вступать в партию по общей пр</w:t>
        </w:r>
        <w:r>
          <w:rPr>
            <w:rStyle w:val="Hyperlink"/>
          </w:rPr>
          <w:t>о</w:t>
        </w:r>
        <w:r>
          <w:rPr>
            <w:rStyle w:val="Hyperlink"/>
          </w:rPr>
          <w:t>цедуре</w:t>
        </w:r>
      </w:hyperlink>
      <w:r>
        <w:t>, утверждая, что “ни для кого мы исключений не д</w:t>
      </w:r>
      <w:r>
        <w:t>е</w:t>
      </w:r>
      <w:r>
        <w:t xml:space="preserve">лаем”. </w:t>
      </w:r>
    </w:p>
    <w:p w14:paraId="0BBEFF36" w14:textId="77777777" w:rsidR="00D30B85" w:rsidRDefault="00D30B85" w:rsidP="00F509F0">
      <w:pPr>
        <w:pStyle w:val="a5"/>
      </w:pPr>
      <w:r>
        <w:t>“Нет никакого нарушения в том, что Дмитрий Грызлов вст</w:t>
      </w:r>
      <w:r>
        <w:t>у</w:t>
      </w:r>
      <w:r>
        <w:t>пил в партию без полугодового нахождения в рядах сторонн</w:t>
      </w:r>
      <w:r>
        <w:t>и</w:t>
      </w:r>
      <w:r>
        <w:t xml:space="preserve">ков”, </w:t>
      </w:r>
      <w:r w:rsidRPr="00223AAE">
        <w:t>—</w:t>
      </w:r>
      <w:r>
        <w:t xml:space="preserve"> заявил корреспонденту ЗАКС.Ру руководитель фра</w:t>
      </w:r>
      <w:r>
        <w:t>к</w:t>
      </w:r>
      <w:r>
        <w:t>ции “Единая Россия” в петербургском Законодательном собр</w:t>
      </w:r>
      <w:r>
        <w:t>а</w:t>
      </w:r>
      <w:r>
        <w:t xml:space="preserve">нии Вячеслав Макаров. </w:t>
      </w:r>
    </w:p>
    <w:p w14:paraId="395184A6" w14:textId="77777777" w:rsidR="00D30B85" w:rsidRDefault="00D30B85" w:rsidP="00F509F0">
      <w:pPr>
        <w:pStyle w:val="a5"/>
      </w:pPr>
      <w:r>
        <w:t>По словам Макарова, президиум политсовета имеет право принять человека в партию в обход этого требования. Парламе</w:t>
      </w:r>
      <w:r>
        <w:t>н</w:t>
      </w:r>
      <w:r>
        <w:t>тарий добавил, что процедура включения Дмитрия Грызлова в партию соблюдена в соответствии с уставом и прочими докуме</w:t>
      </w:r>
      <w:r>
        <w:t>н</w:t>
      </w:r>
      <w:r>
        <w:t xml:space="preserve">тами. </w:t>
      </w:r>
    </w:p>
    <w:p w14:paraId="075A9978" w14:textId="28078BEE" w:rsidR="00D30B85" w:rsidRDefault="00D30B85" w:rsidP="00F509F0">
      <w:pPr>
        <w:pStyle w:val="a5"/>
      </w:pPr>
      <w:r>
        <w:t xml:space="preserve">“Срок может быть, а может и не быть”, </w:t>
      </w:r>
      <w:r w:rsidRPr="00223AAE">
        <w:t>—</w:t>
      </w:r>
      <w:r>
        <w:t xml:space="preserve"> ск</w:t>
      </w:r>
      <w:r>
        <w:t>а</w:t>
      </w:r>
      <w:r>
        <w:t>зал Макаров. Он заявил, что нахождение чел</w:t>
      </w:r>
      <w:r>
        <w:t>о</w:t>
      </w:r>
      <w:r>
        <w:t>века в рядах сторонников нужно для того, чтобы пристал</w:t>
      </w:r>
      <w:r>
        <w:t>ь</w:t>
      </w:r>
      <w:r>
        <w:t xml:space="preserve">нее посмотреть на </w:t>
      </w:r>
      <w:r w:rsidRPr="00AD289C">
        <w:rPr>
          <w:i/>
        </w:rPr>
        <w:t>кандидата</w:t>
      </w:r>
      <w:r>
        <w:t xml:space="preserve"> </w:t>
      </w:r>
      <w:r w:rsidRPr="00AD289C">
        <w:rPr>
          <w:i/>
        </w:rPr>
        <w:t>в члены в партию</w:t>
      </w:r>
      <w:r w:rsidRPr="00D30B85">
        <w:rPr>
          <w:vertAlign w:val="superscript"/>
        </w:rPr>
        <w:t>[XXXV]</w:t>
      </w:r>
      <w:r>
        <w:t>, а с Дмитрием Грызловым это излишне, так как он и без этого хорошо известен парти</w:t>
      </w:r>
      <w:r>
        <w:t>й</w:t>
      </w:r>
      <w:r>
        <w:t xml:space="preserve">цам. </w:t>
      </w:r>
    </w:p>
    <w:p w14:paraId="39BE36CF" w14:textId="77777777" w:rsidR="00D30B85" w:rsidRDefault="00D30B85" w:rsidP="00F509F0">
      <w:pPr>
        <w:pStyle w:val="a5"/>
      </w:pPr>
      <w:r>
        <w:t>Сам Дмитрий Грызлов пояснил, что в 2001 году был учред</w:t>
      </w:r>
      <w:r>
        <w:t>и</w:t>
      </w:r>
      <w:r>
        <w:t>телем “Молодёжного Единства”, прав</w:t>
      </w:r>
      <w:r>
        <w:t>о</w:t>
      </w:r>
      <w:r>
        <w:t>преемницей которого на сегодня является “Молодая гвардия”, следовательно, считает Грызлов, он авт</w:t>
      </w:r>
      <w:r>
        <w:t>о</w:t>
      </w:r>
      <w:r>
        <w:t xml:space="preserve">матически является сторонником партии с 2001 года. </w:t>
      </w:r>
    </w:p>
    <w:p w14:paraId="51496F1A" w14:textId="77777777" w:rsidR="00D30B85" w:rsidRDefault="00D30B85" w:rsidP="00F509F0">
      <w:pPr>
        <w:pStyle w:val="a5"/>
      </w:pPr>
      <w:r>
        <w:t>Третью версию выдвинул председатель регионального испо</w:t>
      </w:r>
      <w:r>
        <w:t>л</w:t>
      </w:r>
      <w:r>
        <w:t xml:space="preserve">кома партии Дмитрий Юрьев. “Дмитрий Грызлов неоднократно заявлял, что является сторонником “Единой России”, </w:t>
      </w:r>
      <w:r w:rsidRPr="00223AAE">
        <w:t>—</w:t>
      </w:r>
      <w:r>
        <w:t xml:space="preserve"> расск</w:t>
      </w:r>
      <w:r>
        <w:t>а</w:t>
      </w:r>
      <w:r>
        <w:t xml:space="preserve">зал Юрьев. </w:t>
      </w:r>
      <w:r w:rsidRPr="00223AAE">
        <w:t>—</w:t>
      </w:r>
      <w:r>
        <w:t xml:space="preserve"> Он официально </w:t>
      </w:r>
      <w:r>
        <w:lastRenderedPageBreak/>
        <w:t xml:space="preserve">зарегистрирован сторонником партии в Красногвардейском районе. Стаж Дмитрия </w:t>
      </w:r>
      <w:r w:rsidRPr="00223AAE">
        <w:t>—</w:t>
      </w:r>
      <w:r>
        <w:t xml:space="preserve"> что-то около двух лет. Мы обнаружили это, когда подняли необход</w:t>
      </w:r>
      <w:r>
        <w:t>и</w:t>
      </w:r>
      <w:r>
        <w:t xml:space="preserve">мые бумаги. Что касается слов самого Дмитрия о его положении сторонника с 2001 года </w:t>
      </w:r>
      <w:r w:rsidRPr="00223AAE">
        <w:t>—</w:t>
      </w:r>
      <w:r>
        <w:t xml:space="preserve"> то тут, видимо, он не понял самого вопроса </w:t>
      </w:r>
      <w:r w:rsidRPr="00223AAE">
        <w:t>—</w:t>
      </w:r>
      <w:r>
        <w:t xml:space="preserve"> в то время, когда он стал сторонником, процедура обязательного нахождения в числе сторонников не являлась нео</w:t>
      </w:r>
      <w:r>
        <w:t>б</w:t>
      </w:r>
      <w:r>
        <w:t xml:space="preserve">ходимым условием членства в партии”. </w:t>
      </w:r>
    </w:p>
    <w:p w14:paraId="0938125D" w14:textId="77777777" w:rsidR="00D30B85" w:rsidRDefault="00D30B85" w:rsidP="00F509F0">
      <w:pPr>
        <w:pStyle w:val="a5"/>
      </w:pPr>
      <w:r>
        <w:t>Юрьев также добавил, что вопрос о назначении Дмитрия Грызлова на пост куратора “Молодой Гвардии” пока преждевр</w:t>
      </w:r>
      <w:r>
        <w:t>е</w:t>
      </w:r>
      <w:r>
        <w:t>менный. Дмитрий Грызлов сообщил, что после вступления в па</w:t>
      </w:r>
      <w:r>
        <w:t>р</w:t>
      </w:r>
      <w:r>
        <w:t>тию станет кур</w:t>
      </w:r>
      <w:r>
        <w:t>а</w:t>
      </w:r>
      <w:r>
        <w:t>тором молодежной политики “Единой России” в Петербурге. По словам Грызлова, после заседания пр</w:t>
      </w:r>
      <w:r>
        <w:t>е</w:t>
      </w:r>
      <w:r>
        <w:t>зидиума политсовета городск</w:t>
      </w:r>
      <w:r>
        <w:t>о</w:t>
      </w:r>
      <w:r>
        <w:t>го отделения партии, где он был принят в ряды членов, у него состоялась встреча с Вадимом Тюльпан</w:t>
      </w:r>
      <w:r>
        <w:t>о</w:t>
      </w:r>
      <w:r>
        <w:t xml:space="preserve">вым, который рассказал Дмитрию о его возможном будущем месте работы. </w:t>
      </w:r>
    </w:p>
    <w:p w14:paraId="47252C10" w14:textId="77777777" w:rsidR="00D30B85" w:rsidRDefault="00D30B85" w:rsidP="00F509F0">
      <w:pPr>
        <w:pStyle w:val="a5"/>
      </w:pPr>
      <w:r>
        <w:t>Грызлов добавил, что на сегодняшний день он ещё не разг</w:t>
      </w:r>
      <w:r>
        <w:t>о</w:t>
      </w:r>
      <w:r>
        <w:t>варивал с нынешним руководителем городского молодежного о</w:t>
      </w:r>
      <w:r>
        <w:t>т</w:t>
      </w:r>
      <w:r>
        <w:t>деления партии Алексеем Ц</w:t>
      </w:r>
      <w:r>
        <w:t>и</w:t>
      </w:r>
      <w:r>
        <w:t xml:space="preserve">вилевым. </w:t>
      </w:r>
    </w:p>
    <w:p w14:paraId="78183714" w14:textId="77777777" w:rsidR="00D30B85" w:rsidRDefault="00D30B85" w:rsidP="00F509F0">
      <w:pPr>
        <w:pStyle w:val="a5"/>
      </w:pPr>
      <w:r>
        <w:t>Отметим, официальной должности “куратора молодежной п</w:t>
      </w:r>
      <w:r>
        <w:t>о</w:t>
      </w:r>
      <w:r>
        <w:t>литики” до сегодняшнего дня в партии не существовало» (</w:t>
      </w:r>
      <w:hyperlink r:id="rId39" w:history="1">
        <w:r w:rsidRPr="003C4297">
          <w:rPr>
            <w:rStyle w:val="Hyperlink"/>
          </w:rPr>
          <w:t>http://www.zaks.ru/new/archive/view/55001</w:t>
        </w:r>
      </w:hyperlink>
      <w:r>
        <w:t>, 18 ма</w:t>
      </w:r>
      <w:r>
        <w:t>р</w:t>
      </w:r>
      <w:r>
        <w:t xml:space="preserve">та </w:t>
      </w:r>
      <w:smartTag w:uri="urn:schemas-microsoft-com:office:smarttags" w:element="metricconverter">
        <w:smartTagPr>
          <w:attr w:name="ProductID" w:val="2009 г"/>
        </w:smartTagPr>
        <w:r>
          <w:t>2009 г</w:t>
        </w:r>
      </w:smartTag>
      <w:r>
        <w:t xml:space="preserve">.). </w:t>
      </w:r>
    </w:p>
    <w:p w14:paraId="5405EF3A" w14:textId="77777777" w:rsidR="00D30B85" w:rsidRDefault="00D30B85" w:rsidP="00873ABF">
      <w:pPr>
        <w:pStyle w:val="PlainText"/>
      </w:pPr>
      <w:r>
        <w:t xml:space="preserve">В чём успел себя проявить Д.Б.Грызлов прежде, чем податься в кандидаты в депутаты и проиграть выборы? </w:t>
      </w:r>
      <w:r w:rsidRPr="00223AAE">
        <w:t>—</w:t>
      </w:r>
      <w:r>
        <w:t xml:space="preserve"> вопрос диску</w:t>
      </w:r>
      <w:r>
        <w:t>с</w:t>
      </w:r>
      <w:r>
        <w:t>сионный. Одна из публикаций соо</w:t>
      </w:r>
      <w:r>
        <w:t>б</w:t>
      </w:r>
      <w:r>
        <w:t>щает:</w:t>
      </w:r>
    </w:p>
    <w:p w14:paraId="02B772BE" w14:textId="77777777" w:rsidR="00D30B85" w:rsidRPr="00D46F65" w:rsidRDefault="00D30B85" w:rsidP="00F509F0">
      <w:pPr>
        <w:pStyle w:val="a5"/>
      </w:pPr>
      <w:r w:rsidRPr="00D46F65">
        <w:t>«Дима Грызлов — один из самых завидных жен</w:t>
      </w:r>
      <w:r w:rsidRPr="00D46F65">
        <w:t>и</w:t>
      </w:r>
      <w:r w:rsidRPr="00D46F65">
        <w:t>хов России. Как-никак единственный сын л</w:t>
      </w:r>
      <w:r w:rsidRPr="00D46F65">
        <w:t>и</w:t>
      </w:r>
      <w:r w:rsidRPr="00D46F65">
        <w:t>дера партии «Единая Россия», спикера Госдумы, третьего лица в государстве, самого закрытого политика Ро</w:t>
      </w:r>
      <w:r w:rsidRPr="00D46F65">
        <w:t>с</w:t>
      </w:r>
      <w:r w:rsidRPr="00D46F65">
        <w:t>сии. Но сын, в отличие от отца, не привык таиться. Дима с радостью ид</w:t>
      </w:r>
      <w:r>
        <w:t>ё</w:t>
      </w:r>
      <w:r w:rsidRPr="00D46F65">
        <w:t>т на ко</w:t>
      </w:r>
      <w:r w:rsidRPr="00D46F65">
        <w:t>н</w:t>
      </w:r>
      <w:r w:rsidRPr="00D46F65">
        <w:t>такт. Например, часами общается с девушками на сайтах знакомств. А в свободное от виртуальн</w:t>
      </w:r>
      <w:r w:rsidRPr="00D46F65">
        <w:t>о</w:t>
      </w:r>
      <w:r w:rsidRPr="00D46F65">
        <w:t>го флирта время он спасает от голода и болезней лошадей, возгла</w:t>
      </w:r>
      <w:r w:rsidRPr="00D46F65">
        <w:t>в</w:t>
      </w:r>
      <w:r w:rsidRPr="00D46F65">
        <w:t>ляя общественную организацию «Дар», и вообще стремится и</w:t>
      </w:r>
      <w:r w:rsidRPr="00D46F65">
        <w:t>з</w:t>
      </w:r>
      <w:r w:rsidRPr="00D46F65">
        <w:t xml:space="preserve">менить мир к лучшему. </w:t>
      </w:r>
    </w:p>
    <w:p w14:paraId="52B9A15D" w14:textId="77777777" w:rsidR="00D30B85" w:rsidRDefault="00D30B85" w:rsidP="00F509F0">
      <w:pPr>
        <w:pStyle w:val="a5"/>
      </w:pPr>
      <w:r w:rsidRPr="00D46F65">
        <w:t>Это желание, как сказано на сайте Грызлова-младшего, пер</w:t>
      </w:r>
      <w:r w:rsidRPr="00D46F65">
        <w:t>е</w:t>
      </w:r>
      <w:r w:rsidRPr="00D46F65">
        <w:t>далось ему на генном уровне. Но уникальную способность мол</w:t>
      </w:r>
      <w:r w:rsidRPr="00D46F65">
        <w:t>о</w:t>
      </w:r>
      <w:r w:rsidRPr="00D46F65">
        <w:t xml:space="preserve">дого человека почему-то не оценила партия власти. Папа </w:t>
      </w:r>
      <w:r w:rsidRPr="00223AAE">
        <w:t>—</w:t>
      </w:r>
      <w:r w:rsidRPr="00D46F65">
        <w:t xml:space="preserve"> Б</w:t>
      </w:r>
      <w:r w:rsidRPr="00D46F65">
        <w:t>о</w:t>
      </w:r>
      <w:r w:rsidRPr="00D46F65">
        <w:t xml:space="preserve">рис Грызлов </w:t>
      </w:r>
      <w:r w:rsidRPr="00223AAE">
        <w:t>—</w:t>
      </w:r>
      <w:r w:rsidRPr="00D46F65">
        <w:t xml:space="preserve"> никак не реагирует </w:t>
      </w:r>
      <w:r w:rsidRPr="00D46F65">
        <w:lastRenderedPageBreak/>
        <w:t>на поступки отпрыска. Пр</w:t>
      </w:r>
      <w:r w:rsidRPr="00D46F65">
        <w:t>и</w:t>
      </w:r>
      <w:r w:rsidRPr="00D46F65">
        <w:t>ходится заявлять о себе с телеэкрана. Недавно Дмитрий Грызлов начал вести собственную программу «Территория свободы» на новом питерском канале «ВОТ». Выступает в прямом эфире с оппозиционными речами, подвергая критике (немыслимое д</w:t>
      </w:r>
      <w:r w:rsidRPr="00D46F65">
        <w:t>е</w:t>
      </w:r>
      <w:r w:rsidRPr="00D46F65">
        <w:t>ло!) саму «Единую Рос</w:t>
      </w:r>
      <w:r>
        <w:t>сию»! Но папа остаё</w:t>
      </w:r>
      <w:r w:rsidRPr="00D46F65">
        <w:t>тся непробиваемым. До</w:t>
      </w:r>
      <w:r w:rsidRPr="00D46F65">
        <w:t>к</w:t>
      </w:r>
      <w:r w:rsidRPr="00D46F65">
        <w:t>ричится ли сын до отца?» (</w:t>
      </w:r>
      <w:hyperlink r:id="rId40" w:history="1">
        <w:r w:rsidRPr="00D46F65">
          <w:rPr>
            <w:rStyle w:val="Hyperlink"/>
          </w:rPr>
          <w:t>http://www.fontanka.ru/2007/10/24/023/</w:t>
        </w:r>
      </w:hyperlink>
      <w:r w:rsidRPr="00D46F65">
        <w:t>, 24</w:t>
      </w:r>
      <w:r>
        <w:t xml:space="preserve"> октября </w:t>
      </w:r>
      <w:smartTag w:uri="urn:schemas-microsoft-com:office:smarttags" w:element="metricconverter">
        <w:smartTagPr>
          <w:attr w:name="ProductID" w:val="2007 г"/>
        </w:smartTagPr>
        <w:r w:rsidRPr="00D46F65">
          <w:t>2007 г</w:t>
        </w:r>
      </w:smartTag>
      <w:r w:rsidRPr="00D46F65">
        <w:t>.)</w:t>
      </w:r>
      <w:r>
        <w:t>.</w:t>
      </w:r>
    </w:p>
    <w:p w14:paraId="36704B6C" w14:textId="77777777" w:rsidR="00D30B85" w:rsidRDefault="00D30B85" w:rsidP="00873ABF">
      <w:pPr>
        <w:pStyle w:val="PlainText"/>
      </w:pPr>
      <w:r>
        <w:t xml:space="preserve">Сообщаемое сайтом Фонтанка.ру наводит на мысль, что Д.Б.Грызлов </w:t>
      </w:r>
      <w:r w:rsidRPr="00223AAE">
        <w:t>—</w:t>
      </w:r>
      <w:r>
        <w:t xml:space="preserve"> то же, что и К.А.Собчак, но на о</w:t>
      </w:r>
      <w:r>
        <w:t>с</w:t>
      </w:r>
      <w:r>
        <w:t>нове мужской версии организма и «облегчённой» ве</w:t>
      </w:r>
      <w:r>
        <w:t>р</w:t>
      </w:r>
      <w:r>
        <w:t>сии «софта»…</w:t>
      </w:r>
    </w:p>
    <w:p w14:paraId="0D0A4887" w14:textId="77777777" w:rsidR="00D30B85" w:rsidRDefault="00D30B85" w:rsidP="00873ABF">
      <w:pPr>
        <w:pStyle w:val="PlainText"/>
      </w:pPr>
      <w:r>
        <w:t xml:space="preserve">Однако в данном случае значимо другое: </w:t>
      </w:r>
    </w:p>
    <w:p w14:paraId="5E8D11CC" w14:textId="77777777" w:rsidR="00D30B85" w:rsidRDefault="00D30B85" w:rsidP="00F509F0">
      <w:pPr>
        <w:pStyle w:val="a3"/>
        <w:numPr>
          <w:ilvl w:val="0"/>
          <w:numId w:val="20"/>
        </w:numPr>
        <w:ind w:left="397" w:hanging="227"/>
      </w:pPr>
      <w:r>
        <w:t>прежде всего, необходимо указать на то, что фактически о</w:t>
      </w:r>
      <w:r>
        <w:t>б</w:t>
      </w:r>
      <w:r>
        <w:t xml:space="preserve">ществу делается предложение о признании генетических прав на власть представителей некоторых семей </w:t>
      </w:r>
      <w:r w:rsidRPr="00883208">
        <w:rPr>
          <w:i/>
        </w:rPr>
        <w:t>(«… стремится изменить мир к лучшему» — для этого необходимо некот</w:t>
      </w:r>
      <w:r w:rsidRPr="00883208">
        <w:rPr>
          <w:i/>
        </w:rPr>
        <w:t>о</w:t>
      </w:r>
      <w:r w:rsidRPr="00883208">
        <w:rPr>
          <w:i/>
        </w:rPr>
        <w:t>рым образом соучаствовать во власти</w:t>
      </w:r>
      <w:r>
        <w:rPr>
          <w:i/>
        </w:rPr>
        <w:t>, и далее:</w:t>
      </w:r>
      <w:r w:rsidRPr="00883208">
        <w:rPr>
          <w:i/>
        </w:rPr>
        <w:t xml:space="preserve"> «это жел</w:t>
      </w:r>
      <w:r w:rsidRPr="00883208">
        <w:rPr>
          <w:i/>
        </w:rPr>
        <w:t>а</w:t>
      </w:r>
      <w:r w:rsidRPr="00883208">
        <w:rPr>
          <w:i/>
        </w:rPr>
        <w:t>ние, как сказано на сайте Грызлова-младшего, передалось ему на генном уро</w:t>
      </w:r>
      <w:r w:rsidRPr="00883208">
        <w:rPr>
          <w:i/>
        </w:rPr>
        <w:t>в</w:t>
      </w:r>
      <w:r w:rsidRPr="00883208">
        <w:rPr>
          <w:i/>
        </w:rPr>
        <w:t>не»)</w:t>
      </w:r>
      <w:r>
        <w:rPr>
          <w:i/>
        </w:rPr>
        <w:t>;</w:t>
      </w:r>
    </w:p>
    <w:p w14:paraId="64F0A622" w14:textId="77777777" w:rsidR="00D30B85" w:rsidRDefault="00D30B85" w:rsidP="00F509F0">
      <w:pPr>
        <w:pStyle w:val="a3"/>
        <w:numPr>
          <w:ilvl w:val="0"/>
          <w:numId w:val="20"/>
        </w:numPr>
        <w:ind w:left="397" w:hanging="227"/>
      </w:pPr>
      <w:r>
        <w:t xml:space="preserve">народ ясно сказал Д.Б.Грызлову на выборах своё «нет </w:t>
      </w:r>
      <w:r w:rsidRPr="00223AAE">
        <w:t>—</w:t>
      </w:r>
      <w:r>
        <w:t xml:space="preserve"> за</w:t>
      </w:r>
      <w:r>
        <w:t>й</w:t>
      </w:r>
      <w:r>
        <w:t>мись чем-нибудь другим, в политике нам т</w:t>
      </w:r>
      <w:r>
        <w:t>е</w:t>
      </w:r>
      <w:r>
        <w:t>бя не надо…»;</w:t>
      </w:r>
    </w:p>
    <w:p w14:paraId="7F225D2F" w14:textId="77777777" w:rsidR="00D30B85" w:rsidRDefault="00D30B85" w:rsidP="00F509F0">
      <w:pPr>
        <w:pStyle w:val="a3"/>
        <w:numPr>
          <w:ilvl w:val="0"/>
          <w:numId w:val="20"/>
        </w:numPr>
        <w:ind w:left="397" w:hanging="227"/>
      </w:pPr>
      <w:r>
        <w:t>но чтобы политическая карьера отпрыска одного из первых лиц государства продолж</w:t>
      </w:r>
      <w:r>
        <w:t>а</w:t>
      </w:r>
      <w:r>
        <w:t xml:space="preserve">лась, приняты «аппаратные меры», «исправляющие ошибку глупого народа, не понимающего своего счастья». </w:t>
      </w:r>
    </w:p>
    <w:p w14:paraId="645DD76C" w14:textId="77777777" w:rsidR="00D30B85" w:rsidRDefault="00D30B85" w:rsidP="00F509F0">
      <w:pPr>
        <w:pStyle w:val="ab"/>
      </w:pPr>
      <w:r w:rsidRPr="00223AAE">
        <w:t>————————</w:t>
      </w:r>
    </w:p>
    <w:p w14:paraId="7F1E341B" w14:textId="0D997D5D" w:rsidR="00D30B85" w:rsidRDefault="00D30B85" w:rsidP="00873ABF">
      <w:pPr>
        <w:pStyle w:val="PlainText"/>
      </w:pPr>
      <w:r>
        <w:t>Как известно, нынешний министр обороны РФ Анатолий Эд</w:t>
      </w:r>
      <w:r>
        <w:t>у</w:t>
      </w:r>
      <w:r>
        <w:t xml:space="preserve">ардович Сердюков </w:t>
      </w:r>
      <w:r w:rsidRPr="00223AAE">
        <w:t>—</w:t>
      </w:r>
      <w:r>
        <w:t xml:space="preserve"> зять действующего первого вице-премьера Виктора Алексеевича Зубкова. Если сопоставить хронологию их биографий</w:t>
      </w:r>
      <w:r w:rsidRPr="00D30B85">
        <w:rPr>
          <w:vertAlign w:val="superscript"/>
        </w:rPr>
        <w:t>[XXXVI]</w:t>
      </w:r>
      <w:r>
        <w:t>, то складывается впечатление, что А.Э.Сердюков д</w:t>
      </w:r>
      <w:r>
        <w:t>е</w:t>
      </w:r>
      <w:r>
        <w:t>лал свою карьеру, если и не на основе прямой и целенаправле</w:t>
      </w:r>
      <w:r>
        <w:t>н</w:t>
      </w:r>
      <w:r>
        <w:t>ной поддержки своего тестя, то в отсвете должностей тестя на о</w:t>
      </w:r>
      <w:r>
        <w:t>с</w:t>
      </w:r>
      <w:r>
        <w:t>нове холуйства представителей бизнеса и государственной бюр</w:t>
      </w:r>
      <w:r>
        <w:t>о</w:t>
      </w:r>
      <w:r>
        <w:t>кратии перед тестем. Иными словами, если бы супругой А.Э.Сердюкова в прошлом стала бы другая деву</w:t>
      </w:r>
      <w:r>
        <w:t>ш</w:t>
      </w:r>
      <w:r>
        <w:t>ка, то ныне у России был бы и другой м</w:t>
      </w:r>
      <w:r>
        <w:t>и</w:t>
      </w:r>
      <w:r>
        <w:t>нистр обороны.</w:t>
      </w:r>
    </w:p>
    <w:p w14:paraId="44C1E2E6" w14:textId="77777777" w:rsidR="00D30B85" w:rsidRDefault="00D30B85" w:rsidP="00873ABF">
      <w:pPr>
        <w:pStyle w:val="PlainText"/>
      </w:pPr>
      <w:r>
        <w:t xml:space="preserve">Министр промышленности и торговли Виктор Борисович Христенко женат вторым браком на министре здравоохранения и </w:t>
      </w:r>
      <w:r>
        <w:lastRenderedPageBreak/>
        <w:t>социального развития Тать</w:t>
      </w:r>
      <w:r>
        <w:t>я</w:t>
      </w:r>
      <w:r>
        <w:t>не Алексеевне Голиковой.</w:t>
      </w:r>
    </w:p>
    <w:p w14:paraId="5D2A6B64" w14:textId="77777777" w:rsidR="00D30B85" w:rsidRDefault="00D30B85" w:rsidP="00F509F0">
      <w:pPr>
        <w:pStyle w:val="a5"/>
      </w:pPr>
      <w:r>
        <w:t>«Российский дипломат, постоянный представитель РФ при Евросоюзе Владимир Чижов счит</w:t>
      </w:r>
      <w:r>
        <w:t>а</w:t>
      </w:r>
      <w:r>
        <w:t>ет, что его сын Василий (один из сотрудников российской миссии при НАТО, лишённых а</w:t>
      </w:r>
      <w:r>
        <w:t>к</w:t>
      </w:r>
      <w:r>
        <w:t>кред</w:t>
      </w:r>
      <w:r>
        <w:t>и</w:t>
      </w:r>
      <w:r>
        <w:t xml:space="preserve">тации), стал жертвой провокации. </w:t>
      </w:r>
    </w:p>
    <w:p w14:paraId="3F66D35D" w14:textId="77777777" w:rsidR="00D30B85" w:rsidRDefault="00D30B85" w:rsidP="00F509F0">
      <w:pPr>
        <w:pStyle w:val="a5"/>
      </w:pPr>
      <w:r>
        <w:t>Кроме того, посол охарактеризовал действия НАТО как “полностью безосновательный и чисто политический шаг”, н</w:t>
      </w:r>
      <w:r>
        <w:t>а</w:t>
      </w:r>
      <w:r>
        <w:t xml:space="preserve">помнив, что “знает, как эта организация (НАТО </w:t>
      </w:r>
      <w:r w:rsidRPr="00223AAE">
        <w:t>—</w:t>
      </w:r>
      <w:r>
        <w:t xml:space="preserve"> ред. КП) р</w:t>
      </w:r>
      <w:r>
        <w:t>а</w:t>
      </w:r>
      <w:r>
        <w:t>ботает”.</w:t>
      </w:r>
    </w:p>
    <w:p w14:paraId="66C7702C" w14:textId="77777777" w:rsidR="00D30B85" w:rsidRDefault="00D30B85" w:rsidP="00F509F0">
      <w:pPr>
        <w:pStyle w:val="a5"/>
      </w:pPr>
      <w:r>
        <w:t>“Мой сын был вовлечён в роли жертвы крупной провок</w:t>
      </w:r>
      <w:r>
        <w:t>а</w:t>
      </w:r>
      <w:r>
        <w:t xml:space="preserve">ции”, </w:t>
      </w:r>
      <w:r w:rsidRPr="00223AAE">
        <w:t>—</w:t>
      </w:r>
      <w:r>
        <w:t xml:space="preserve"> цитирует Чижова </w:t>
      </w:r>
      <w:hyperlink r:id="rId41" w:tgtFrame="_blank" w:history="1">
        <w:r>
          <w:rPr>
            <w:rStyle w:val="Hyperlink"/>
          </w:rPr>
          <w:t>РИА “Н</w:t>
        </w:r>
        <w:r>
          <w:rPr>
            <w:rStyle w:val="Hyperlink"/>
          </w:rPr>
          <w:t>о</w:t>
        </w:r>
        <w:r>
          <w:rPr>
            <w:rStyle w:val="Hyperlink"/>
          </w:rPr>
          <w:t>вости”.</w:t>
        </w:r>
      </w:hyperlink>
    </w:p>
    <w:p w14:paraId="0C273C94" w14:textId="77777777" w:rsidR="00D30B85" w:rsidRDefault="00D30B85" w:rsidP="00F509F0">
      <w:pPr>
        <w:pStyle w:val="a5"/>
      </w:pPr>
      <w:r>
        <w:t>Напомним, что 30 апреля 2009 года руководство Н</w:t>
      </w:r>
      <w:r>
        <w:t>А</w:t>
      </w:r>
      <w:r>
        <w:t xml:space="preserve">ТО распорядилось выслать двух российских дипломатов </w:t>
      </w:r>
      <w:r w:rsidRPr="00223AAE">
        <w:t>—</w:t>
      </w:r>
      <w:r>
        <w:t xml:space="preserve"> с</w:t>
      </w:r>
      <w:r>
        <w:t>о</w:t>
      </w:r>
      <w:r>
        <w:t>трудников миссии РФ при альянсе. Причём один из этих с</w:t>
      </w:r>
      <w:r>
        <w:t>о</w:t>
      </w:r>
      <w:r>
        <w:t xml:space="preserve">трудников </w:t>
      </w:r>
      <w:r w:rsidRPr="00223AAE">
        <w:t>—</w:t>
      </w:r>
      <w:r>
        <w:t xml:space="preserve"> сын постоянного представителя РФ при ЕС Вл</w:t>
      </w:r>
      <w:r>
        <w:t>а</w:t>
      </w:r>
      <w:r>
        <w:t xml:space="preserve">димира Чижова </w:t>
      </w:r>
      <w:r w:rsidRPr="00223AAE">
        <w:t>—</w:t>
      </w:r>
      <w:r>
        <w:t xml:space="preserve"> 23-летний Василий Чижов, три года назад закончи</w:t>
      </w:r>
      <w:r>
        <w:t>в</w:t>
      </w:r>
      <w:r>
        <w:t>ший МГИМО.</w:t>
      </w:r>
    </w:p>
    <w:p w14:paraId="584B9F27" w14:textId="77777777" w:rsidR="00D30B85" w:rsidRDefault="00D30B85" w:rsidP="00F509F0">
      <w:pPr>
        <w:pStyle w:val="a5"/>
      </w:pPr>
      <w:r>
        <w:t xml:space="preserve">Сотрудников российской миссии </w:t>
      </w:r>
      <w:r w:rsidRPr="00223AAE">
        <w:t>—</w:t>
      </w:r>
      <w:r>
        <w:t xml:space="preserve"> старшего советника пос</w:t>
      </w:r>
      <w:r>
        <w:t>т</w:t>
      </w:r>
      <w:r>
        <w:t>предства, руководителя политич</w:t>
      </w:r>
      <w:r>
        <w:t>е</w:t>
      </w:r>
      <w:r>
        <w:t>ской секции Виктора Кочукова и атташе постпредства, ответственного секретаря миссии Василия Чижова - обвинили в проведении “шпионской деятельности, не совместимой со статусом дипломата» (</w:t>
      </w:r>
      <w:hyperlink r:id="rId42" w:history="1">
        <w:r w:rsidRPr="00777911">
          <w:rPr>
            <w:rStyle w:val="Hyperlink"/>
          </w:rPr>
          <w:t>http://spb.kp.ru/online/news/485315/print/</w:t>
        </w:r>
      </w:hyperlink>
      <w:r>
        <w:t>).</w:t>
      </w:r>
    </w:p>
    <w:p w14:paraId="68258D82" w14:textId="77777777" w:rsidR="00D30B85" w:rsidRDefault="00D30B85" w:rsidP="00873ABF">
      <w:pPr>
        <w:pStyle w:val="PlainText"/>
      </w:pPr>
      <w:r>
        <w:t xml:space="preserve">Это </w:t>
      </w:r>
      <w:r w:rsidRPr="00223AAE">
        <w:t>—</w:t>
      </w:r>
      <w:r>
        <w:t xml:space="preserve"> ставшие общеизвестными примеры клановости и с</w:t>
      </w:r>
      <w:r>
        <w:t>е</w:t>
      </w:r>
      <w:r>
        <w:t>мейственности на Федеральном уровне гос</w:t>
      </w:r>
      <w:r>
        <w:t>у</w:t>
      </w:r>
      <w:r>
        <w:t>дарственной власти.</w:t>
      </w:r>
    </w:p>
    <w:p w14:paraId="03B2951D" w14:textId="77777777" w:rsidR="00D30B85" w:rsidRDefault="00D30B85" w:rsidP="00F509F0">
      <w:pPr>
        <w:pStyle w:val="ab"/>
      </w:pPr>
      <w:r w:rsidRPr="00223AAE">
        <w:t>————————</w:t>
      </w:r>
    </w:p>
    <w:p w14:paraId="750F27B0" w14:textId="77777777" w:rsidR="00D30B85" w:rsidRDefault="00D30B85" w:rsidP="00873ABF">
      <w:pPr>
        <w:pStyle w:val="PlainText"/>
      </w:pPr>
      <w:r>
        <w:t xml:space="preserve">Но и на уровне регионов </w:t>
      </w:r>
      <w:r w:rsidRPr="00223AAE">
        <w:t>—</w:t>
      </w:r>
      <w:r>
        <w:t xml:space="preserve"> то же самое. Одно из сообщений на эту тему с мест, просочившееся на ф</w:t>
      </w:r>
      <w:r>
        <w:t>е</w:t>
      </w:r>
      <w:r>
        <w:t>деральный уровень:</w:t>
      </w:r>
    </w:p>
    <w:p w14:paraId="617286F1" w14:textId="77777777" w:rsidR="00D30B85" w:rsidRDefault="00D30B85" w:rsidP="00F509F0">
      <w:pPr>
        <w:pStyle w:val="a5"/>
      </w:pPr>
      <w:r>
        <w:t>«В Пермском крае единороссы активно пробивают места для “своих” в Молодёжном парламенте края. Так, в список депут</w:t>
      </w:r>
      <w:r>
        <w:t>а</w:t>
      </w:r>
      <w:r>
        <w:t xml:space="preserve">тов от “Единой России” уже вошли 30 человек, передаёт </w:t>
      </w:r>
      <w:hyperlink r:id="rId43" w:history="1">
        <w:r>
          <w:rPr>
            <w:rStyle w:val="Hyperlink"/>
          </w:rPr>
          <w:t>РИА “Новый регион</w:t>
        </w:r>
      </w:hyperlink>
      <w:r>
        <w:t>”, хотя формал</w:t>
      </w:r>
      <w:r>
        <w:t>ь</w:t>
      </w:r>
      <w:r>
        <w:t xml:space="preserve">но Партия имеет право лишь на 12 мандатов. </w:t>
      </w:r>
    </w:p>
    <w:p w14:paraId="01AFBD12" w14:textId="77777777" w:rsidR="00D30B85" w:rsidRDefault="00D30B85" w:rsidP="00F509F0">
      <w:pPr>
        <w:pStyle w:val="a5"/>
      </w:pPr>
      <w:r>
        <w:t>Новый орган, выборы в который намечены на 5 апреля, б</w:t>
      </w:r>
      <w:r>
        <w:t>у</w:t>
      </w:r>
      <w:r>
        <w:t>дет состоять из 60 человек. 30 из них н</w:t>
      </w:r>
      <w:r>
        <w:t>а</w:t>
      </w:r>
      <w:r>
        <w:t>значат представленные во “взрослом” парламенте партии. Еще 30 депутатов будут и</w:t>
      </w:r>
      <w:r>
        <w:t>з</w:t>
      </w:r>
      <w:r>
        <w:t>браны от одн</w:t>
      </w:r>
      <w:r>
        <w:t>о</w:t>
      </w:r>
      <w:r>
        <w:t xml:space="preserve">мандатных округов на так называемых окружных конференциях. </w:t>
      </w:r>
    </w:p>
    <w:p w14:paraId="4DF51622" w14:textId="77777777" w:rsidR="00D30B85" w:rsidRDefault="00D30B85" w:rsidP="00F509F0">
      <w:pPr>
        <w:pStyle w:val="a5"/>
      </w:pPr>
      <w:r>
        <w:t>“Молодогвардейцы” успели выставить своих кандидатов по всем одномандатным округам. Но те, кого не изберут, будут н</w:t>
      </w:r>
      <w:r>
        <w:t>а</w:t>
      </w:r>
      <w:r>
        <w:t xml:space="preserve">значены по квоте “Единой России”. </w:t>
      </w:r>
    </w:p>
    <w:p w14:paraId="4E5EF1D7" w14:textId="77777777" w:rsidR="00D30B85" w:rsidRDefault="00D30B85" w:rsidP="00F509F0">
      <w:pPr>
        <w:pStyle w:val="a5"/>
      </w:pPr>
      <w:r>
        <w:lastRenderedPageBreak/>
        <w:t>“Решение о “назначенцах” принимал в закрытом режиме пр</w:t>
      </w:r>
      <w:r>
        <w:t>е</w:t>
      </w:r>
      <w:r>
        <w:t xml:space="preserve">зидиум регионального политсовета по непонятным критериям”, </w:t>
      </w:r>
      <w:r w:rsidRPr="00223AAE">
        <w:t>—</w:t>
      </w:r>
      <w:r>
        <w:t xml:space="preserve"> сообщил пермской деловой газете </w:t>
      </w:r>
      <w:hyperlink r:id="rId44" w:history="1">
        <w:r>
          <w:rPr>
            <w:rStyle w:val="Hyperlink"/>
          </w:rPr>
          <w:t>“Новый компаньон</w:t>
        </w:r>
      </w:hyperlink>
      <w:r>
        <w:t>” исто</w:t>
      </w:r>
      <w:r>
        <w:t>ч</w:t>
      </w:r>
      <w:r>
        <w:t>ник в па</w:t>
      </w:r>
      <w:r>
        <w:t>р</w:t>
      </w:r>
      <w:r>
        <w:t xml:space="preserve">тии. </w:t>
      </w:r>
    </w:p>
    <w:p w14:paraId="2B70ADA2" w14:textId="77777777" w:rsidR="00D30B85" w:rsidRDefault="00D30B85" w:rsidP="00F509F0">
      <w:pPr>
        <w:pStyle w:val="a5"/>
      </w:pPr>
      <w:r w:rsidRPr="00697490">
        <w:rPr>
          <w:b/>
        </w:rPr>
        <w:t>По неофициальным данным, квоту разделят между собой депутаты краевого Законодательного собрания и другие ед</w:t>
      </w:r>
      <w:r w:rsidRPr="00697490">
        <w:rPr>
          <w:b/>
        </w:rPr>
        <w:t>и</w:t>
      </w:r>
      <w:r w:rsidRPr="00697490">
        <w:rPr>
          <w:b/>
        </w:rPr>
        <w:t xml:space="preserve">нороссы </w:t>
      </w:r>
      <w:r>
        <w:rPr>
          <w:b/>
        </w:rPr>
        <w:t>“</w:t>
      </w:r>
      <w:r w:rsidRPr="00697490">
        <w:rPr>
          <w:b/>
        </w:rPr>
        <w:t>со статусом</w:t>
      </w:r>
      <w:r>
        <w:rPr>
          <w:b/>
        </w:rPr>
        <w:t>”</w:t>
      </w:r>
      <w:r w:rsidRPr="00697490">
        <w:rPr>
          <w:b/>
        </w:rPr>
        <w:t xml:space="preserve"> с тем, чтобы </w:t>
      </w:r>
      <w:r>
        <w:rPr>
          <w:b/>
        </w:rPr>
        <w:t>“внедрить”</w:t>
      </w:r>
      <w:r w:rsidRPr="00697490">
        <w:rPr>
          <w:b/>
        </w:rPr>
        <w:t xml:space="preserve"> в Молодё</w:t>
      </w:r>
      <w:r w:rsidRPr="00697490">
        <w:rPr>
          <w:b/>
        </w:rPr>
        <w:t>ж</w:t>
      </w:r>
      <w:r w:rsidRPr="00697490">
        <w:rPr>
          <w:b/>
        </w:rPr>
        <w:t>ный парламент своих детей</w:t>
      </w:r>
      <w:r>
        <w:rPr>
          <w:b/>
        </w:rPr>
        <w:t xml:space="preserve"> </w:t>
      </w:r>
      <w:r>
        <w:t>(выд</w:t>
      </w:r>
      <w:r>
        <w:t>е</w:t>
      </w:r>
      <w:r>
        <w:t>лено нами при цитировании) (</w:t>
      </w:r>
      <w:hyperlink r:id="rId45" w:history="1">
        <w:r w:rsidRPr="003C4297">
          <w:rPr>
            <w:rStyle w:val="Hyperlink"/>
          </w:rPr>
          <w:t>http://www.stroy-diz.ru/smi-v-prikame-edinorossy-protalkivayut-svoix-detej-v-molodezhnyj-kraevoj-parlament.html</w:t>
        </w:r>
      </w:hyperlink>
      <w:r>
        <w:t>).</w:t>
      </w:r>
    </w:p>
    <w:p w14:paraId="1CC1E23E" w14:textId="52C38812" w:rsidR="00D30B85" w:rsidRDefault="00D30B85" w:rsidP="00873ABF">
      <w:pPr>
        <w:pStyle w:val="PlainText"/>
      </w:pPr>
      <w:r>
        <w:t xml:space="preserve">Сынок губернатора С-Петербурга В.И.Матвиенко </w:t>
      </w:r>
      <w:r w:rsidRPr="00223AAE">
        <w:t>—</w:t>
      </w:r>
      <w:r>
        <w:t xml:space="preserve"> Сергей Владимирович </w:t>
      </w:r>
      <w:r w:rsidRPr="00223AAE">
        <w:t>—</w:t>
      </w:r>
      <w:r>
        <w:t xml:space="preserve"> тоже не пр</w:t>
      </w:r>
      <w:r>
        <w:t>о</w:t>
      </w:r>
      <w:r>
        <w:t>стой слесарь, участковый врач или учитель, а один из воротил строительного бизнеса в регионе, в</w:t>
      </w:r>
      <w:r>
        <w:t>и</w:t>
      </w:r>
      <w:r>
        <w:t xml:space="preserve">це-президент Внешторгбанка и “большой учёный” </w:t>
      </w:r>
      <w:r w:rsidRPr="00223AAE">
        <w:t>—</w:t>
      </w:r>
      <w:r>
        <w:t xml:space="preserve"> «имеет высшее образование по специальностям “международная экон</w:t>
      </w:r>
      <w:r>
        <w:t>о</w:t>
      </w:r>
      <w:r>
        <w:t>мика” и “финансово-кредитный менеджмент”. В США изучал систему построения менеджмента, ф</w:t>
      </w:r>
      <w:r>
        <w:t>и</w:t>
      </w:r>
      <w:r>
        <w:t>нансового контроля на базе крупных корпораций» (</w:t>
      </w:r>
      <w:hyperlink r:id="rId46" w:history="1">
        <w:r w:rsidRPr="00DA3853">
          <w:rPr>
            <w:rStyle w:val="Hyperlink"/>
          </w:rPr>
          <w:t>http://www.anticompromat.ru/matvienko/matv2bio.html</w:t>
        </w:r>
      </w:hyperlink>
      <w:r>
        <w:t>), специ</w:t>
      </w:r>
      <w:r>
        <w:t>а</w:t>
      </w:r>
      <w:r>
        <w:t>лист по «информационным технологиям» и обеспечению инфо</w:t>
      </w:r>
      <w:r>
        <w:t>р</w:t>
      </w:r>
      <w:r>
        <w:t>мац</w:t>
      </w:r>
      <w:r>
        <w:t>и</w:t>
      </w:r>
      <w:r>
        <w:t>онной безопасности в банковской деятельности и кандидат эк</w:t>
      </w:r>
      <w:r>
        <w:t>о</w:t>
      </w:r>
      <w:r>
        <w:t>номических наук (</w:t>
      </w:r>
      <w:smartTag w:uri="urn:schemas-microsoft-com:office:smarttags" w:element="metricconverter">
        <w:smartTagPr>
          <w:attr w:name="ProductID" w:val="2002 г"/>
        </w:smartTagPr>
        <w:r>
          <w:t>2002 г</w:t>
        </w:r>
      </w:smartTag>
      <w:r>
        <w:t>.), доктор экономических наук (</w:t>
      </w:r>
      <w:smartTag w:uri="urn:schemas-microsoft-com:office:smarttags" w:element="metricconverter">
        <w:smartTagPr>
          <w:attr w:name="ProductID" w:val="2007 г"/>
        </w:smartTagPr>
        <w:r>
          <w:t>2007 г</w:t>
        </w:r>
      </w:smartTag>
      <w:r>
        <w:t>., в 34 г</w:t>
      </w:r>
      <w:r>
        <w:t>о</w:t>
      </w:r>
      <w:r>
        <w:t>да)</w:t>
      </w:r>
      <w:r w:rsidRPr="00D30B85">
        <w:rPr>
          <w:vertAlign w:val="superscript"/>
        </w:rPr>
        <w:t>[XXXVII]</w:t>
      </w:r>
      <w:r>
        <w:t xml:space="preserve">. </w:t>
      </w:r>
    </w:p>
    <w:p w14:paraId="55111573" w14:textId="77777777" w:rsidR="00D30B85" w:rsidRDefault="00D30B85" w:rsidP="00873ABF">
      <w:pPr>
        <w:pStyle w:val="PlainText"/>
      </w:pPr>
      <w:r>
        <w:t xml:space="preserve">Но и в оппозиции госвласти </w:t>
      </w:r>
      <w:r w:rsidRPr="00223AAE">
        <w:t>—</w:t>
      </w:r>
      <w:r>
        <w:t xml:space="preserve"> та же клановость и семейс</w:t>
      </w:r>
      <w:r>
        <w:t>т</w:t>
      </w:r>
      <w:r>
        <w:t>венность: Мария Егоровна Гайдар делает п</w:t>
      </w:r>
      <w:r>
        <w:t>о</w:t>
      </w:r>
      <w:r>
        <w:t xml:space="preserve">литическую карьеру </w:t>
      </w:r>
      <w:r w:rsidRPr="00223AAE">
        <w:t>—</w:t>
      </w:r>
      <w:r>
        <w:t xml:space="preserve"> самый и</w:t>
      </w:r>
      <w:r>
        <w:t>з</w:t>
      </w:r>
      <w:r>
        <w:t xml:space="preserve">вестный пример. </w:t>
      </w:r>
    </w:p>
    <w:p w14:paraId="0B70CE13" w14:textId="77777777" w:rsidR="00D30B85" w:rsidRDefault="00D30B85" w:rsidP="00F509F0">
      <w:pPr>
        <w:pStyle w:val="ab"/>
      </w:pPr>
      <w:r w:rsidRPr="00223AAE">
        <w:t>————————</w:t>
      </w:r>
    </w:p>
    <w:p w14:paraId="019E5498" w14:textId="77777777" w:rsidR="00D30B85" w:rsidRDefault="00D30B85" w:rsidP="00C50FE4">
      <w:pPr>
        <w:pStyle w:val="a7"/>
      </w:pPr>
      <w:r>
        <w:t>И никто из детей и родственников местных и федеральных «шишек» и «прыщей помельче» что-то не рвётся работать по-простому под властью государства, неизъяснимо “мудро” р</w:t>
      </w:r>
      <w:r>
        <w:t>у</w:t>
      </w:r>
      <w:r>
        <w:t xml:space="preserve">ководимого их старшими родственниками и близкими </w:t>
      </w:r>
      <w:r w:rsidRPr="00223AAE">
        <w:t>—</w:t>
      </w:r>
      <w:r>
        <w:t xml:space="preserve"> жить в деревне (типа той Валдайской, о которой шла речь в разделе 1.2) или в рабочем посёлке, где под воздействием «стихии кризиса» (в чём нас пыжатся уб</w:t>
      </w:r>
      <w:r>
        <w:t>е</w:t>
      </w:r>
      <w:r>
        <w:t>дить премьер и п-резидент) рухнуло единственное градообразующее предпр</w:t>
      </w:r>
      <w:r>
        <w:t>и</w:t>
      </w:r>
      <w:r>
        <w:t xml:space="preserve">ятие… У всех отпрысков «генетическая тяга» к некой особой престижности и высокой доходности тех должностей, </w:t>
      </w:r>
      <w:r>
        <w:rPr>
          <w:i/>
        </w:rPr>
        <w:t>«</w:t>
      </w:r>
      <w:r w:rsidRPr="0093059E">
        <w:rPr>
          <w:i/>
        </w:rPr>
        <w:t>з</w:t>
      </w:r>
      <w:r w:rsidRPr="0093059E">
        <w:rPr>
          <w:i/>
        </w:rPr>
        <w:t>а</w:t>
      </w:r>
      <w:r w:rsidRPr="0093059E">
        <w:rPr>
          <w:i/>
        </w:rPr>
        <w:t>мещать</w:t>
      </w:r>
      <w:r>
        <w:rPr>
          <w:i/>
        </w:rPr>
        <w:t>»</w:t>
      </w:r>
      <w:r>
        <w:t xml:space="preserve"> которые они претендуют, </w:t>
      </w:r>
      <w:r>
        <w:lastRenderedPageBreak/>
        <w:t>реализуемая, если и не при прямой и целенаправленной поддержке их родных и близких, то на основе холуйства всей бюрократии перед в</w:t>
      </w:r>
      <w:r>
        <w:t>ы</w:t>
      </w:r>
      <w:r>
        <w:t>ше стоящими в иерархии вл</w:t>
      </w:r>
      <w:r>
        <w:t>а</w:t>
      </w:r>
      <w:r>
        <w:t>сти.</w:t>
      </w:r>
    </w:p>
    <w:p w14:paraId="32200CB5" w14:textId="268C1AC4" w:rsidR="00D30B85" w:rsidRDefault="00D30B85" w:rsidP="00873ABF">
      <w:pPr>
        <w:pStyle w:val="PlainText"/>
      </w:pPr>
      <w:r>
        <w:t xml:space="preserve">Всё, представленное выше в разделе 2, </w:t>
      </w:r>
      <w:r w:rsidRPr="00223AAE">
        <w:t>—</w:t>
      </w:r>
      <w:r>
        <w:t xml:space="preserve"> видимая соста</w:t>
      </w:r>
      <w:r>
        <w:t>в</w:t>
      </w:r>
      <w:r>
        <w:t>ляющая процесса формирования наследственно-клановой “элиты” в постсоветской РФ, в основе чего лежат стадно-стайные и</w:t>
      </w:r>
      <w:r>
        <w:t>н</w:t>
      </w:r>
      <w:r>
        <w:t>стинкты и нечеловечный тип строя психики</w:t>
      </w:r>
      <w:r w:rsidRPr="00D30B85">
        <w:rPr>
          <w:vertAlign w:val="superscript"/>
        </w:rPr>
        <w:t>[XXXVIII]</w:t>
      </w:r>
      <w:r>
        <w:t xml:space="preserve"> подавляющего больши</w:t>
      </w:r>
      <w:r>
        <w:t>н</w:t>
      </w:r>
      <w:r>
        <w:t xml:space="preserve">ства “элитариев”. Т.е. эта статистика складывается большей частью на основе </w:t>
      </w:r>
      <w:r w:rsidRPr="003563FD">
        <w:rPr>
          <w:b/>
        </w:rPr>
        <w:t>безсознательных автоматизмов п</w:t>
      </w:r>
      <w:r w:rsidRPr="003563FD">
        <w:rPr>
          <w:b/>
        </w:rPr>
        <w:t>о</w:t>
      </w:r>
      <w:r w:rsidRPr="003563FD">
        <w:rPr>
          <w:b/>
        </w:rPr>
        <w:t xml:space="preserve">ведения </w:t>
      </w:r>
      <w:r>
        <w:t>множества “элитариев” и претендентов в “элит</w:t>
      </w:r>
      <w:r>
        <w:t>а</w:t>
      </w:r>
      <w:r>
        <w:t>рии”, хотя среди них есть и убеждённые в своём генетическом прево</w:t>
      </w:r>
      <w:r>
        <w:t>с</w:t>
      </w:r>
      <w:r>
        <w:t>ходстве идиоты, действующие цел</w:t>
      </w:r>
      <w:r>
        <w:t>е</w:t>
      </w:r>
      <w:r>
        <w:t>направленно.</w:t>
      </w:r>
    </w:p>
    <w:p w14:paraId="12944C28" w14:textId="6271D0EC" w:rsidR="00D30B85" w:rsidRDefault="00D30B85" w:rsidP="00873ABF">
      <w:pPr>
        <w:pStyle w:val="PlainText"/>
      </w:pPr>
      <w:r>
        <w:t>Но этот процесс зародился не в постсоветской РФ, а является продолжением процесса, н</w:t>
      </w:r>
      <w:r>
        <w:t>а</w:t>
      </w:r>
      <w:r>
        <w:t xml:space="preserve">чавшегося сразу же после октябрьской революции </w:t>
      </w:r>
      <w:smartTag w:uri="urn:schemas-microsoft-com:office:smarttags" w:element="metricconverter">
        <w:smartTagPr>
          <w:attr w:name="ProductID" w:val="1917 г"/>
        </w:smartTagPr>
        <w:r>
          <w:t>1917 г</w:t>
        </w:r>
      </w:smartTag>
      <w:r>
        <w:t>.</w:t>
      </w:r>
      <w:r w:rsidRPr="00D30B85">
        <w:rPr>
          <w:vertAlign w:val="superscript"/>
        </w:rPr>
        <w:t>[XXXIX]</w:t>
      </w:r>
      <w:r>
        <w:t>, который сдерживался в период р</w:t>
      </w:r>
      <w:r>
        <w:t>у</w:t>
      </w:r>
      <w:r>
        <w:t>ководства государством И.В.Сталина</w:t>
      </w:r>
      <w:r w:rsidRPr="00D30B85">
        <w:rPr>
          <w:vertAlign w:val="superscript"/>
        </w:rPr>
        <w:t>[XL]</w:t>
      </w:r>
      <w:r>
        <w:t>, и который после его устранения, ра</w:t>
      </w:r>
      <w:r>
        <w:t>з</w:t>
      </w:r>
      <w:r>
        <w:t>виваясь</w:t>
      </w:r>
      <w:r w:rsidRPr="00D30B85">
        <w:rPr>
          <w:vertAlign w:val="superscript"/>
        </w:rPr>
        <w:t>[XLI]</w:t>
      </w:r>
      <w:r>
        <w:t>, привёл СССР к обрушению его же “элитами”, которым государственная идеология социальной справедливости была п</w:t>
      </w:r>
      <w:r>
        <w:t>о</w:t>
      </w:r>
      <w:r>
        <w:t xml:space="preserve">перёк горла: им хотелось быть весьма специфическим отрядом буржуев </w:t>
      </w:r>
      <w:r w:rsidRPr="00223AAE">
        <w:t>—</w:t>
      </w:r>
      <w:r>
        <w:t xml:space="preserve"> рантье, чтобы не работать, но «стричь купоны» и иметь всё; или паразитировать в иной форме </w:t>
      </w:r>
      <w:r w:rsidRPr="00223AAE">
        <w:t>—</w:t>
      </w:r>
      <w:r>
        <w:t xml:space="preserve"> создать и узак</w:t>
      </w:r>
      <w:r>
        <w:t>о</w:t>
      </w:r>
      <w:r>
        <w:t>нить некий иной “элитарный” статус и эксплуатировать поро</w:t>
      </w:r>
      <w:r>
        <w:t>ж</w:t>
      </w:r>
      <w:r>
        <w:t>даемую им «статусную ренту». В постсоветские времена этот пр</w:t>
      </w:r>
      <w:r>
        <w:t>о</w:t>
      </w:r>
      <w:r>
        <w:t>цесс создания наследственно-клановой “элиты”, контролирующей все наиболее доходные и престижные виды деятельности, прот</w:t>
      </w:r>
      <w:r>
        <w:t>е</w:t>
      </w:r>
      <w:r>
        <w:t>кает без каких-либо идеологических помех и тормозов нравстве</w:t>
      </w:r>
      <w:r>
        <w:t>н</w:t>
      </w:r>
      <w:r>
        <w:t>но-этического характера.</w:t>
      </w:r>
    </w:p>
    <w:p w14:paraId="5E3A55B0" w14:textId="77777777" w:rsidR="00D30B85" w:rsidRDefault="00D30B85" w:rsidP="00873ABF">
      <w:pPr>
        <w:pStyle w:val="PlainText"/>
      </w:pPr>
      <w:r>
        <w:t>Массовость этого процесса выражается в падении качества деятельности во всех сферах деятельности, оккупированных “эл</w:t>
      </w:r>
      <w:r>
        <w:t>и</w:t>
      </w:r>
      <w:r>
        <w:t>той”: в политике, в науке, в те</w:t>
      </w:r>
      <w:r>
        <w:t>х</w:t>
      </w:r>
      <w:r>
        <w:t>нике, в искусствах и т.п. Приведём некоторые прим</w:t>
      </w:r>
      <w:r>
        <w:t>е</w:t>
      </w:r>
      <w:r>
        <w:t>ры:</w:t>
      </w:r>
    </w:p>
    <w:p w14:paraId="7EF61724" w14:textId="77777777" w:rsidR="00D30B85" w:rsidRDefault="00D30B85" w:rsidP="00F509F0">
      <w:pPr>
        <w:pStyle w:val="a3"/>
        <w:numPr>
          <w:ilvl w:val="0"/>
          <w:numId w:val="20"/>
        </w:numPr>
        <w:ind w:left="397" w:hanging="227"/>
      </w:pPr>
      <w:r>
        <w:t xml:space="preserve">Шутка времён Н.С.Хрущёва «не имей сто рублей, а женись, как Аджубей»: А.И.Аджубей (1924 </w:t>
      </w:r>
      <w:r w:rsidRPr="00223AAE">
        <w:t>—</w:t>
      </w:r>
      <w:r>
        <w:t xml:space="preserve"> 1993), после женитьбы в </w:t>
      </w:r>
      <w:smartTag w:uri="urn:schemas-microsoft-com:office:smarttags" w:element="metricconverter">
        <w:smartTagPr>
          <w:attr w:name="ProductID" w:val="1949 г"/>
        </w:smartTagPr>
        <w:r>
          <w:t>1949 г</w:t>
        </w:r>
      </w:smartTag>
      <w:r>
        <w:t xml:space="preserve">. на дочери Н.С.Хрущёва Раде </w:t>
      </w:r>
      <w:r w:rsidRPr="00223AAE">
        <w:t>—</w:t>
      </w:r>
      <w:r>
        <w:t xml:space="preserve"> своей однокурснице, возглавил сначала “Комсомольскую правду” (в 1957 </w:t>
      </w:r>
      <w:r w:rsidRPr="00223AAE">
        <w:t>—</w:t>
      </w:r>
      <w:r>
        <w:t xml:space="preserve"> 1959 гг.), а потом официоз СССР </w:t>
      </w:r>
      <w:r w:rsidRPr="00223AAE">
        <w:t>—</w:t>
      </w:r>
      <w:r>
        <w:t xml:space="preserve"> газету “Изве</w:t>
      </w:r>
      <w:r>
        <w:t>с</w:t>
      </w:r>
      <w:r>
        <w:t xml:space="preserve">тия” (в 1959 </w:t>
      </w:r>
      <w:r w:rsidRPr="00223AAE">
        <w:t>—</w:t>
      </w:r>
      <w:r>
        <w:t xml:space="preserve"> 1964 гг.). </w:t>
      </w:r>
    </w:p>
    <w:p w14:paraId="41E2AC46" w14:textId="77777777" w:rsidR="00D30B85" w:rsidRDefault="00D30B85" w:rsidP="00F509F0">
      <w:pPr>
        <w:pStyle w:val="af3"/>
      </w:pPr>
      <w:r>
        <w:lastRenderedPageBreak/>
        <w:t xml:space="preserve">Сын Н.С.Хрущёва Сергей </w:t>
      </w:r>
      <w:r w:rsidRPr="00223AAE">
        <w:t>—</w:t>
      </w:r>
      <w:r>
        <w:t xml:space="preserve"> стал «выдающимся» констру</w:t>
      </w:r>
      <w:r>
        <w:t>к</w:t>
      </w:r>
      <w:r>
        <w:t xml:space="preserve">тором ракетной техники (доктор математических наук, Герой Социалистического труда, лауреат Ленинской премии), в </w:t>
      </w:r>
      <w:smartTag w:uri="urn:schemas-microsoft-com:office:smarttags" w:element="metricconverter">
        <w:smartTagPr>
          <w:attr w:name="ProductID" w:val="1991 г"/>
        </w:smartTagPr>
        <w:r>
          <w:t>1991 г</w:t>
        </w:r>
      </w:smartTag>
      <w:r>
        <w:t xml:space="preserve">. эмигрировал в США, в </w:t>
      </w:r>
      <w:smartTag w:uri="urn:schemas-microsoft-com:office:smarttags" w:element="metricconverter">
        <w:smartTagPr>
          <w:attr w:name="ProductID" w:val="1999 г"/>
        </w:smartTagPr>
        <w:r>
          <w:t>1999 г</w:t>
        </w:r>
      </w:smartTag>
      <w:r>
        <w:t>. попросил американское гражданство и его просьба была удовлетворена, работает пр</w:t>
      </w:r>
      <w:r>
        <w:t>о</w:t>
      </w:r>
      <w:r>
        <w:t>фессором политологии в университете Брауна (по существу г</w:t>
      </w:r>
      <w:r>
        <w:t>о</w:t>
      </w:r>
      <w:r>
        <w:t>воря, клевещет на историческое прошлое своей Родины), т.е. стал изменником Р</w:t>
      </w:r>
      <w:r>
        <w:t>о</w:t>
      </w:r>
      <w:r>
        <w:t xml:space="preserve">дины. </w:t>
      </w:r>
    </w:p>
    <w:p w14:paraId="2FF7DE5C" w14:textId="77777777" w:rsidR="00D30B85" w:rsidRDefault="00D30B85" w:rsidP="00F509F0">
      <w:pPr>
        <w:pStyle w:val="af3"/>
      </w:pPr>
      <w:r>
        <w:t xml:space="preserve">Другой сын Н.С.Хрущёва </w:t>
      </w:r>
      <w:r w:rsidRPr="00223AAE">
        <w:t>—</w:t>
      </w:r>
      <w:r>
        <w:t xml:space="preserve"> Леонид «в начале 1941 года с</w:t>
      </w:r>
      <w:r>
        <w:t>о</w:t>
      </w:r>
      <w:r>
        <w:t>вершил уголовное преступление на почве злоупотребления а</w:t>
      </w:r>
      <w:r>
        <w:t>л</w:t>
      </w:r>
      <w:r>
        <w:t>коголем, он должен был предстать перед судом, но благодаря отцу избежал не только наказания, но и суда. Вторым престу</w:t>
      </w:r>
      <w:r>
        <w:t>п</w:t>
      </w:r>
      <w:r>
        <w:t>лением Леонида Хрущёва было убийство сослуживца во время попойки, после чего, по свидетельству Степана Микояна, кот</w:t>
      </w:r>
      <w:r>
        <w:t>о</w:t>
      </w:r>
      <w:r>
        <w:t>рый дружил с Леонидом, его судили и дали восемь лет с отб</w:t>
      </w:r>
      <w:r>
        <w:t>ы</w:t>
      </w:r>
      <w:r>
        <w:t>тием на фронте» (</w:t>
      </w:r>
      <w:hyperlink r:id="rId47" w:history="1">
        <w:r w:rsidRPr="00831B7F">
          <w:rPr>
            <w:rStyle w:val="Hyperlink"/>
          </w:rPr>
          <w:t>http://www.stalin.su/book.php?action=header&amp;id=15</w:t>
        </w:r>
      </w:hyperlink>
      <w:r>
        <w:t>). Т.е. даже без споров о том, погиб Леонид в бою, либо сдался в плен, с</w:t>
      </w:r>
      <w:r>
        <w:t>о</w:t>
      </w:r>
      <w:r>
        <w:t>трудничал с гитлеровцами, за что и был ра</w:t>
      </w:r>
      <w:r>
        <w:t>с</w:t>
      </w:r>
      <w:r>
        <w:t xml:space="preserve">стрелян, </w:t>
      </w:r>
      <w:r w:rsidRPr="00223AAE">
        <w:t>—</w:t>
      </w:r>
      <w:r>
        <w:t xml:space="preserve"> двух его уголовных преступлений и позиции, занятой Н.С.Хрущёвым в обоих случаях, вполне достаточно, чтобы и отца, и сына ох</w:t>
      </w:r>
      <w:r>
        <w:t>а</w:t>
      </w:r>
      <w:r>
        <w:t>рактер</w:t>
      </w:r>
      <w:r>
        <w:t>и</w:t>
      </w:r>
      <w:r>
        <w:t>зовать соответствующими русскими словами.</w:t>
      </w:r>
    </w:p>
    <w:p w14:paraId="531A3C99" w14:textId="77777777" w:rsidR="00D30B85" w:rsidRDefault="00D30B85" w:rsidP="00F509F0">
      <w:pPr>
        <w:pStyle w:val="a3"/>
        <w:numPr>
          <w:ilvl w:val="0"/>
          <w:numId w:val="20"/>
        </w:numPr>
        <w:ind w:left="397" w:hanging="227"/>
      </w:pPr>
      <w:r>
        <w:t xml:space="preserve">В наши времена Вячеслав Никонов </w:t>
      </w:r>
      <w:r w:rsidRPr="00223AAE">
        <w:t>—</w:t>
      </w:r>
      <w:r>
        <w:t xml:space="preserve"> внук В.М.Молотова </w:t>
      </w:r>
      <w:r w:rsidRPr="00223AAE">
        <w:t>—</w:t>
      </w:r>
      <w:r>
        <w:t xml:space="preserve"> заурядный «политический аналитик» (руководитель фонда «Политика»), о котором никто бы и не знал, если бы не н</w:t>
      </w:r>
      <w:r>
        <w:t>а</w:t>
      </w:r>
      <w:r>
        <w:t>следственная принадлежность к политической “элите” Ро</w:t>
      </w:r>
      <w:r>
        <w:t>с</w:t>
      </w:r>
      <w:r>
        <w:t xml:space="preserve">сионии (бабушка </w:t>
      </w:r>
      <w:r w:rsidRPr="00223AAE">
        <w:t>—</w:t>
      </w:r>
      <w:r>
        <w:t xml:space="preserve"> супруга В.М.Молотова </w:t>
      </w:r>
      <w:r w:rsidRPr="00223AAE">
        <w:t>—</w:t>
      </w:r>
      <w:r>
        <w:t xml:space="preserve"> сионистка) и пиар.</w:t>
      </w:r>
    </w:p>
    <w:p w14:paraId="309396DE" w14:textId="77777777" w:rsidR="00D30B85" w:rsidRDefault="00D30B85" w:rsidP="00F509F0">
      <w:pPr>
        <w:pStyle w:val="a3"/>
        <w:numPr>
          <w:ilvl w:val="0"/>
          <w:numId w:val="20"/>
        </w:numPr>
        <w:ind w:left="397" w:hanging="227"/>
      </w:pPr>
      <w:r>
        <w:t xml:space="preserve">Егор Гайдар </w:t>
      </w:r>
      <w:r w:rsidRPr="00223AAE">
        <w:t>—</w:t>
      </w:r>
      <w:r>
        <w:t xml:space="preserve"> сын кабинетного адмирала (о кот</w:t>
      </w:r>
      <w:r>
        <w:t>о</w:t>
      </w:r>
      <w:r>
        <w:t>ром никто из флотских ветеранов не может вспомнить ничего хорош</w:t>
      </w:r>
      <w:r>
        <w:t>е</w:t>
      </w:r>
      <w:r>
        <w:t xml:space="preserve">го), внук, изменивший идеалам деда </w:t>
      </w:r>
      <w:r w:rsidRPr="00223AAE">
        <w:t>—</w:t>
      </w:r>
      <w:r>
        <w:t xml:space="preserve"> писателя А.П.Гайдара, как руководитель правительства РФ </w:t>
      </w:r>
      <w:r w:rsidRPr="00223AAE">
        <w:t>—</w:t>
      </w:r>
      <w:r>
        <w:t xml:space="preserve"> один из авторов эк</w:t>
      </w:r>
      <w:r>
        <w:t>о</w:t>
      </w:r>
      <w:r>
        <w:t>номической разрухи начала 1990</w:t>
      </w:r>
      <w:r>
        <w:noBreakHyphen/>
        <w:t>х годов, причиной чего ст</w:t>
      </w:r>
      <w:r>
        <w:t>а</w:t>
      </w:r>
      <w:r>
        <w:t>ли: его начитанность в области неадекватной экономической науки Запада; скудоумие, не позволившее понять неадеква</w:t>
      </w:r>
      <w:r>
        <w:t>т</w:t>
      </w:r>
      <w:r>
        <w:t>ность прочитанного заблаговременно; самоуверенность и а</w:t>
      </w:r>
      <w:r>
        <w:t>м</w:t>
      </w:r>
      <w:r>
        <w:t>бициозность, сделавшие его не субъектом политики, а инс</w:t>
      </w:r>
      <w:r>
        <w:t>т</w:t>
      </w:r>
      <w:r>
        <w:t xml:space="preserve">рументом </w:t>
      </w:r>
      <w:r>
        <w:lastRenderedPageBreak/>
        <w:t>зарубежных политических субъектов, которые его руками проводили свою политику в отн</w:t>
      </w:r>
      <w:r>
        <w:t>о</w:t>
      </w:r>
      <w:r>
        <w:t>шении России.</w:t>
      </w:r>
    </w:p>
    <w:p w14:paraId="290FA1F5" w14:textId="77777777" w:rsidR="00D30B85" w:rsidRDefault="00D30B85" w:rsidP="00F509F0">
      <w:pPr>
        <w:pStyle w:val="a3"/>
        <w:numPr>
          <w:ilvl w:val="0"/>
          <w:numId w:val="20"/>
        </w:numPr>
        <w:ind w:left="397" w:hanging="227"/>
      </w:pPr>
      <w:r>
        <w:t xml:space="preserve">Капица Сергей Петрович </w:t>
      </w:r>
      <w:r w:rsidRPr="00223AAE">
        <w:t>—</w:t>
      </w:r>
      <w:r>
        <w:t xml:space="preserve"> внук академика-корабле</w:t>
      </w:r>
      <w:r>
        <w:softHyphen/>
        <w:t>стро</w:t>
      </w:r>
      <w:r>
        <w:softHyphen/>
        <w:t>ите</w:t>
      </w:r>
      <w:r>
        <w:softHyphen/>
        <w:t>ля А.Н.Крылова, сын физика академика и нобелевского ла</w:t>
      </w:r>
      <w:r>
        <w:t>у</w:t>
      </w:r>
      <w:r>
        <w:t xml:space="preserve">реата П.Л.Капицы, доктор наук, профессор, телеведущий, </w:t>
      </w:r>
      <w:r w:rsidRPr="005D1EDE">
        <w:rPr>
          <w:i/>
        </w:rPr>
        <w:t xml:space="preserve">лоялен внутренним мафиям РАН, </w:t>
      </w:r>
      <w:r>
        <w:t>собственные научные до</w:t>
      </w:r>
      <w:r>
        <w:t>с</w:t>
      </w:r>
      <w:r>
        <w:t>тижения по значимости существенно ниже достижений отца и деда.</w:t>
      </w:r>
    </w:p>
    <w:p w14:paraId="57C50FA4" w14:textId="30A554DB" w:rsidR="00D30B85" w:rsidRDefault="00D30B85" w:rsidP="00F509F0">
      <w:pPr>
        <w:pStyle w:val="a3"/>
        <w:numPr>
          <w:ilvl w:val="0"/>
          <w:numId w:val="20"/>
        </w:numPr>
        <w:ind w:left="397" w:hanging="227"/>
      </w:pPr>
      <w:r>
        <w:t>Одна из причин того, что первый в мире сверхзвуковой ави</w:t>
      </w:r>
      <w:r>
        <w:t>а</w:t>
      </w:r>
      <w:r>
        <w:t xml:space="preserve">лайнер </w:t>
      </w:r>
      <w:r w:rsidRPr="00223AAE">
        <w:t>—</w:t>
      </w:r>
      <w:r>
        <w:t xml:space="preserve"> советский Ту-144 так и не был передан в массовую эксплуатацию, состоит в том, что А.Н.Туполев (1888 </w:t>
      </w:r>
      <w:r w:rsidRPr="00223AAE">
        <w:t>—</w:t>
      </w:r>
      <w:r>
        <w:t xml:space="preserve"> 1972) передал руков</w:t>
      </w:r>
      <w:r>
        <w:t>о</w:t>
      </w:r>
      <w:r>
        <w:t xml:space="preserve">дство своим КБ своему сыну </w:t>
      </w:r>
      <w:r w:rsidRPr="00223AAE">
        <w:t>—</w:t>
      </w:r>
      <w:r>
        <w:t xml:space="preserve"> А.А.Туполеву (1925 </w:t>
      </w:r>
      <w:r w:rsidRPr="00223AAE">
        <w:t>—</w:t>
      </w:r>
      <w:r>
        <w:t xml:space="preserve"> 2001)</w:t>
      </w:r>
      <w:r w:rsidRPr="00D30B85">
        <w:rPr>
          <w:vertAlign w:val="superscript"/>
        </w:rPr>
        <w:t>[XLII]</w:t>
      </w:r>
      <w:r>
        <w:t>; да и роль самого А.Н.Туполева в деле разв</w:t>
      </w:r>
      <w:r>
        <w:t>и</w:t>
      </w:r>
      <w:r>
        <w:t>тия авиации в СССР далеко не однозначно положительна (ряд источников утверждают, что по его доносам в период репре</w:t>
      </w:r>
      <w:r>
        <w:t>с</w:t>
      </w:r>
      <w:r>
        <w:t>сий безвинно п</w:t>
      </w:r>
      <w:r>
        <w:t>о</w:t>
      </w:r>
      <w:r>
        <w:t>гиб не один человек; отрицать эти обвинения в адрес А.Н.Туполева представляется проблематичным, п</w:t>
      </w:r>
      <w:r>
        <w:t>о</w:t>
      </w:r>
      <w:r>
        <w:t>скольку и в послесталинские времена некоторые неордина</w:t>
      </w:r>
      <w:r>
        <w:t>р</w:t>
      </w:r>
      <w:r>
        <w:t>ные проекты его конкурентов были пресечены в ходе разр</w:t>
      </w:r>
      <w:r>
        <w:t>а</w:t>
      </w:r>
      <w:r>
        <w:t xml:space="preserve">ботки </w:t>
      </w:r>
      <w:r w:rsidRPr="00BA2715">
        <w:rPr>
          <w:i/>
        </w:rPr>
        <w:t>немотивированными р</w:t>
      </w:r>
      <w:r w:rsidRPr="00BA2715">
        <w:rPr>
          <w:i/>
        </w:rPr>
        <w:t>е</w:t>
      </w:r>
      <w:r w:rsidRPr="00BA2715">
        <w:rPr>
          <w:i/>
        </w:rPr>
        <w:t>шениями высшего руководства СССР,</w:t>
      </w:r>
      <w:r>
        <w:t xml:space="preserve"> что открывало дорогу проектам КБ А.Н.Ту</w:t>
      </w:r>
      <w:r>
        <w:softHyphen/>
        <w:t>по</w:t>
      </w:r>
      <w:r>
        <w:softHyphen/>
        <w:t xml:space="preserve">лева, и тем самым обеспечило социальный успех участникам </w:t>
      </w:r>
      <w:r w:rsidRPr="00223AAE">
        <w:t>—</w:t>
      </w:r>
      <w:r>
        <w:t xml:space="preserve"> по сути мафиозной </w:t>
      </w:r>
      <w:r w:rsidRPr="00223AAE">
        <w:t>—</w:t>
      </w:r>
      <w:r>
        <w:t xml:space="preserve"> группировки, возглавляемой А.Н.Тупо</w:t>
      </w:r>
      <w:r>
        <w:softHyphen/>
        <w:t>ле</w:t>
      </w:r>
      <w:r>
        <w:softHyphen/>
        <w:t>вым). Отметим также, что автором идеи крыла с переменной стреловидностью по передней кромке, реализованного на Ту-144, является Р.Л.Бартини, чьими прозрениями советский авиапром жил не один десяток лет, держа при этом Р.Л.Бартини на положении и</w:t>
      </w:r>
      <w:r>
        <w:t>з</w:t>
      </w:r>
      <w:r>
        <w:t>гоя.</w:t>
      </w:r>
    </w:p>
    <w:p w14:paraId="3DF5E60A" w14:textId="77777777" w:rsidR="00D30B85" w:rsidRDefault="00D30B85" w:rsidP="00F509F0">
      <w:pPr>
        <w:pStyle w:val="a3"/>
        <w:numPr>
          <w:ilvl w:val="0"/>
          <w:numId w:val="20"/>
        </w:numPr>
        <w:ind w:left="397" w:hanging="227"/>
      </w:pPr>
      <w:r>
        <w:t xml:space="preserve">Сергей Фёдорович Бондарчук </w:t>
      </w:r>
      <w:r w:rsidRPr="00223AAE">
        <w:t>—</w:t>
      </w:r>
      <w:r>
        <w:t xml:space="preserve"> выдающийся киноактёр и кинорежиссёр. Его сын Фёдор Сергеевич Бондарчук </w:t>
      </w:r>
      <w:r w:rsidRPr="00223AAE">
        <w:t>—</w:t>
      </w:r>
      <w:r>
        <w:t xml:space="preserve"> нич</w:t>
      </w:r>
      <w:r>
        <w:t>е</w:t>
      </w:r>
      <w:r>
        <w:t>го выдающегося в искусстве, х</w:t>
      </w:r>
      <w:r>
        <w:t>о</w:t>
      </w:r>
      <w:r>
        <w:t>тя пока успешный шоу-бизнесмен с прете</w:t>
      </w:r>
      <w:r>
        <w:t>н</w:t>
      </w:r>
      <w:r>
        <w:t>зиями на политиканство.</w:t>
      </w:r>
    </w:p>
    <w:p w14:paraId="1D86D0D9" w14:textId="77777777" w:rsidR="00D30B85" w:rsidRDefault="00D30B85" w:rsidP="00F509F0">
      <w:pPr>
        <w:pStyle w:val="a3"/>
        <w:numPr>
          <w:ilvl w:val="0"/>
          <w:numId w:val="20"/>
        </w:numPr>
        <w:ind w:left="397" w:hanging="227"/>
      </w:pPr>
      <w:r>
        <w:t xml:space="preserve">А.А.Ширвиндт старший </w:t>
      </w:r>
      <w:r w:rsidRPr="00223AAE">
        <w:t>—</w:t>
      </w:r>
      <w:r>
        <w:t xml:space="preserve"> актёр, выдающийся комик, его сын М.А.Ширвиндт </w:t>
      </w:r>
      <w:r w:rsidRPr="00223AAE">
        <w:t>—</w:t>
      </w:r>
      <w:r>
        <w:t xml:space="preserve"> заурядный телеведущий, а не выда</w:t>
      </w:r>
      <w:r>
        <w:t>ю</w:t>
      </w:r>
      <w:r>
        <w:t>щийся слесарь.</w:t>
      </w:r>
    </w:p>
    <w:p w14:paraId="5806C5AF" w14:textId="55C180A3" w:rsidR="00D30B85" w:rsidRDefault="00D30B85" w:rsidP="00F509F0">
      <w:pPr>
        <w:pStyle w:val="a3"/>
        <w:numPr>
          <w:ilvl w:val="0"/>
          <w:numId w:val="20"/>
        </w:numPr>
        <w:ind w:left="397" w:hanging="227"/>
      </w:pPr>
      <w:r>
        <w:t xml:space="preserve">Кристина Орбакайте </w:t>
      </w:r>
      <w:r w:rsidRPr="00223AAE">
        <w:t>—</w:t>
      </w:r>
      <w:r>
        <w:t xml:space="preserve"> девочек-подростков с т</w:t>
      </w:r>
      <w:r>
        <w:t>а</w:t>
      </w:r>
      <w:r>
        <w:t xml:space="preserve">кими голосом и пластикой, какие были у неё, на любой дискотеке </w:t>
      </w:r>
      <w:r w:rsidRPr="00223AAE">
        <w:t>—</w:t>
      </w:r>
      <w:r>
        <w:t xml:space="preserve"> не о</w:t>
      </w:r>
      <w:r>
        <w:t>д</w:t>
      </w:r>
      <w:r>
        <w:t xml:space="preserve">на. Но отличие Кристины от большинства из них в том, что её мама и мамины друзья могли направить её развитие в </w:t>
      </w:r>
      <w:r>
        <w:lastRenderedPageBreak/>
        <w:t>нужном направлении, дать соответствующее образование и обесп</w:t>
      </w:r>
      <w:r>
        <w:t>е</w:t>
      </w:r>
      <w:r>
        <w:t xml:space="preserve">чить пиар. И если мама большую часть жизни балансировала на грани «искусство </w:t>
      </w:r>
      <w:r w:rsidRPr="00223AAE">
        <w:t>—</w:t>
      </w:r>
      <w:r>
        <w:t xml:space="preserve"> шоу», хотя и свалилась в конце ко</w:t>
      </w:r>
      <w:r>
        <w:t>н</w:t>
      </w:r>
      <w:r>
        <w:t>цов в шоу-бизнес</w:t>
      </w:r>
      <w:r w:rsidRPr="00D30B85">
        <w:rPr>
          <w:vertAlign w:val="superscript"/>
        </w:rPr>
        <w:t>[XLIII]</w:t>
      </w:r>
      <w:r>
        <w:t>, то дочь сразу же стала деятельницей шоу-бизнеса.</w:t>
      </w:r>
    </w:p>
    <w:p w14:paraId="16DAB4E6" w14:textId="77777777" w:rsidR="00D30B85" w:rsidRDefault="00D30B85" w:rsidP="00873ABF">
      <w:pPr>
        <w:pStyle w:val="PlainText"/>
      </w:pPr>
      <w:r>
        <w:t xml:space="preserve">Если кто-то из детей “элитариев” не соответствует описанной тенденции, то это </w:t>
      </w:r>
      <w:r w:rsidRPr="00223AAE">
        <w:t>—</w:t>
      </w:r>
      <w:r>
        <w:t xml:space="preserve"> исключение из общ</w:t>
      </w:r>
      <w:r>
        <w:t>е</w:t>
      </w:r>
      <w:r>
        <w:t>го правила, достаточно широко известного в своей предельно жёсткой формулировке «на детях гениев природа отдыхает», с поправкой на то, что в дейс</w:t>
      </w:r>
      <w:r>
        <w:t>т</w:t>
      </w:r>
      <w:r>
        <w:t>вительности далеко не все “элит</w:t>
      </w:r>
      <w:r>
        <w:t>а</w:t>
      </w:r>
      <w:r>
        <w:t xml:space="preserve">рии” </w:t>
      </w:r>
      <w:r w:rsidRPr="00223AAE">
        <w:t>—</w:t>
      </w:r>
      <w:r>
        <w:t xml:space="preserve"> гении.</w:t>
      </w:r>
    </w:p>
    <w:p w14:paraId="5F5AABBA" w14:textId="77777777" w:rsidR="00D30B85" w:rsidRDefault="00D30B85" w:rsidP="00F509F0">
      <w:pPr>
        <w:pStyle w:val="ab"/>
      </w:pPr>
      <w:r>
        <w:t>————————</w:t>
      </w:r>
    </w:p>
    <w:p w14:paraId="347AE60C" w14:textId="77777777" w:rsidR="00D30B85" w:rsidRDefault="00D30B85" w:rsidP="00873ABF">
      <w:pPr>
        <w:pStyle w:val="PlainText"/>
      </w:pPr>
      <w:r>
        <w:t xml:space="preserve">Всё это примеры того, что: </w:t>
      </w:r>
    </w:p>
    <w:p w14:paraId="69D82E47" w14:textId="2D847FFD" w:rsidR="00D30B85" w:rsidRDefault="00D30B85" w:rsidP="00F509F0">
      <w:pPr>
        <w:pStyle w:val="a3"/>
        <w:numPr>
          <w:ilvl w:val="0"/>
          <w:numId w:val="20"/>
        </w:numPr>
        <w:ind w:left="397" w:hanging="227"/>
      </w:pPr>
      <w:r>
        <w:t>обеспечив преимущественный доступ к тому или иному пр</w:t>
      </w:r>
      <w:r>
        <w:t>о</w:t>
      </w:r>
      <w:r>
        <w:t>фессиональному образованию своим детям и близким, “эл</w:t>
      </w:r>
      <w:r>
        <w:t>и</w:t>
      </w:r>
      <w:r>
        <w:t>та” может дать им некий начальный уровень профессионал</w:t>
      </w:r>
      <w:r>
        <w:t>ь</w:t>
      </w:r>
      <w:r>
        <w:t>ной состоятельности в той или иной “элитарной” области де</w:t>
      </w:r>
      <w:r>
        <w:t>я</w:t>
      </w:r>
      <w:r>
        <w:t xml:space="preserve">тельности, при условии, что </w:t>
      </w:r>
      <w:r w:rsidRPr="00D51836">
        <w:rPr>
          <w:i/>
        </w:rPr>
        <w:t>наука и учебные программы</w:t>
      </w:r>
      <w:r>
        <w:rPr>
          <w:i/>
        </w:rPr>
        <w:t>, обеспечивающие вхождение в эту область,</w:t>
      </w:r>
      <w:r w:rsidRPr="00D51836">
        <w:rPr>
          <w:i/>
        </w:rPr>
        <w:t xml:space="preserve"> адекватны этой де</w:t>
      </w:r>
      <w:r w:rsidRPr="00D51836">
        <w:rPr>
          <w:i/>
        </w:rPr>
        <w:t>я</w:t>
      </w:r>
      <w:r w:rsidRPr="00D51836">
        <w:rPr>
          <w:i/>
        </w:rPr>
        <w:t>тельности</w:t>
      </w:r>
      <w:r w:rsidRPr="00D30B85">
        <w:rPr>
          <w:vertAlign w:val="superscript"/>
        </w:rPr>
        <w:t>[XLIV]</w:t>
      </w:r>
      <w:r>
        <w:rPr>
          <w:i/>
        </w:rPr>
        <w:t>;</w:t>
      </w:r>
      <w:r>
        <w:t xml:space="preserve"> </w:t>
      </w:r>
    </w:p>
    <w:p w14:paraId="2574446B" w14:textId="77777777" w:rsidR="00D30B85" w:rsidRDefault="00D30B85" w:rsidP="00F509F0">
      <w:pPr>
        <w:pStyle w:val="a3"/>
        <w:numPr>
          <w:ilvl w:val="0"/>
          <w:numId w:val="20"/>
        </w:numPr>
        <w:ind w:left="397" w:hanging="227"/>
      </w:pPr>
      <w:r>
        <w:t xml:space="preserve">потом мафиозная корпоративность “элит” может обеспечить </w:t>
      </w:r>
      <w:r w:rsidRPr="005032D7">
        <w:rPr>
          <w:i/>
        </w:rPr>
        <w:t>преимущественное</w:t>
      </w:r>
      <w:r>
        <w:t xml:space="preserve"> продвижение по карьерной лестнице св</w:t>
      </w:r>
      <w:r>
        <w:t>о</w:t>
      </w:r>
      <w:r>
        <w:t>им отпрыскам и близким в каждой сфере деятельности как на основе непосредственного употребления «администр</w:t>
      </w:r>
      <w:r>
        <w:t>а</w:t>
      </w:r>
      <w:r>
        <w:t>тивного ресурса», так и средствами разнородного «пиара», расч</w:t>
      </w:r>
      <w:r>
        <w:t>и</w:t>
      </w:r>
      <w:r>
        <w:t>щающего дорогу и создающего поддержку нужному прете</w:t>
      </w:r>
      <w:r>
        <w:t>н</w:t>
      </w:r>
      <w:r>
        <w:t xml:space="preserve">денту. </w:t>
      </w:r>
    </w:p>
    <w:p w14:paraId="7871828D" w14:textId="77777777" w:rsidR="00D30B85" w:rsidRDefault="00D30B85" w:rsidP="00C50FE4">
      <w:pPr>
        <w:pStyle w:val="a7"/>
      </w:pPr>
      <w:r>
        <w:t xml:space="preserve">Но полученное образование при этом не заменяет </w:t>
      </w:r>
      <w:r w:rsidRPr="00C04EB2">
        <w:rPr>
          <w:i/>
        </w:rPr>
        <w:t>«искры Божией», которая — Божия,</w:t>
      </w:r>
      <w:r>
        <w:t xml:space="preserve"> в силу чего не передаётся в преемственности поколений автоматически на основе ген</w:t>
      </w:r>
      <w:r>
        <w:t>е</w:t>
      </w:r>
      <w:r>
        <w:t>тического механизма биологического вида «Человек разу</w:t>
      </w:r>
      <w:r>
        <w:t>м</w:t>
      </w:r>
      <w:r>
        <w:t xml:space="preserve">ный». </w:t>
      </w:r>
    </w:p>
    <w:p w14:paraId="35AA5894" w14:textId="77777777" w:rsidR="00D30B85" w:rsidRDefault="00D30B85" w:rsidP="00873ABF">
      <w:pPr>
        <w:pStyle w:val="PlainText"/>
      </w:pPr>
      <w:r>
        <w:t xml:space="preserve">Однако и «искра Божия» </w:t>
      </w:r>
      <w:r w:rsidRPr="00223AAE">
        <w:t>—</w:t>
      </w:r>
      <w:r>
        <w:t xml:space="preserve"> только предпосылка к свершен</w:t>
      </w:r>
      <w:r>
        <w:t>и</w:t>
      </w:r>
      <w:r>
        <w:t>ям, которые невозможны без 1) должного образования и 2) доступа в соответствующую сферу де</w:t>
      </w:r>
      <w:r>
        <w:t>я</w:t>
      </w:r>
      <w:r>
        <w:t xml:space="preserve">тельности. </w:t>
      </w:r>
    </w:p>
    <w:p w14:paraId="6314FB42" w14:textId="77777777" w:rsidR="00D30B85" w:rsidRDefault="00D30B85" w:rsidP="00873ABF">
      <w:pPr>
        <w:pStyle w:val="PlainText"/>
      </w:pPr>
      <w:r>
        <w:t>Наследственная клановость в престижных и иных “элита</w:t>
      </w:r>
      <w:r>
        <w:t>р</w:t>
      </w:r>
      <w:r>
        <w:t>ных” областях деятельности и мафиозно-корпоративная этика г</w:t>
      </w:r>
      <w:r>
        <w:t>а</w:t>
      </w:r>
      <w:r>
        <w:t>сит множество искр Божиих; а тем, которые не погасила, закр</w:t>
      </w:r>
      <w:r>
        <w:t>ы</w:t>
      </w:r>
      <w:r>
        <w:t xml:space="preserve">вает пути развития и не выпускает на поле деятельности, </w:t>
      </w:r>
      <w:r>
        <w:lastRenderedPageBreak/>
        <w:t>п</w:t>
      </w:r>
      <w:r>
        <w:t>о</w:t>
      </w:r>
      <w:r>
        <w:t>скольку все места, на которых возможно плодоношение искр Б</w:t>
      </w:r>
      <w:r>
        <w:t>о</w:t>
      </w:r>
      <w:r>
        <w:t>жиих, з</w:t>
      </w:r>
      <w:r>
        <w:t>а</w:t>
      </w:r>
      <w:r>
        <w:t>няты бездарными “элитариями”, в большинстве своём не отда</w:t>
      </w:r>
      <w:r>
        <w:t>ю</w:t>
      </w:r>
      <w:r>
        <w:t>щими себе в этом отчёта.</w:t>
      </w:r>
    </w:p>
    <w:p w14:paraId="36F7F67B" w14:textId="2CE4BD63" w:rsidR="00D30B85" w:rsidRDefault="00D30B85" w:rsidP="00C50FE4">
      <w:pPr>
        <w:pStyle w:val="a7"/>
      </w:pPr>
      <w:r>
        <w:t>“Элита”, даже не понимает того, что она стремится осущес</w:t>
      </w:r>
      <w:r>
        <w:t>т</w:t>
      </w:r>
      <w:r>
        <w:t>вить в России жесточайший родоплеме</w:t>
      </w:r>
      <w:r>
        <w:t>н</w:t>
      </w:r>
      <w:r>
        <w:t>ной строй, в котором происхождение из определённых семей высшей “элиты” о</w:t>
      </w:r>
      <w:r>
        <w:t>т</w:t>
      </w:r>
      <w:r>
        <w:t>крывает индивиду все возможности, освобождая его при этом от какой-либо ответственности</w:t>
      </w:r>
      <w:r w:rsidRPr="00D30B85">
        <w:rPr>
          <w:vertAlign w:val="superscript"/>
        </w:rPr>
        <w:t>[XLV]</w:t>
      </w:r>
      <w:r>
        <w:t xml:space="preserve">, а происхождение из других </w:t>
      </w:r>
      <w:r w:rsidRPr="00223AAE">
        <w:t>—</w:t>
      </w:r>
      <w:r>
        <w:t xml:space="preserve"> возможности личностного развития и творчества закрыв</w:t>
      </w:r>
      <w:r>
        <w:t>а</w:t>
      </w:r>
      <w:r>
        <w:t>ет тем сильнее, чем ниже социальный статус семьи, в которой родился чел</w:t>
      </w:r>
      <w:r>
        <w:t>о</w:t>
      </w:r>
      <w:r>
        <w:t xml:space="preserve">век. </w:t>
      </w:r>
    </w:p>
    <w:p w14:paraId="61B7AEEA" w14:textId="77777777" w:rsidR="00D30B85" w:rsidRDefault="00D30B85" w:rsidP="00873ABF">
      <w:pPr>
        <w:pStyle w:val="PlainText"/>
      </w:pPr>
      <w:r>
        <w:t xml:space="preserve">“Элита” прежде всего: </w:t>
      </w:r>
    </w:p>
    <w:p w14:paraId="5EBE25DE" w14:textId="77777777" w:rsidR="00D30B85" w:rsidRDefault="00D30B85" w:rsidP="00F509F0">
      <w:pPr>
        <w:pStyle w:val="a3"/>
        <w:numPr>
          <w:ilvl w:val="0"/>
          <w:numId w:val="20"/>
        </w:numPr>
        <w:ind w:left="397" w:hanging="227"/>
      </w:pPr>
      <w:r>
        <w:t xml:space="preserve">решает вопрос о том, кому достанутся </w:t>
      </w:r>
      <w:r w:rsidRPr="005032D7">
        <w:t>должности как средс</w:t>
      </w:r>
      <w:r w:rsidRPr="005032D7">
        <w:t>т</w:t>
      </w:r>
      <w:r w:rsidRPr="005032D7">
        <w:t>во получения наград, высоких доходов и т.п.,</w:t>
      </w:r>
      <w:r>
        <w:t xml:space="preserve"> </w:t>
      </w:r>
    </w:p>
    <w:p w14:paraId="3FBF8DD7" w14:textId="74CC677F" w:rsidR="00D30B85" w:rsidRDefault="00D30B85" w:rsidP="00F509F0">
      <w:pPr>
        <w:pStyle w:val="a3"/>
        <w:numPr>
          <w:ilvl w:val="0"/>
          <w:numId w:val="20"/>
        </w:numPr>
        <w:ind w:left="397" w:hanging="227"/>
      </w:pPr>
      <w:r>
        <w:t xml:space="preserve">но никогда не задумывается о том, </w:t>
      </w:r>
      <w:r w:rsidRPr="00223AAE">
        <w:t>—</w:t>
      </w:r>
      <w:r>
        <w:t xml:space="preserve"> </w:t>
      </w:r>
      <w:r w:rsidRPr="00C679FF">
        <w:t>смогут ли</w:t>
      </w:r>
      <w:r>
        <w:t xml:space="preserve"> </w:t>
      </w:r>
      <w:r w:rsidRPr="00C679FF">
        <w:t>“элитарии” на этих должностях работать с общественно необходимым уровнем профессионализма и</w:t>
      </w:r>
      <w:r>
        <w:t xml:space="preserve"> яркости </w:t>
      </w:r>
      <w:r w:rsidRPr="00467758">
        <w:rPr>
          <w:i/>
        </w:rPr>
        <w:t>«искры Божией» — уровнем «креативности» (креативность — способность к творчес</w:t>
      </w:r>
      <w:r w:rsidRPr="00467758">
        <w:rPr>
          <w:i/>
        </w:rPr>
        <w:t>т</w:t>
      </w:r>
      <w:r w:rsidRPr="00467758">
        <w:rPr>
          <w:i/>
        </w:rPr>
        <w:t>ву)</w:t>
      </w:r>
      <w:r w:rsidRPr="00D30B85">
        <w:rPr>
          <w:vertAlign w:val="superscript"/>
        </w:rPr>
        <w:t>[XLVI]</w:t>
      </w:r>
      <w:r w:rsidRPr="00C679FF">
        <w:t>.</w:t>
      </w:r>
      <w:r>
        <w:t xml:space="preserve"> </w:t>
      </w:r>
    </w:p>
    <w:p w14:paraId="32B142EE" w14:textId="77777777" w:rsidR="00D30B85" w:rsidRDefault="00D30B85" w:rsidP="00873ABF">
      <w:pPr>
        <w:pStyle w:val="PlainText"/>
      </w:pPr>
      <w:r>
        <w:t>В крайнем случае подразумевается, что награды и всё прочее будут получать “элитарии”, а работать «за спасибо» будет обсл</w:t>
      </w:r>
      <w:r>
        <w:t>у</w:t>
      </w:r>
      <w:r>
        <w:t>га, к “элите” не принадлежащая, но обладающая общественно н</w:t>
      </w:r>
      <w:r>
        <w:t>е</w:t>
      </w:r>
      <w:r>
        <w:t>обходимым творческим потенциалом и профессионали</w:t>
      </w:r>
      <w:r>
        <w:t>з</w:t>
      </w:r>
      <w:r>
        <w:t>мом.</w:t>
      </w:r>
    </w:p>
    <w:p w14:paraId="5561656C" w14:textId="77777777" w:rsidR="00D30B85" w:rsidRDefault="00D30B85" w:rsidP="00873ABF">
      <w:pPr>
        <w:pStyle w:val="PlainText"/>
      </w:pPr>
      <w:r>
        <w:t xml:space="preserve">Но работать на “элиту” за гроши и унижение </w:t>
      </w:r>
      <w:r w:rsidRPr="00223AAE">
        <w:t>—</w:t>
      </w:r>
      <w:r>
        <w:t xml:space="preserve"> в историч</w:t>
      </w:r>
      <w:r>
        <w:t>е</w:t>
      </w:r>
      <w:r>
        <w:t>ском развитии обществ с течением времени желающих станови</w:t>
      </w:r>
      <w:r>
        <w:t>т</w:t>
      </w:r>
      <w:r>
        <w:t>ся всё меньше и меньше. Не говоря уж о том, что паразитизм н</w:t>
      </w:r>
      <w:r>
        <w:t>а</w:t>
      </w:r>
      <w:r>
        <w:t>следственно-клановой “элиты” не даёт обрести должный профе</w:t>
      </w:r>
      <w:r>
        <w:t>с</w:t>
      </w:r>
      <w:r>
        <w:t>сионализм и тем, кто мог бы быть её верными хол</w:t>
      </w:r>
      <w:r>
        <w:t>о</w:t>
      </w:r>
      <w:r>
        <w:t>пами-профессионалами.</w:t>
      </w:r>
    </w:p>
    <w:p w14:paraId="147CCC95" w14:textId="3063093A" w:rsidR="00D30B85" w:rsidRDefault="00D30B85" w:rsidP="00873ABF">
      <w:pPr>
        <w:pStyle w:val="PlainText"/>
      </w:pPr>
      <w:r>
        <w:t xml:space="preserve">Для нравственности “элитария” все, кто ниже его в известной ему иерархии, </w:t>
      </w:r>
      <w:r w:rsidRPr="00223AAE">
        <w:t>—</w:t>
      </w:r>
      <w:r>
        <w:t xml:space="preserve"> средство удовлетворения его потребностей, «среда обитания», на которую но</w:t>
      </w:r>
      <w:r>
        <w:t>р</w:t>
      </w:r>
      <w:r>
        <w:t>мы какой бы то ни было этики не распространяются</w:t>
      </w:r>
      <w:r w:rsidRPr="00D30B85">
        <w:rPr>
          <w:vertAlign w:val="superscript"/>
        </w:rPr>
        <w:t>[XLVII]</w:t>
      </w:r>
      <w:r>
        <w:t>. И это, при том воспитании, которое пол</w:t>
      </w:r>
      <w:r>
        <w:t>у</w:t>
      </w:r>
      <w:r>
        <w:t>чают отеч</w:t>
      </w:r>
      <w:r>
        <w:t>е</w:t>
      </w:r>
      <w:r>
        <w:t>ственные “элитарии”, неизбежно прорывается наружу так, как в поведении С.Бодрунова или Д.Ев</w:t>
      </w:r>
      <w:r>
        <w:softHyphen/>
        <w:t>сю</w:t>
      </w:r>
      <w:r>
        <w:softHyphen/>
        <w:t>кова.</w:t>
      </w:r>
    </w:p>
    <w:p w14:paraId="12C13CA2" w14:textId="77777777" w:rsidR="00D30B85" w:rsidRDefault="00D30B85" w:rsidP="00F509F0">
      <w:pPr>
        <w:pStyle w:val="ab"/>
      </w:pPr>
      <w:r w:rsidRPr="00223AAE">
        <w:t>————————</w:t>
      </w:r>
    </w:p>
    <w:p w14:paraId="1A3FD7CA" w14:textId="32AE0FC3" w:rsidR="00D30B85" w:rsidRDefault="00D30B85" w:rsidP="00873ABF">
      <w:pPr>
        <w:pStyle w:val="PlainText"/>
      </w:pPr>
      <w:r>
        <w:t xml:space="preserve">В ночь с 26 на 27 апреля начальник ОВД “Царицыно” майор </w:t>
      </w:r>
      <w:r>
        <w:lastRenderedPageBreak/>
        <w:t>милиции Денис Евсюков начал стрелять по людям на поражение в торговом центре “Остров”, убив перед этим из пистолета водит</w:t>
      </w:r>
      <w:r>
        <w:t>е</w:t>
      </w:r>
      <w:r>
        <w:t>ля, который подвёз его к месту преступления. В результате Д.Евсюков убил троих человек и ранил шестерых</w:t>
      </w:r>
      <w:r w:rsidRPr="00D30B85">
        <w:rPr>
          <w:vertAlign w:val="superscript"/>
        </w:rPr>
        <w:t>[XLVIII]</w:t>
      </w:r>
      <w:r>
        <w:t>, стрелял в группу захвата, прибывшую для его з</w:t>
      </w:r>
      <w:r>
        <w:t>а</w:t>
      </w:r>
      <w:r>
        <w:t xml:space="preserve">держания. </w:t>
      </w:r>
    </w:p>
    <w:p w14:paraId="1E46180F" w14:textId="77777777" w:rsidR="00D30B85" w:rsidRDefault="00D30B85" w:rsidP="00873ABF">
      <w:pPr>
        <w:pStyle w:val="PlainText"/>
      </w:pPr>
      <w:r>
        <w:t xml:space="preserve">Из интернета можно узнать, что Д.Евсюков </w:t>
      </w:r>
      <w:r w:rsidRPr="00223AAE">
        <w:t>—</w:t>
      </w:r>
      <w:r>
        <w:t xml:space="preserve"> продукт пр</w:t>
      </w:r>
      <w:r>
        <w:t>о</w:t>
      </w:r>
      <w:r>
        <w:t xml:space="preserve">движения «своих» в “элиту” по клановому принципу. </w:t>
      </w:r>
    </w:p>
    <w:p w14:paraId="0215A95B" w14:textId="77777777" w:rsidR="00D30B85" w:rsidRDefault="00D30B85" w:rsidP="00F509F0">
      <w:pPr>
        <w:pStyle w:val="a5"/>
      </w:pPr>
      <w:r>
        <w:t>«Пронин Владимир Васильевич родился 21 сентября 1948 года в Фатежском районе Курской области. Службу в органах м</w:t>
      </w:r>
      <w:r>
        <w:t>и</w:t>
      </w:r>
      <w:r>
        <w:t>лиции начал в 1971 году инспектором отдела дорожно-надзорной милиции. В 1981 году стал начальником УВД Желе</w:t>
      </w:r>
      <w:r>
        <w:t>з</w:t>
      </w:r>
      <w:r>
        <w:t>ногорского райисполкома Ку</w:t>
      </w:r>
      <w:r>
        <w:t>р</w:t>
      </w:r>
      <w:r>
        <w:t xml:space="preserve">ской области. В марте 1983 года возглавил отдел уголовного розыска УВД области, где прошел все ступени до назначения в мае 1991 года начальником УВД. С июня 1997 года </w:t>
      </w:r>
      <w:r w:rsidRPr="00223AAE">
        <w:t>—</w:t>
      </w:r>
      <w:r>
        <w:t xml:space="preserve"> начальник УВД Юго-Восточного округа Москвы. В июле 2001 года назначен начальником ГУВД Мос</w:t>
      </w:r>
      <w:r>
        <w:t>к</w:t>
      </w:r>
      <w:r>
        <w:t>вы. Награжден двумя орд</w:t>
      </w:r>
      <w:r>
        <w:t>е</w:t>
      </w:r>
      <w:r>
        <w:t>нами Мужества, медалью ордена “За заслуги перед Отечеством” II степени и другими медалями. З</w:t>
      </w:r>
      <w:r>
        <w:t>а</w:t>
      </w:r>
      <w:r>
        <w:t>служенный р</w:t>
      </w:r>
      <w:r>
        <w:t>а</w:t>
      </w:r>
      <w:r>
        <w:t>ботник МВД, кандидат юридических наук» (</w:t>
      </w:r>
      <w:hyperlink r:id="rId48" w:history="1">
        <w:r w:rsidRPr="00473DF2">
          <w:rPr>
            <w:rStyle w:val="Hyperlink"/>
          </w:rPr>
          <w:t>http://www.trud.ru/issue/article.php?id=200904290750003</w:t>
        </w:r>
      </w:hyperlink>
      <w:r>
        <w:t>).</w:t>
      </w:r>
    </w:p>
    <w:p w14:paraId="140EBA7D" w14:textId="76407696" w:rsidR="00D30B85" w:rsidRDefault="00D30B85" w:rsidP="00873ABF">
      <w:pPr>
        <w:pStyle w:val="PlainText"/>
      </w:pPr>
      <w:r>
        <w:t>В.Пронин знал отца Д.Евсюкова по службе в Курске. С пер</w:t>
      </w:r>
      <w:r>
        <w:t>е</w:t>
      </w:r>
      <w:r>
        <w:t>водом на службу в Москву В.Пронин позаботился о том, чтобы и некоторые его курские сослуживцы тоже получили должности в Москве. Отец Д.Евсюкова</w:t>
      </w:r>
      <w:r w:rsidRPr="00D30B85">
        <w:rPr>
          <w:vertAlign w:val="superscript"/>
        </w:rPr>
        <w:t>[XLIX]</w:t>
      </w:r>
      <w:r>
        <w:t xml:space="preserve"> был одним из таких. Когда Денис Е</w:t>
      </w:r>
      <w:r>
        <w:t>в</w:t>
      </w:r>
      <w:r>
        <w:t>сюков вошёл в возраст, то встал вопрос, чем ему заниматься. Р</w:t>
      </w:r>
      <w:r>
        <w:t>е</w:t>
      </w:r>
      <w:r>
        <w:t>шили, что надо продолжать дело отца, тем более, что есть кому помочь в продвижении по слу</w:t>
      </w:r>
      <w:r>
        <w:t>ж</w:t>
      </w:r>
      <w:r>
        <w:t>бе.</w:t>
      </w:r>
    </w:p>
    <w:p w14:paraId="14150A42" w14:textId="77777777" w:rsidR="00D30B85" w:rsidRDefault="00D30B85" w:rsidP="00F509F0">
      <w:pPr>
        <w:pStyle w:val="a5"/>
      </w:pPr>
      <w:r>
        <w:t>«Начальник ОВД “Царицыно” 32-летний Денис Евсюков работает в милиции с 1995 года, имеет высшее образование. В Южный округ он пришёл в 1998 году и работал в криминальной милиции. Сн</w:t>
      </w:r>
      <w:r>
        <w:t>а</w:t>
      </w:r>
      <w:r>
        <w:t>чала в оперативно-розыскной части СКМ округа, где занимался розыском пропавших людей, потом нача</w:t>
      </w:r>
      <w:r>
        <w:t>л</w:t>
      </w:r>
      <w:r>
        <w:t>ся его постепенный рост. Он был начальником СКМ в ОВД “Черт</w:t>
      </w:r>
      <w:r>
        <w:t>а</w:t>
      </w:r>
      <w:r>
        <w:t>ново-Южное”, а в ноябре прошлого года стал начальником ОВД “Царицыно”. Примерно тогда же п</w:t>
      </w:r>
      <w:r>
        <w:t>о</w:t>
      </w:r>
      <w:r>
        <w:t>ступил в академию МВД» (</w:t>
      </w:r>
      <w:hyperlink r:id="rId49" w:history="1">
        <w:r w:rsidRPr="00473DF2">
          <w:rPr>
            <w:rStyle w:val="Hyperlink"/>
          </w:rPr>
          <w:t>http://www.mk.ru/264421-comments.html?commentId=1053859</w:t>
        </w:r>
      </w:hyperlink>
      <w:r>
        <w:t>).</w:t>
      </w:r>
    </w:p>
    <w:p w14:paraId="06373CFA" w14:textId="77777777" w:rsidR="00D30B85" w:rsidRDefault="00D30B85" w:rsidP="00873ABF">
      <w:pPr>
        <w:pStyle w:val="PlainText"/>
      </w:pPr>
      <w:r>
        <w:t>Совершению преступления предшествовал затяжное, в н</w:t>
      </w:r>
      <w:r>
        <w:t>е</w:t>
      </w:r>
      <w:r>
        <w:t xml:space="preserve">сколько приёмов отмечание дня рождения Д.Евсюкова (с 20 по </w:t>
      </w:r>
      <w:r>
        <w:lastRenderedPageBreak/>
        <w:t>26 апреля), напряжённая служба в пасхальные и послепасхал</w:t>
      </w:r>
      <w:r>
        <w:t>ь</w:t>
      </w:r>
      <w:r>
        <w:t xml:space="preserve">ные дни (26 апреля </w:t>
      </w:r>
      <w:r w:rsidRPr="00223AAE">
        <w:t>—</w:t>
      </w:r>
      <w:r>
        <w:t xml:space="preserve"> Красная горка, традиционный день массового посещения кладбищ и поминовения умерших), возможно, что д</w:t>
      </w:r>
      <w:r>
        <w:t>о</w:t>
      </w:r>
      <w:r>
        <w:t>машний скандал, после того, как застолье в кафе Авиньон заве</w:t>
      </w:r>
      <w:r>
        <w:t>р</w:t>
      </w:r>
      <w:r>
        <w:t>шилось.</w:t>
      </w:r>
    </w:p>
    <w:p w14:paraId="102B02BD" w14:textId="641A838F" w:rsidR="00D30B85" w:rsidRDefault="00D30B85" w:rsidP="00F509F0">
      <w:pPr>
        <w:pStyle w:val="a5"/>
      </w:pPr>
      <w:r>
        <w:t>«Врач “скорой помощи”, который освидетельствовал Евсюк</w:t>
      </w:r>
      <w:r>
        <w:t>о</w:t>
      </w:r>
      <w:r>
        <w:t>ва после задержания, замерил содержание алкоголя в крови — 2,8 промилле.</w:t>
      </w:r>
      <w:r w:rsidRPr="00D30B85">
        <w:rPr>
          <w:vertAlign w:val="superscript"/>
        </w:rPr>
        <w:t>[L]</w:t>
      </w:r>
      <w:r>
        <w:t xml:space="preserve"> “Я его, по идее, должен отвезти в больницу и психиатров вызвать с такой дозой”, — мрачно усмехнулся м</w:t>
      </w:r>
      <w:r>
        <w:t>е</w:t>
      </w:r>
      <w:r>
        <w:t xml:space="preserve">дик. </w:t>
      </w:r>
    </w:p>
    <w:p w14:paraId="5D14BDD0" w14:textId="77777777" w:rsidR="00D30B85" w:rsidRPr="004D1FDD" w:rsidRDefault="00D30B85" w:rsidP="00F509F0">
      <w:pPr>
        <w:pStyle w:val="a5"/>
        <w:rPr>
          <w:b/>
        </w:rPr>
      </w:pPr>
      <w:r w:rsidRPr="004D1FDD">
        <w:rPr>
          <w:b/>
        </w:rPr>
        <w:t xml:space="preserve">СПРАВКА "МК" </w:t>
      </w:r>
      <w:r w:rsidRPr="004D1FDD">
        <w:rPr>
          <w:b/>
        </w:rPr>
        <w:br/>
        <w:t>Опьянение на уровне 1,2</w:t>
      </w:r>
      <w:r>
        <w:rPr>
          <w:b/>
        </w:rPr>
        <w:t xml:space="preserve"> </w:t>
      </w:r>
      <w:r w:rsidRPr="004D1FDD">
        <w:rPr>
          <w:b/>
        </w:rPr>
        <w:t>—</w:t>
      </w:r>
      <w:r>
        <w:rPr>
          <w:b/>
        </w:rPr>
        <w:t xml:space="preserve"> </w:t>
      </w:r>
      <w:r w:rsidRPr="004D1FDD">
        <w:rPr>
          <w:b/>
        </w:rPr>
        <w:t>2,4 промилле — наступает по</w:t>
      </w:r>
      <w:r w:rsidRPr="004D1FDD">
        <w:rPr>
          <w:b/>
        </w:rPr>
        <w:t>л</w:t>
      </w:r>
      <w:r w:rsidRPr="004D1FDD">
        <w:rPr>
          <w:b/>
        </w:rPr>
        <w:t>ная невозможность движения. Все больше ухудшается пр</w:t>
      </w:r>
      <w:r w:rsidRPr="004D1FDD">
        <w:rPr>
          <w:b/>
        </w:rPr>
        <w:t>и</w:t>
      </w:r>
      <w:r w:rsidRPr="004D1FDD">
        <w:rPr>
          <w:b/>
        </w:rPr>
        <w:t>спосабливаемость глаз к изменению освещения. Существенно ослабевает внимание и способность концентрироваться. Сильная эйфория и расслабленность, чрезмерная самонад</w:t>
      </w:r>
      <w:r w:rsidRPr="004D1FDD">
        <w:rPr>
          <w:b/>
        </w:rPr>
        <w:t>е</w:t>
      </w:r>
      <w:r w:rsidRPr="004D1FDD">
        <w:rPr>
          <w:b/>
        </w:rPr>
        <w:t>янность. Существенное замедление и нарушение реакции. Средние и сильные нарушения равновесия. У обычного ч</w:t>
      </w:r>
      <w:r w:rsidRPr="004D1FDD">
        <w:rPr>
          <w:b/>
        </w:rPr>
        <w:t>е</w:t>
      </w:r>
      <w:r w:rsidRPr="004D1FDD">
        <w:rPr>
          <w:b/>
        </w:rPr>
        <w:t>ловека на уровне 1,2 пр</w:t>
      </w:r>
      <w:r w:rsidRPr="004D1FDD">
        <w:rPr>
          <w:b/>
        </w:rPr>
        <w:t>о</w:t>
      </w:r>
      <w:r w:rsidRPr="004D1FDD">
        <w:rPr>
          <w:b/>
        </w:rPr>
        <w:t>милле начинается рвота, на уровне 3 промилле он тер</w:t>
      </w:r>
      <w:r w:rsidRPr="004D1FDD">
        <w:rPr>
          <w:b/>
        </w:rPr>
        <w:t>я</w:t>
      </w:r>
      <w:r w:rsidRPr="004D1FDD">
        <w:rPr>
          <w:b/>
        </w:rPr>
        <w:t xml:space="preserve">ет сознание. </w:t>
      </w:r>
    </w:p>
    <w:p w14:paraId="7FC2B464" w14:textId="77777777" w:rsidR="00D30B85" w:rsidRDefault="00D30B85" w:rsidP="00F509F0">
      <w:pPr>
        <w:pStyle w:val="a5"/>
      </w:pPr>
      <w:r w:rsidRPr="004D1FDD">
        <w:t>Неудивительно, что в таком состоянии Евсюков не мог осо</w:t>
      </w:r>
      <w:r w:rsidRPr="004D1FDD">
        <w:t>з</w:t>
      </w:r>
      <w:r w:rsidRPr="004D1FDD">
        <w:t>нать, что он натворил. “Я с ним разговаривал в 4 часа утра. Глаза у него были как плошки, он ничего не соображал, ничего не помнил, что произошло, только плакал” — так прокоммен</w:t>
      </w:r>
      <w:r>
        <w:t>т</w:t>
      </w:r>
      <w:r>
        <w:t>и</w:t>
      </w:r>
      <w:r>
        <w:t>ровал состояние своего подчинё</w:t>
      </w:r>
      <w:r w:rsidRPr="004D1FDD">
        <w:t>нного начальник ГУВД по Мос</w:t>
      </w:r>
      <w:r w:rsidRPr="004D1FDD">
        <w:t>к</w:t>
      </w:r>
      <w:r w:rsidRPr="004D1FDD">
        <w:t>ве Владимир Пронин</w:t>
      </w:r>
      <w:r>
        <w:t>» (</w:t>
      </w:r>
      <w:hyperlink r:id="rId50" w:history="1">
        <w:r w:rsidRPr="00473DF2">
          <w:rPr>
            <w:rStyle w:val="Hyperlink"/>
          </w:rPr>
          <w:t>http://www.mk.ru/264421-comments.html?commentId=1053859</w:t>
        </w:r>
      </w:hyperlink>
      <w:r>
        <w:t>)</w:t>
      </w:r>
      <w:r w:rsidRPr="004D1FDD">
        <w:t>.</w:t>
      </w:r>
    </w:p>
    <w:p w14:paraId="6B8F6CBE" w14:textId="5CF93465" w:rsidR="00D30B85" w:rsidRDefault="00D30B85" w:rsidP="00873ABF">
      <w:pPr>
        <w:pStyle w:val="PlainText"/>
      </w:pPr>
      <w:r>
        <w:t>После совершения преступления оценка происшедших соб</w:t>
      </w:r>
      <w:r>
        <w:t>ы</w:t>
      </w:r>
      <w:r>
        <w:t>тий В.Прониным была таковой, что уклад</w:t>
      </w:r>
      <w:r>
        <w:t>ы</w:t>
      </w:r>
      <w:r>
        <w:t>валась в сценарий типа если не «спустить дело на тормозах», то наказать по минимуму: «У него случился разлад в семье и неприятности на работе»</w:t>
      </w:r>
      <w:r w:rsidRPr="00D30B85">
        <w:rPr>
          <w:vertAlign w:val="superscript"/>
        </w:rPr>
        <w:t>[LI]</w:t>
      </w:r>
      <w:r>
        <w:t xml:space="preserve"> (</w:t>
      </w:r>
      <w:hyperlink r:id="rId51" w:history="1">
        <w:r w:rsidRPr="00473DF2">
          <w:rPr>
            <w:rStyle w:val="Hyperlink"/>
          </w:rPr>
          <w:t>http://www.stringer.ru/publication.mhtml?Part=46&amp;PubID=11245</w:t>
        </w:r>
      </w:hyperlink>
      <w:r>
        <w:t>). Кроме того, «заявление Пронина по телевидению сразу после ра</w:t>
      </w:r>
      <w:r>
        <w:t>с</w:t>
      </w:r>
      <w:r>
        <w:t xml:space="preserve">стрела в супермаркете, прозвучало весьма сухо: </w:t>
      </w:r>
      <w:r w:rsidRPr="003D4E81">
        <w:rPr>
          <w:i/>
        </w:rPr>
        <w:t>«Если давать х</w:t>
      </w:r>
      <w:r w:rsidRPr="003D4E81">
        <w:rPr>
          <w:i/>
        </w:rPr>
        <w:t>а</w:t>
      </w:r>
      <w:r w:rsidRPr="003D4E81">
        <w:rPr>
          <w:i/>
        </w:rPr>
        <w:t>рактеристику с</w:t>
      </w:r>
      <w:r w:rsidRPr="003D4E81">
        <w:rPr>
          <w:i/>
        </w:rPr>
        <w:t>о</w:t>
      </w:r>
      <w:r w:rsidRPr="003D4E81">
        <w:rPr>
          <w:i/>
        </w:rPr>
        <w:t>труднику, то это хороший был оперативник, шёл</w:t>
      </w:r>
      <w:r w:rsidRPr="00D30B85">
        <w:rPr>
          <w:vertAlign w:val="superscript"/>
        </w:rPr>
        <w:t>[LII]</w:t>
      </w:r>
      <w:r w:rsidRPr="003D4E81">
        <w:rPr>
          <w:i/>
        </w:rPr>
        <w:t xml:space="preserve"> к неплохой кар</w:t>
      </w:r>
      <w:r w:rsidRPr="003D4E81">
        <w:rPr>
          <w:i/>
        </w:rPr>
        <w:t>ь</w:t>
      </w:r>
      <w:r w:rsidRPr="003D4E81">
        <w:rPr>
          <w:i/>
        </w:rPr>
        <w:t>ере. Но вместе со следствием пришли пока что к выводу, что это полное психическое ра</w:t>
      </w:r>
      <w:r w:rsidRPr="003D4E81">
        <w:rPr>
          <w:i/>
        </w:rPr>
        <w:t>с</w:t>
      </w:r>
      <w:r w:rsidRPr="003D4E81">
        <w:rPr>
          <w:i/>
        </w:rPr>
        <w:t>стройство».</w:t>
      </w:r>
      <w:r>
        <w:t xml:space="preserve"> По словам Пронина, Евсюков был </w:t>
      </w:r>
      <w:r w:rsidRPr="003D4E81">
        <w:rPr>
          <w:i/>
        </w:rPr>
        <w:t>«пе</w:t>
      </w:r>
      <w:r w:rsidRPr="003D4E81">
        <w:rPr>
          <w:i/>
        </w:rPr>
        <w:t>р</w:t>
      </w:r>
      <w:r w:rsidRPr="003D4E81">
        <w:rPr>
          <w:i/>
        </w:rPr>
        <w:t xml:space="preserve">спективным сотрудником и </w:t>
      </w:r>
      <w:r w:rsidRPr="003D4E81">
        <w:rPr>
          <w:i/>
        </w:rPr>
        <w:lastRenderedPageBreak/>
        <w:t>до этого происшествия характеризовался только с положител</w:t>
      </w:r>
      <w:r w:rsidRPr="003D4E81">
        <w:rPr>
          <w:i/>
        </w:rPr>
        <w:t>ь</w:t>
      </w:r>
      <w:r w:rsidRPr="003D4E81">
        <w:rPr>
          <w:i/>
        </w:rPr>
        <w:t>ной стороны».</w:t>
      </w:r>
      <w:r>
        <w:t xml:space="preserve"> К тому же, считает Пронин, майор Евсюков — </w:t>
      </w:r>
      <w:r w:rsidRPr="003D4E81">
        <w:rPr>
          <w:i/>
        </w:rPr>
        <w:t xml:space="preserve">«хороший профессионал, он в воскресенье весь день дежурил в связи с празднованием Красной горки» </w:t>
      </w:r>
      <w:r>
        <w:t>(</w:t>
      </w:r>
      <w:hyperlink r:id="rId52" w:history="1">
        <w:r w:rsidRPr="00473DF2">
          <w:rPr>
            <w:rStyle w:val="Hyperlink"/>
          </w:rPr>
          <w:t>http://www.azerros.ru/content/opinions/index.php?ELEMENT_ID=242</w:t>
        </w:r>
      </w:hyperlink>
      <w:r>
        <w:t>).</w:t>
      </w:r>
    </w:p>
    <w:p w14:paraId="784B9E25" w14:textId="77777777" w:rsidR="00D30B85" w:rsidRPr="004D1FDD" w:rsidRDefault="00D30B85" w:rsidP="00873ABF">
      <w:pPr>
        <w:pStyle w:val="PlainText"/>
      </w:pPr>
      <w:r>
        <w:t>Но есть и иные сведения о Д.Евсюкове и В.Пронине:</w:t>
      </w:r>
    </w:p>
    <w:p w14:paraId="07FEEBA7" w14:textId="77777777" w:rsidR="00D30B85" w:rsidRDefault="00D30B85" w:rsidP="00F509F0">
      <w:pPr>
        <w:pStyle w:val="a5"/>
      </w:pPr>
      <w:r>
        <w:t>«Как сообщил «Росбалту» источник в правоохранительных органах, когда осенью 2008 года встал вопрос о назначении Д</w:t>
      </w:r>
      <w:r>
        <w:t>е</w:t>
      </w:r>
      <w:r>
        <w:t>ниса Евсюкова начальником ОВД «Царицыно», характеристика на него была запрошена, помимо прочего, и в УСБ, как полож</w:t>
      </w:r>
      <w:r>
        <w:t>е</w:t>
      </w:r>
      <w:r>
        <w:t>но в таких случаях. В результате милиционеры настоятельно не рекомендовали переводить майора на новую должность и объяснили свою поз</w:t>
      </w:r>
      <w:r>
        <w:t>и</w:t>
      </w:r>
      <w:r>
        <w:t>цию. По словам источника «Росбалта» в ГУВД М</w:t>
      </w:r>
      <w:r>
        <w:t>о</w:t>
      </w:r>
      <w:r>
        <w:t>сквы, к тому времени Денис Евсюков уже находился под контролем УСБ из-за ряда негативных посту</w:t>
      </w:r>
      <w:r>
        <w:t>п</w:t>
      </w:r>
      <w:r>
        <w:t>ков.</w:t>
      </w:r>
    </w:p>
    <w:p w14:paraId="59A32308" w14:textId="77777777" w:rsidR="00D30B85" w:rsidRDefault="00D30B85" w:rsidP="00F509F0">
      <w:pPr>
        <w:pStyle w:val="a5"/>
      </w:pPr>
      <w:r>
        <w:t>В частности, оперативники выяснили, что майор периодически уходит в запой, во время которого в</w:t>
      </w:r>
      <w:r>
        <w:t>е</w:t>
      </w:r>
      <w:r>
        <w:t>дет себя неадекватно. «Он, ещё работая начальником криминальной милиции ОВД «Черт</w:t>
      </w:r>
      <w:r>
        <w:t>а</w:t>
      </w:r>
      <w:r>
        <w:t xml:space="preserve">ново Южное», в состоянии опьянения ходил по кабинетам с пистолетом в руках и направлял оружие на подчинённых, </w:t>
      </w:r>
      <w:r w:rsidRPr="00223AAE">
        <w:t>—</w:t>
      </w:r>
      <w:r>
        <w:t xml:space="preserve"> сообщил источник «Росба</w:t>
      </w:r>
      <w:r>
        <w:t>л</w:t>
      </w:r>
      <w:r>
        <w:t>та». — При этом Евсюков заявлял: «Хочешь, пристрелю тебя? Я могу это сделать!» Однажды он открыл стрельбу в потолок, и оружие у него уд</w:t>
      </w:r>
      <w:r>
        <w:t>а</w:t>
      </w:r>
      <w:r>
        <w:t>лось отобрать с большим трудом». По словам собеседника агентства, когда Е</w:t>
      </w:r>
      <w:r>
        <w:t>в</w:t>
      </w:r>
      <w:r>
        <w:t>сюков выходил из запоев, он начинал тщательно следить за тем, чтобы его сотрудники сами не употребляли алкоголь, и при этом вёл себя агрессивно. Информацию об этом в УСБ пер</w:t>
      </w:r>
      <w:r>
        <w:t>е</w:t>
      </w:r>
      <w:r>
        <w:t>давали подчинённые Евсюкова.</w:t>
      </w:r>
    </w:p>
    <w:p w14:paraId="6283E10A" w14:textId="77777777" w:rsidR="00D30B85" w:rsidRDefault="00D30B85" w:rsidP="00F509F0">
      <w:pPr>
        <w:pStyle w:val="a5"/>
      </w:pPr>
      <w:r>
        <w:t>У УСБ также имелись подозрения, что майор может прин</w:t>
      </w:r>
      <w:r>
        <w:t>и</w:t>
      </w:r>
      <w:r>
        <w:t>мать наркотики. Жена майора Карина в</w:t>
      </w:r>
      <w:r>
        <w:t>ы</w:t>
      </w:r>
      <w:r>
        <w:t>ступала в поп-группе «Стрелки», и Евсюков часто посещал вместе с ней ночные клубы и другие «б</w:t>
      </w:r>
      <w:r>
        <w:t>о</w:t>
      </w:r>
      <w:r>
        <w:t>гемные» увеселительные заведения. «Там супруги оказывались в компании различных представителей шоу-бизнеса, и во время застолья иногда примен</w:t>
      </w:r>
      <w:r>
        <w:t>я</w:t>
      </w:r>
      <w:r>
        <w:t xml:space="preserve">лись наркотики, </w:t>
      </w:r>
      <w:r w:rsidRPr="00223AAE">
        <w:t>—</w:t>
      </w:r>
      <w:r>
        <w:t xml:space="preserve"> отметил источник «Росба</w:t>
      </w:r>
      <w:r>
        <w:t>л</w:t>
      </w:r>
      <w:r>
        <w:t>та». — У нас были основания подозревать, что и Евсюков мог пробовать или принимать наркотические препар</w:t>
      </w:r>
      <w:r>
        <w:t>а</w:t>
      </w:r>
      <w:r>
        <w:t>ты».</w:t>
      </w:r>
    </w:p>
    <w:p w14:paraId="785D357D" w14:textId="77777777" w:rsidR="00D30B85" w:rsidRDefault="00D30B85" w:rsidP="00F509F0">
      <w:pPr>
        <w:pStyle w:val="a5"/>
      </w:pPr>
      <w:r>
        <w:lastRenderedPageBreak/>
        <w:t>Представители УСБ также замечали, что живёт Евсюков я</w:t>
      </w:r>
      <w:r>
        <w:t>в</w:t>
      </w:r>
      <w:r>
        <w:t>но не по средствам. При зарплате в 35 тысяч рублей он тратил на себя и жену большие суммы, мог позволить себе дорогие п</w:t>
      </w:r>
      <w:r>
        <w:t>о</w:t>
      </w:r>
      <w:r>
        <w:t>дарки, походы в престижные рестораны и ночные клубы. «В один момент Евсюков стал ездить на новой дорогой ин</w:t>
      </w:r>
      <w:r>
        <w:t>о</w:t>
      </w:r>
      <w:r>
        <w:t>марке, которая была приобретена непонятно на какие средства, — отм</w:t>
      </w:r>
      <w:r>
        <w:t>е</w:t>
      </w:r>
      <w:r>
        <w:t>тил источник «Росбалта». — Об этом было проинформировано непосредственное руководство Евсюкова, его вызвали «на к</w:t>
      </w:r>
      <w:r>
        <w:t>о</w:t>
      </w:r>
      <w:r>
        <w:t>вёр». По словам собеседника «Росбалта», после этого майор и</w:t>
      </w:r>
      <w:r>
        <w:t>з</w:t>
      </w:r>
      <w:r>
        <w:t>бавился от иномарки и стал пользоваться служе</w:t>
      </w:r>
      <w:r>
        <w:t>б</w:t>
      </w:r>
      <w:r>
        <w:t>ной машиной.</w:t>
      </w:r>
    </w:p>
    <w:p w14:paraId="2AD9FC17" w14:textId="77777777" w:rsidR="00D30B85" w:rsidRDefault="00D30B85" w:rsidP="00F509F0">
      <w:pPr>
        <w:pStyle w:val="a5"/>
      </w:pPr>
      <w:r>
        <w:t>Изложив свои доводы, сотрудники УСБ ещё осенью прошл</w:t>
      </w:r>
      <w:r>
        <w:t>о</w:t>
      </w:r>
      <w:r>
        <w:t>го года не рекомендовали руководству ГУВД Москвы назначать майора на должность н</w:t>
      </w:r>
      <w:r>
        <w:t>а</w:t>
      </w:r>
      <w:r>
        <w:t>чальника ОВД «Царицыно». «После этого двум сотрудникам УСБ, участвовавшим в составлении х</w:t>
      </w:r>
      <w:r>
        <w:t>а</w:t>
      </w:r>
      <w:r>
        <w:t xml:space="preserve">рактеристики, объявили выговоры, </w:t>
      </w:r>
      <w:r w:rsidRPr="00223AAE">
        <w:t>—</w:t>
      </w:r>
      <w:r>
        <w:t xml:space="preserve"> отметил источник агентс</w:t>
      </w:r>
      <w:r>
        <w:t>т</w:t>
      </w:r>
      <w:r>
        <w:t xml:space="preserve">ва. </w:t>
      </w:r>
      <w:r w:rsidRPr="00223AAE">
        <w:t>—</w:t>
      </w:r>
      <w:r>
        <w:t xml:space="preserve"> Их обвинили в том, что они чуть ли не клевещут на порядочного сотрудника. Нас такой поворот событий не удивил, поскольку мы располагали информацией, что один из ближа</w:t>
      </w:r>
      <w:r>
        <w:t>й</w:t>
      </w:r>
      <w:r>
        <w:t>ших родственников Евсюкова крайне дружен с одним из руководителей столичной мил</w:t>
      </w:r>
      <w:r>
        <w:t>и</w:t>
      </w:r>
      <w:r>
        <w:t>ции».</w:t>
      </w:r>
    </w:p>
    <w:p w14:paraId="07A8C59E" w14:textId="77777777" w:rsidR="00D30B85" w:rsidRDefault="00D30B85" w:rsidP="00F509F0">
      <w:pPr>
        <w:pStyle w:val="a5"/>
      </w:pPr>
      <w:r>
        <w:t>В результате Дениса Евсюкова в ноябре 2008 года назнач</w:t>
      </w:r>
      <w:r>
        <w:t>и</w:t>
      </w:r>
      <w:r>
        <w:t>ли начальником ОВД «Царицыно», 27 апреля он в очередной раз напился и убил трёх человек, а ещё шестерых ранил» (</w:t>
      </w:r>
      <w:hyperlink r:id="rId53" w:history="1">
        <w:r w:rsidRPr="00473DF2">
          <w:rPr>
            <w:rStyle w:val="Hyperlink"/>
          </w:rPr>
          <w:t>http://www.rosbalt.ru/2009/04/29/637357.html</w:t>
        </w:r>
      </w:hyperlink>
      <w:r>
        <w:t xml:space="preserve">). </w:t>
      </w:r>
    </w:p>
    <w:p w14:paraId="70B1E7E8" w14:textId="77777777" w:rsidR="00D30B85" w:rsidRDefault="00D30B85" w:rsidP="00F509F0">
      <w:pPr>
        <w:pStyle w:val="a5"/>
      </w:pPr>
      <w:r>
        <w:t xml:space="preserve">«Очень может быть, что майора Евсюкова усиленно тянули наверх как своего кланового кадра, и не расстреляй он девять человек из криминального пистолета, вскоре именно он стал бы во главе всей милиции Южного округа, «криминальной житницы Лужкова». Понятно, что Южный округ </w:t>
      </w:r>
      <w:r w:rsidRPr="00223AAE">
        <w:t>—</w:t>
      </w:r>
      <w:r>
        <w:t xml:space="preserve"> это гетто Москвы, это самый криминализированный округ столицы. Дань с нелег</w:t>
      </w:r>
      <w:r>
        <w:t>а</w:t>
      </w:r>
      <w:r>
        <w:t>лов, которые тут повсеместно проживают, с рынков, которые н</w:t>
      </w:r>
      <w:r>
        <w:t>и</w:t>
      </w:r>
      <w:r>
        <w:t>как не снесут, хотя всё время обещают, перевешивает все разу</w:t>
      </w:r>
      <w:r>
        <w:t>м</w:t>
      </w:r>
      <w:r>
        <w:t>ные аргументы» (</w:t>
      </w:r>
      <w:hyperlink r:id="rId54" w:history="1">
        <w:r w:rsidRPr="00473DF2">
          <w:rPr>
            <w:rStyle w:val="Hyperlink"/>
          </w:rPr>
          <w:t>http://www.stringer.ru/publication.mhtml?Part=46&amp;PubID=11245</w:t>
        </w:r>
      </w:hyperlink>
      <w:r>
        <w:t>).</w:t>
      </w:r>
    </w:p>
    <w:p w14:paraId="741AA13F" w14:textId="77777777" w:rsidR="00D30B85" w:rsidRDefault="00D30B85" w:rsidP="00873ABF">
      <w:pPr>
        <w:pStyle w:val="PlainText"/>
      </w:pPr>
      <w:r>
        <w:t>В.Пронин был снят с должности прямым указом президента РФ Д.А.Медведева, что вызвало недоумение у мэра Москвы Ю.Лужкова:</w:t>
      </w:r>
    </w:p>
    <w:p w14:paraId="3CA8D25E" w14:textId="77777777" w:rsidR="00D30B85" w:rsidRDefault="00D30B85" w:rsidP="00F509F0">
      <w:pPr>
        <w:pStyle w:val="a5"/>
      </w:pPr>
      <w:r>
        <w:lastRenderedPageBreak/>
        <w:t xml:space="preserve">«“Если указ есть на самом деле, я сожалею”, </w:t>
      </w:r>
      <w:r w:rsidRPr="00223AAE">
        <w:t>—</w:t>
      </w:r>
      <w:r>
        <w:t xml:space="preserve"> сказал он, отвечая на вопрос Интерфакса в прямом эфире программы “Л</w:t>
      </w:r>
      <w:r>
        <w:t>и</w:t>
      </w:r>
      <w:r>
        <w:t>цом к городу” телеканала “ТВ Центр”» (</w:t>
      </w:r>
      <w:hyperlink r:id="rId55" w:history="1">
        <w:r w:rsidRPr="00473DF2">
          <w:rPr>
            <w:rStyle w:val="Hyperlink"/>
          </w:rPr>
          <w:t>http://www.kasparov.ru/material.php?id=49F72F49C568A</w:t>
        </w:r>
      </w:hyperlink>
      <w:r>
        <w:t>).</w:t>
      </w:r>
    </w:p>
    <w:p w14:paraId="339B29F4" w14:textId="77777777" w:rsidR="00D30B85" w:rsidRDefault="00D30B85" w:rsidP="00F509F0">
      <w:pPr>
        <w:pStyle w:val="ab"/>
      </w:pPr>
      <w:r w:rsidRPr="00223AAE">
        <w:t>———————</w:t>
      </w:r>
    </w:p>
    <w:p w14:paraId="62A54C42" w14:textId="77777777" w:rsidR="00D30B85" w:rsidRDefault="00D30B85" w:rsidP="00873ABF">
      <w:pPr>
        <w:pStyle w:val="PlainText"/>
      </w:pPr>
      <w:r>
        <w:t>“Комсомольская правда” одну из публикаций, посвящённых этой трагедии, завершает так:</w:t>
      </w:r>
    </w:p>
    <w:p w14:paraId="7A6B58EA" w14:textId="77777777" w:rsidR="00D30B85" w:rsidRPr="00F05E75" w:rsidRDefault="00D30B85" w:rsidP="00F509F0">
      <w:pPr>
        <w:pStyle w:val="a5"/>
      </w:pPr>
      <w:r>
        <w:t>«</w:t>
      </w:r>
      <w:r w:rsidRPr="00F05E75">
        <w:t>Кстати, как уверяют очевидцы ЧП, к магазину «Остров» Евсюков подъехал не один. С ним был ещ</w:t>
      </w:r>
      <w:r>
        <w:t>ё</w:t>
      </w:r>
      <w:r w:rsidRPr="00F05E75">
        <w:t xml:space="preserve"> человек. Правда, никто не может точно его описать. Есть предположения, что им был друг Евсюкова </w:t>
      </w:r>
      <w:r w:rsidRPr="00223AAE">
        <w:t>—</w:t>
      </w:r>
      <w:r w:rsidRPr="00F05E75">
        <w:t xml:space="preserve"> 24-летний начальник криминальной м</w:t>
      </w:r>
      <w:r w:rsidRPr="00F05E75">
        <w:t>и</w:t>
      </w:r>
      <w:r w:rsidRPr="00F05E75">
        <w:t>лиции ОВД «Царицыно» Максим Глуха</w:t>
      </w:r>
      <w:r>
        <w:t>рё</w:t>
      </w:r>
      <w:r w:rsidRPr="00F05E75">
        <w:t>в. Его Евсюков пер</w:t>
      </w:r>
      <w:r w:rsidRPr="00F05E75">
        <w:t>е</w:t>
      </w:r>
      <w:r w:rsidRPr="00F05E75">
        <w:t>в</w:t>
      </w:r>
      <w:r>
        <w:t>ё</w:t>
      </w:r>
      <w:r w:rsidRPr="00F05E75">
        <w:t>л на новое место работы с собой из ОВД «Чертаново Ю</w:t>
      </w:r>
      <w:r w:rsidRPr="00F05E75">
        <w:t>ж</w:t>
      </w:r>
      <w:r w:rsidRPr="00F05E75">
        <w:t>ное», где они вместе служ</w:t>
      </w:r>
      <w:r w:rsidRPr="00F05E75">
        <w:t>и</w:t>
      </w:r>
      <w:r w:rsidRPr="00F05E75">
        <w:t>ли...</w:t>
      </w:r>
    </w:p>
    <w:p w14:paraId="033EFA27" w14:textId="77777777" w:rsidR="00D30B85" w:rsidRPr="00F05E75" w:rsidRDefault="00D30B85" w:rsidP="00F509F0">
      <w:pPr>
        <w:pStyle w:val="a5"/>
      </w:pPr>
      <w:r w:rsidRPr="00F05E75">
        <w:t>Но после ЧП Глухар</w:t>
      </w:r>
      <w:r>
        <w:t>ё</w:t>
      </w:r>
      <w:r w:rsidRPr="00F05E75">
        <w:t>в просто исчез. Не появи</w:t>
      </w:r>
      <w:r w:rsidRPr="00F05E75">
        <w:t>л</w:t>
      </w:r>
      <w:r w:rsidRPr="00F05E75">
        <w:t>ся на работе, пропал из дома, не отвечает на звонки. Следствие продолжает его поиски</w:t>
      </w:r>
      <w:r>
        <w:t>» (</w:t>
      </w:r>
      <w:hyperlink r:id="rId56" w:history="1">
        <w:r w:rsidRPr="00904ECE">
          <w:rPr>
            <w:rStyle w:val="Hyperlink"/>
          </w:rPr>
          <w:t>http://spb.kp.ru/daily/24286/481664/</w:t>
        </w:r>
      </w:hyperlink>
      <w:r>
        <w:t>)</w:t>
      </w:r>
      <w:r w:rsidRPr="00F05E75">
        <w:t>.</w:t>
      </w:r>
    </w:p>
    <w:p w14:paraId="220F686F" w14:textId="77777777" w:rsidR="00D30B85" w:rsidRDefault="00D30B85" w:rsidP="00873ABF">
      <w:pPr>
        <w:pStyle w:val="PlainText"/>
      </w:pPr>
      <w:r>
        <w:t>Если это сообщение соответствует действительности, то нео</w:t>
      </w:r>
      <w:r>
        <w:t>б</w:t>
      </w:r>
      <w:r>
        <w:t>ходимо вспомнить сериал “Глухарь”, к</w:t>
      </w:r>
      <w:r>
        <w:t>о</w:t>
      </w:r>
      <w:r>
        <w:t xml:space="preserve">торый НТВ показывало с 24 ноября </w:t>
      </w:r>
      <w:smartTag w:uri="urn:schemas-microsoft-com:office:smarttags" w:element="metricconverter">
        <w:smartTagPr>
          <w:attr w:name="ProductID" w:val="2008 г"/>
        </w:smartTagPr>
        <w:r>
          <w:t>2008 г</w:t>
        </w:r>
      </w:smartTag>
      <w:r>
        <w:t xml:space="preserve">. Его главные персонажи </w:t>
      </w:r>
      <w:r w:rsidRPr="00223AAE">
        <w:t>—</w:t>
      </w:r>
      <w:r>
        <w:t xml:space="preserve"> следов</w:t>
      </w:r>
      <w:r>
        <w:t>а</w:t>
      </w:r>
      <w:r>
        <w:t>тель Сергей Глухарёв и гаишник Денис Антошин, в фильме чаще именуемый Дэн (американизированное прозвище, производное от его им</w:t>
      </w:r>
      <w:r>
        <w:t>е</w:t>
      </w:r>
      <w:r>
        <w:t>ни). Дэн привязан страстями к некой Насте, в пр</w:t>
      </w:r>
      <w:r>
        <w:t>о</w:t>
      </w:r>
      <w:r>
        <w:t>шлом проститутке и наркоманке, и старается освободить её от власти над нею её пр</w:t>
      </w:r>
      <w:r>
        <w:t>о</w:t>
      </w:r>
      <w:r>
        <w:t>шл</w:t>
      </w:r>
      <w:r>
        <w:t>о</w:t>
      </w:r>
      <w:r>
        <w:t>го, Глухарёв ему в этом помогает. В ГАИ Дэн пришёл после автомобил</w:t>
      </w:r>
      <w:r>
        <w:t>ь</w:t>
      </w:r>
      <w:r>
        <w:t xml:space="preserve">ного техникума, как запомнилось, </w:t>
      </w:r>
      <w:r w:rsidRPr="00223AAE">
        <w:t>—</w:t>
      </w:r>
      <w:r>
        <w:t xml:space="preserve"> по протекции дяди…</w:t>
      </w:r>
    </w:p>
    <w:p w14:paraId="442641FE" w14:textId="77777777" w:rsidR="00D30B85" w:rsidRDefault="00D30B85" w:rsidP="00873ABF">
      <w:pPr>
        <w:pStyle w:val="PlainText"/>
      </w:pPr>
      <w:r>
        <w:t>Глухарёв и Дэн дружат и борются с преступностью «по пон</w:t>
      </w:r>
      <w:r>
        <w:t>я</w:t>
      </w:r>
      <w:r>
        <w:t>тиям», практически в каждой серии нарушая действующее зак</w:t>
      </w:r>
      <w:r>
        <w:t>о</w:t>
      </w:r>
      <w:r>
        <w:t>нодательство, вплоть до совершения уголовных преступлений. Так Глухарёв дарит Дэну ствол, который не был учтён им в к</w:t>
      </w:r>
      <w:r>
        <w:t>а</w:t>
      </w:r>
      <w:r>
        <w:t>ком-то уголовном деле. Этот ствол уличный воришка-наркоман похищает из машины Дэна. Но в это время начальник и любовн</w:t>
      </w:r>
      <w:r>
        <w:t>и</w:t>
      </w:r>
      <w:r>
        <w:t xml:space="preserve">ца Глухарёва </w:t>
      </w:r>
      <w:r w:rsidRPr="00223AAE">
        <w:t>—</w:t>
      </w:r>
      <w:r>
        <w:t xml:space="preserve"> Зимина </w:t>
      </w:r>
      <w:r w:rsidRPr="00223AAE">
        <w:t>—</w:t>
      </w:r>
      <w:r>
        <w:t xml:space="preserve"> по документам уголовного дела дог</w:t>
      </w:r>
      <w:r>
        <w:t>а</w:t>
      </w:r>
      <w:r>
        <w:t>дывается, что один ствол не учтён и требует вернуть его, обещая в противном случае дать делу официальный ход. Друзья вынужд</w:t>
      </w:r>
      <w:r>
        <w:t>е</w:t>
      </w:r>
      <w:r>
        <w:t xml:space="preserve">ны купить ещё один «левый» ствол для совершения подлога. Дэн </w:t>
      </w:r>
      <w:r w:rsidRPr="00223AAE">
        <w:t>—</w:t>
      </w:r>
      <w:r>
        <w:t xml:space="preserve"> растяпа. Перед тем, как ствол был у него украден, он с Настей стреляет из него на балконе. Эта </w:t>
      </w:r>
      <w:r>
        <w:lastRenderedPageBreak/>
        <w:t>стрельба пр</w:t>
      </w:r>
      <w:r>
        <w:t>и</w:t>
      </w:r>
      <w:r>
        <w:t>влекает внимание соседей, и те вызывают милицию. Прибывшей опергруппе Дэн объясняет, что вызов ложный, что все «свои». В одном из эпиз</w:t>
      </w:r>
      <w:r>
        <w:t>о</w:t>
      </w:r>
      <w:r>
        <w:t>дов, Дэн беседу «по понятиям» с захваченным друзьями в плен уголовным авторитетом завершает тем, что просто в него стр</w:t>
      </w:r>
      <w:r>
        <w:t>е</w:t>
      </w:r>
      <w:r>
        <w:t>ляет и убивает, после чего избавляется от трупа…</w:t>
      </w:r>
    </w:p>
    <w:p w14:paraId="0ABE8BB0" w14:textId="77777777" w:rsidR="00D30B85" w:rsidRPr="00280B9F" w:rsidRDefault="00D30B85" w:rsidP="00873ABF">
      <w:pPr>
        <w:pStyle w:val="PlainText"/>
      </w:pPr>
      <w:r>
        <w:t>Хотя в этом сериале есть много чего такого, что сами мил</w:t>
      </w:r>
      <w:r>
        <w:t>и</w:t>
      </w:r>
      <w:r>
        <w:t>ционеры относят к категории вымыслов, которым нет места в жизни (</w:t>
      </w:r>
      <w:hyperlink r:id="rId57" w:history="1">
        <w:r w:rsidRPr="00904ECE">
          <w:rPr>
            <w:rStyle w:val="Hyperlink"/>
          </w:rPr>
          <w:t>http://www.kino-teatr.ru/kino/art/serial/936/</w:t>
        </w:r>
      </w:hyperlink>
      <w:r>
        <w:t>), тем не м</w:t>
      </w:r>
      <w:r>
        <w:t>е</w:t>
      </w:r>
      <w:r>
        <w:t>нее нравственно-этические типажи прописаны и показаны жизненно реально. Поэтому после того, как сериал прошёл по экранам и его посмотрели миллионы людей, породив соответствующий э</w:t>
      </w:r>
      <w:r>
        <w:t>г</w:t>
      </w:r>
      <w:r>
        <w:t>регор, в жизни ему отозвалось то, что соответствовало нравственно-этически его сюже</w:t>
      </w:r>
      <w:r>
        <w:t>т</w:t>
      </w:r>
      <w:r>
        <w:t>ным линиям и потенциалу не показанных в фильме действий.</w:t>
      </w:r>
    </w:p>
    <w:p w14:paraId="4B018D51" w14:textId="77777777" w:rsidR="00D30B85" w:rsidRDefault="00D30B85" w:rsidP="00873ABF">
      <w:pPr>
        <w:pStyle w:val="PlainText"/>
      </w:pPr>
      <w:r w:rsidRPr="00223AAE">
        <w:t>—</w:t>
      </w:r>
      <w:r>
        <w:t xml:space="preserve"> Матрица однако, и «великая сила искусства…». </w:t>
      </w:r>
    </w:p>
    <w:p w14:paraId="159746FA" w14:textId="77777777" w:rsidR="00D30B85" w:rsidRDefault="00D30B85" w:rsidP="00C50FE4">
      <w:pPr>
        <w:pStyle w:val="a7"/>
      </w:pPr>
      <w:r>
        <w:t>И если не писатели (дети почти перестали</w:t>
      </w:r>
      <w:r w:rsidRPr="00702A3E">
        <w:t xml:space="preserve"> </w:t>
      </w:r>
      <w:r>
        <w:t>читать книги), то кто там у нас «инженеры человеческих душ» де-факто? и к</w:t>
      </w:r>
      <w:r>
        <w:t>а</w:t>
      </w:r>
      <w:r>
        <w:t xml:space="preserve">кова позиция государства по этому вопросу де-факто и де-юре? </w:t>
      </w:r>
      <w:r w:rsidRPr="00223AAE">
        <w:t>—</w:t>
      </w:r>
      <w:r>
        <w:t xml:space="preserve"> либо это тоже не в компетенции госуда</w:t>
      </w:r>
      <w:r>
        <w:t>р</w:t>
      </w:r>
      <w:r>
        <w:t>ства?</w:t>
      </w:r>
    </w:p>
    <w:p w14:paraId="678AA389" w14:textId="77777777" w:rsidR="00D30B85" w:rsidRDefault="00D30B85" w:rsidP="00F509F0">
      <w:pPr>
        <w:pStyle w:val="ab"/>
      </w:pPr>
      <w:r w:rsidRPr="00223AAE">
        <w:t>———————</w:t>
      </w:r>
    </w:p>
    <w:p w14:paraId="4CB099E2" w14:textId="77777777" w:rsidR="00D30B85" w:rsidRDefault="00D30B85" w:rsidP="00873ABF">
      <w:pPr>
        <w:pStyle w:val="PlainText"/>
      </w:pPr>
      <w:r>
        <w:t xml:space="preserve">И есть ещё вариант: </w:t>
      </w:r>
    </w:p>
    <w:p w14:paraId="2E0C4826" w14:textId="12DB501E" w:rsidR="00D30B85" w:rsidRDefault="00D30B85" w:rsidP="00C50FE4">
      <w:pPr>
        <w:pStyle w:val="a7"/>
      </w:pPr>
      <w:r>
        <w:t>Д.Евсюкову, зная его характер и повадки, целенаправленно подсыпали некую «химию», чтобы «он снялся с тормозов» и в состоянии «безбашенности» совершил нечто из ряда вон выходящее, что дало бы повод другим “элитарно”-мафиозным группировкам избавиться от В.Пронина и «ку</w:t>
      </w:r>
      <w:r>
        <w:t>р</w:t>
      </w:r>
      <w:r>
        <w:t>ских»</w:t>
      </w:r>
      <w:r w:rsidRPr="00D30B85">
        <w:rPr>
          <w:vertAlign w:val="superscript"/>
        </w:rPr>
        <w:t>[LIII]</w:t>
      </w:r>
      <w:r>
        <w:t>.</w:t>
      </w:r>
    </w:p>
    <w:p w14:paraId="28389380" w14:textId="685F7FC9" w:rsidR="00D30B85" w:rsidRDefault="00D30B85" w:rsidP="00873ABF">
      <w:pPr>
        <w:pStyle w:val="PlainText"/>
      </w:pPr>
      <w:r>
        <w:t xml:space="preserve"> Что при этом могут пострадать люди, не причастные ко вну</w:t>
      </w:r>
      <w:r>
        <w:t>т</w:t>
      </w:r>
      <w:r>
        <w:t xml:space="preserve">ри-“элитарным” разборкам, </w:t>
      </w:r>
      <w:r w:rsidRPr="00223AAE">
        <w:t>—</w:t>
      </w:r>
      <w:r>
        <w:t xml:space="preserve"> это “мелочи”, поскольку “элита</w:t>
      </w:r>
      <w:r>
        <w:t>р</w:t>
      </w:r>
      <w:r>
        <w:t>но”-корпоративная этика не распространяется на среду обит</w:t>
      </w:r>
      <w:r>
        <w:t>а</w:t>
      </w:r>
      <w:r>
        <w:t>ния “элитариев”. Но Д.Евсюков</w:t>
      </w:r>
      <w:r w:rsidRPr="00D30B85">
        <w:rPr>
          <w:vertAlign w:val="superscript"/>
        </w:rPr>
        <w:t>[LIV]</w:t>
      </w:r>
      <w:r>
        <w:t xml:space="preserve"> </w:t>
      </w:r>
      <w:r w:rsidRPr="00223AAE">
        <w:t>—</w:t>
      </w:r>
      <w:r>
        <w:t xml:space="preserve"> ещё «цветочки», если «ягодка» вырастет, то рассыплется и тогда не с</w:t>
      </w:r>
      <w:r>
        <w:t>о</w:t>
      </w:r>
      <w:r>
        <w:t>брать будет…</w:t>
      </w:r>
    </w:p>
    <w:p w14:paraId="1D7F6A19" w14:textId="77777777" w:rsidR="00D30B85" w:rsidRDefault="00D30B85" w:rsidP="00F509F0">
      <w:pPr>
        <w:pStyle w:val="ab"/>
      </w:pPr>
      <w:r w:rsidRPr="00223AAE">
        <w:t>————————</w:t>
      </w:r>
    </w:p>
    <w:p w14:paraId="3C15F755" w14:textId="77777777" w:rsidR="00D30B85" w:rsidRDefault="00D30B85" w:rsidP="00873ABF">
      <w:pPr>
        <w:pStyle w:val="PlainText"/>
      </w:pPr>
      <w:r>
        <w:t xml:space="preserve">Поэтому наследственно-“элитарная” клановость, не </w:t>
      </w:r>
      <w:r>
        <w:lastRenderedPageBreak/>
        <w:t>сдерж</w:t>
      </w:r>
      <w:r>
        <w:t>и</w:t>
      </w:r>
      <w:r>
        <w:t xml:space="preserve">ваемая чем-либо: </w:t>
      </w:r>
    </w:p>
    <w:p w14:paraId="31BE3ED6" w14:textId="77777777" w:rsidR="00D30B85" w:rsidRDefault="00D30B85" w:rsidP="00F509F0">
      <w:pPr>
        <w:pStyle w:val="a3"/>
        <w:numPr>
          <w:ilvl w:val="0"/>
          <w:numId w:val="20"/>
        </w:numPr>
        <w:ind w:left="397" w:hanging="227"/>
      </w:pPr>
      <w:r>
        <w:t>массово производит во всех «престижных» областях деятел</w:t>
      </w:r>
      <w:r>
        <w:t>ь</w:t>
      </w:r>
      <w:r>
        <w:t>ности засилье посредственности, деградирующей в преемс</w:t>
      </w:r>
      <w:r>
        <w:t>т</w:t>
      </w:r>
      <w:r>
        <w:t>венности поколений до уровня, не позволяющего обеспечить даже минимально необходимый профессион</w:t>
      </w:r>
      <w:r>
        <w:t>а</w:t>
      </w:r>
      <w:r>
        <w:t>лизм;</w:t>
      </w:r>
    </w:p>
    <w:p w14:paraId="6A7D721A" w14:textId="77777777" w:rsidR="00D30B85" w:rsidRDefault="00D30B85" w:rsidP="00F509F0">
      <w:pPr>
        <w:pStyle w:val="a3"/>
        <w:numPr>
          <w:ilvl w:val="0"/>
          <w:numId w:val="20"/>
        </w:numPr>
        <w:ind w:left="397" w:hanging="227"/>
      </w:pPr>
      <w:r>
        <w:t>но непрофессионализм это ещё не всё, поскольку “элитари</w:t>
      </w:r>
      <w:r>
        <w:t>з</w:t>
      </w:r>
      <w:r>
        <w:t>му” сопутствует поток злоупотреблений властью и социал</w:t>
      </w:r>
      <w:r>
        <w:t>ь</w:t>
      </w:r>
      <w:r>
        <w:t>ным статусом со стороны “эл</w:t>
      </w:r>
      <w:r>
        <w:t>и</w:t>
      </w:r>
      <w:r>
        <w:t>тариев”;</w:t>
      </w:r>
    </w:p>
    <w:p w14:paraId="698F51E5" w14:textId="77777777" w:rsidR="00D30B85" w:rsidRDefault="00D30B85" w:rsidP="00F509F0">
      <w:pPr>
        <w:pStyle w:val="a3"/>
        <w:numPr>
          <w:ilvl w:val="0"/>
          <w:numId w:val="20"/>
        </w:numPr>
        <w:ind w:left="397" w:hanging="227"/>
      </w:pPr>
      <w:r>
        <w:t>первое и второе в совокупности в толпе простонародья ма</w:t>
      </w:r>
      <w:r>
        <w:t>с</w:t>
      </w:r>
      <w:r>
        <w:t xml:space="preserve">сово гасит мотивацию к труду на систему организации жизни толпо-“элитарного” общества </w:t>
      </w:r>
      <w:r w:rsidRPr="00223AAE">
        <w:t>—</w:t>
      </w:r>
      <w:r>
        <w:t xml:space="preserve"> люди, чувствуя, что их труд не даёт им отдачи, и не умея организовать жизнь общества иначе, не ж</w:t>
      </w:r>
      <w:r>
        <w:t>е</w:t>
      </w:r>
      <w:r>
        <w:t>лают ишачить на “элиту” и её хозяев.</w:t>
      </w:r>
    </w:p>
    <w:p w14:paraId="3A45A119" w14:textId="3C443848" w:rsidR="00D30B85" w:rsidRDefault="00D30B85" w:rsidP="00C50FE4">
      <w:pPr>
        <w:pStyle w:val="a7"/>
      </w:pPr>
      <w:r>
        <w:t>В силу действия двух названных выше факторов</w:t>
      </w:r>
      <w:r w:rsidRPr="00D30B85">
        <w:rPr>
          <w:vertAlign w:val="superscript"/>
        </w:rPr>
        <w:t>[LV]</w:t>
      </w:r>
      <w:r>
        <w:t xml:space="preserve"> обеспеч</w:t>
      </w:r>
      <w:r>
        <w:t>е</w:t>
      </w:r>
      <w:r>
        <w:t>ние устойчивости в преемственности поколений толпо-“элитаризма” на основе поддержания дееспособности “эл</w:t>
      </w:r>
      <w:r>
        <w:t>и</w:t>
      </w:r>
      <w:r>
        <w:t xml:space="preserve">ты” и создания мотивации к труду в простонародье </w:t>
      </w:r>
      <w:r w:rsidRPr="00223AAE">
        <w:t>—</w:t>
      </w:r>
      <w:r>
        <w:t xml:space="preserve"> иску</w:t>
      </w:r>
      <w:r>
        <w:t>с</w:t>
      </w:r>
      <w:r>
        <w:t xml:space="preserve">ство, самой “элите” недоступное (в силу того, что по своему мировоззрению и организации психики она </w:t>
      </w:r>
      <w:r w:rsidRPr="00223AAE">
        <w:t>—</w:t>
      </w:r>
      <w:r>
        <w:t xml:space="preserve"> такая же то</w:t>
      </w:r>
      <w:r>
        <w:t>л</w:t>
      </w:r>
      <w:r>
        <w:t xml:space="preserve">па, но толпа </w:t>
      </w:r>
      <w:r w:rsidRPr="00AD0953">
        <w:t>―</w:t>
      </w:r>
      <w:r>
        <w:t xml:space="preserve"> рафинированная, то есть без каких-либо н</w:t>
      </w:r>
      <w:r>
        <w:t>а</w:t>
      </w:r>
      <w:r>
        <w:t xml:space="preserve">мёков на </w:t>
      </w:r>
      <w:r w:rsidRPr="00467758">
        <w:rPr>
          <w:i/>
        </w:rPr>
        <w:t>интеллектуальную деятельность и осмысленное волепроявление вопреки корпорат</w:t>
      </w:r>
      <w:r>
        <w:rPr>
          <w:i/>
        </w:rPr>
        <w:t>и</w:t>
      </w:r>
      <w:r w:rsidRPr="00467758">
        <w:rPr>
          <w:i/>
        </w:rPr>
        <w:t>вной дисциплине и ста</w:t>
      </w:r>
      <w:r w:rsidRPr="00467758">
        <w:rPr>
          <w:i/>
        </w:rPr>
        <w:t>д</w:t>
      </w:r>
      <w:r w:rsidRPr="00467758">
        <w:rPr>
          <w:i/>
        </w:rPr>
        <w:t>н</w:t>
      </w:r>
      <w:r>
        <w:rPr>
          <w:i/>
        </w:rPr>
        <w:t>о-стай</w:t>
      </w:r>
      <w:r>
        <w:rPr>
          <w:i/>
        </w:rPr>
        <w:softHyphen/>
        <w:t>н</w:t>
      </w:r>
      <w:r w:rsidRPr="00467758">
        <w:rPr>
          <w:i/>
        </w:rPr>
        <w:t>ым инстинктам</w:t>
      </w:r>
      <w:r w:rsidRPr="00D30B85">
        <w:rPr>
          <w:vertAlign w:val="superscript"/>
        </w:rPr>
        <w:t>[LVI]</w:t>
      </w:r>
      <w:r>
        <w:t xml:space="preserve">): это </w:t>
      </w:r>
      <w:r w:rsidRPr="00223AAE">
        <w:t>—</w:t>
      </w:r>
      <w:r>
        <w:t xml:space="preserve"> удел знахарства и его п</w:t>
      </w:r>
      <w:r>
        <w:t>е</w:t>
      </w:r>
      <w:r>
        <w:t>риферии, проникающей во все сферы жизни общес</w:t>
      </w:r>
      <w:r>
        <w:t>т</w:t>
      </w:r>
      <w:r>
        <w:t>ва</w:t>
      </w:r>
      <w:r w:rsidRPr="00D30B85">
        <w:rPr>
          <w:vertAlign w:val="superscript"/>
        </w:rPr>
        <w:t>[LVII]</w:t>
      </w:r>
      <w:r>
        <w:t>.</w:t>
      </w:r>
    </w:p>
    <w:p w14:paraId="1C420CEF" w14:textId="77777777" w:rsidR="00D30B85" w:rsidRDefault="00D30B85" w:rsidP="00F509F0">
      <w:pPr>
        <w:pStyle w:val="ab"/>
      </w:pPr>
      <w:r w:rsidRPr="00223AAE">
        <w:t>————————</w:t>
      </w:r>
    </w:p>
    <w:p w14:paraId="2CF6DFED" w14:textId="77777777" w:rsidR="00D30B85" w:rsidRDefault="00D30B85" w:rsidP="00C50FE4">
      <w:pPr>
        <w:pStyle w:val="a9"/>
      </w:pPr>
      <w:r>
        <w:t xml:space="preserve">Мы живём в технической цивилизации, основанной на коллективном разнородном труде. </w:t>
      </w:r>
    </w:p>
    <w:p w14:paraId="15F95C4B" w14:textId="2E531732" w:rsidR="00D30B85" w:rsidRDefault="00D30B85" w:rsidP="00873ABF">
      <w:pPr>
        <w:pStyle w:val="PlainText"/>
      </w:pPr>
      <w:r>
        <w:t>В силу этого в ней качество жизни каждого определяется не столько его личными трудосп</w:t>
      </w:r>
      <w:r>
        <w:t>о</w:t>
      </w:r>
      <w:r>
        <w:t xml:space="preserve">собностью и профессионализмом, сколько, во-первых, </w:t>
      </w:r>
      <w:r w:rsidRPr="00223AAE">
        <w:t>—</w:t>
      </w:r>
      <w:r>
        <w:t xml:space="preserve"> действующей концепцией управления д</w:t>
      </w:r>
      <w:r>
        <w:t>е</w:t>
      </w:r>
      <w:r>
        <w:t xml:space="preserve">лами общества в целом, включая и его экономику, и, во-вторых, </w:t>
      </w:r>
      <w:r w:rsidRPr="00223AAE">
        <w:t>—</w:t>
      </w:r>
      <w:r>
        <w:t xml:space="preserve"> качеством управления по проводимой в жизнь конце</w:t>
      </w:r>
      <w:r>
        <w:t>п</w:t>
      </w:r>
      <w:r>
        <w:t>ции как на макро- так и на микро- уровнях: что может наработать в од</w:t>
      </w:r>
      <w:r>
        <w:t>и</w:t>
      </w:r>
      <w:r>
        <w:t xml:space="preserve">ночку любой из 6 миллионов безработных или любой из 3 </w:t>
      </w:r>
      <w:r>
        <w:lastRenderedPageBreak/>
        <w:t>ми</w:t>
      </w:r>
      <w:r>
        <w:t>л</w:t>
      </w:r>
      <w:r>
        <w:t>лионов</w:t>
      </w:r>
      <w:r w:rsidRPr="00D811E4">
        <w:t xml:space="preserve"> </w:t>
      </w:r>
      <w:r>
        <w:t>потенциальных безработных</w:t>
      </w:r>
      <w:r w:rsidRPr="00D30B85">
        <w:rPr>
          <w:vertAlign w:val="superscript"/>
        </w:rPr>
        <w:t>[LVIII]</w:t>
      </w:r>
      <w:r>
        <w:t>, если возможности их зар</w:t>
      </w:r>
      <w:r>
        <w:t>а</w:t>
      </w:r>
      <w:r>
        <w:t>ботка обусловлены «финансовым климатом», который в России испорчен дурным управлением постсоветских “элитарных” реж</w:t>
      </w:r>
      <w:r>
        <w:t>и</w:t>
      </w:r>
      <w:r>
        <w:t>мов?</w:t>
      </w:r>
    </w:p>
    <w:p w14:paraId="1A5670E1" w14:textId="77777777" w:rsidR="00D30B85" w:rsidRDefault="00D30B85" w:rsidP="00873ABF">
      <w:pPr>
        <w:pStyle w:val="PlainText"/>
      </w:pPr>
      <w:r>
        <w:t>Если понимать роль управления делами общественной в ц</w:t>
      </w:r>
      <w:r>
        <w:t>е</w:t>
      </w:r>
      <w:r>
        <w:t>лом значимости в обеспечении благополучия каждой семьи, то Росс</w:t>
      </w:r>
      <w:r>
        <w:t>и</w:t>
      </w:r>
      <w:r>
        <w:t xml:space="preserve">онская “элита” плоха тем, что: </w:t>
      </w:r>
    </w:p>
    <w:p w14:paraId="01353418" w14:textId="77777777" w:rsidR="00D30B85" w:rsidRDefault="00D30B85" w:rsidP="00F509F0">
      <w:pPr>
        <w:pStyle w:val="a3"/>
        <w:numPr>
          <w:ilvl w:val="0"/>
          <w:numId w:val="20"/>
        </w:numPr>
        <w:ind w:left="397" w:hanging="227"/>
      </w:pPr>
      <w:r>
        <w:t>во-первых, она избрала для проведения в жизнь не ту конце</w:t>
      </w:r>
      <w:r>
        <w:t>п</w:t>
      </w:r>
      <w:r>
        <w:t xml:space="preserve">цию управления </w:t>
      </w:r>
      <w:r w:rsidRPr="00223AAE">
        <w:t>—</w:t>
      </w:r>
      <w:r>
        <w:t xml:space="preserve"> западную модель толпо-“элитаризма”, представляющую собой систему финансового рабовладения на основе монополии на ростовщичество иудейских кланов, узурпировавших банковское дело (4</w:t>
      </w:r>
      <w:r>
        <w:noBreakHyphen/>
        <w:t>й приоритет обобще</w:t>
      </w:r>
      <w:r>
        <w:t>н</w:t>
      </w:r>
      <w:r>
        <w:t>ных средств управления / оружия), дополняемую законод</w:t>
      </w:r>
      <w:r>
        <w:t>а</w:t>
      </w:r>
      <w:r>
        <w:t>тельс</w:t>
      </w:r>
      <w:r>
        <w:t>т</w:t>
      </w:r>
      <w:r>
        <w:t>вом «об авторских и смежных правах» и мафиозностью в науке как отрасли деятел</w:t>
      </w:r>
      <w:r>
        <w:t>ь</w:t>
      </w:r>
      <w:r>
        <w:t>ности (3</w:t>
      </w:r>
      <w:r>
        <w:noBreakHyphen/>
        <w:t>й приоритет обобщённых средств управления / оружия);</w:t>
      </w:r>
    </w:p>
    <w:p w14:paraId="711C33B7" w14:textId="77777777" w:rsidR="00D30B85" w:rsidRDefault="00D30B85" w:rsidP="00F509F0">
      <w:pPr>
        <w:pStyle w:val="a3"/>
        <w:numPr>
          <w:ilvl w:val="0"/>
          <w:numId w:val="20"/>
        </w:numPr>
        <w:ind w:left="397" w:hanging="227"/>
      </w:pPr>
      <w:r>
        <w:t>во-вторых, она не обладает профессионализмом, необход</w:t>
      </w:r>
      <w:r>
        <w:t>и</w:t>
      </w:r>
      <w:r>
        <w:t>мым для осуществления устойчивого управления по этой концепции.</w:t>
      </w:r>
    </w:p>
    <w:p w14:paraId="61F8D9C2" w14:textId="77777777" w:rsidR="00D30B85" w:rsidRDefault="00D30B85" w:rsidP="00873ABF">
      <w:pPr>
        <w:pStyle w:val="PlainText"/>
      </w:pPr>
      <w:r>
        <w:t>Именно по этим причинам “элита” Запада и глобальная “эл</w:t>
      </w:r>
      <w:r>
        <w:t>и</w:t>
      </w:r>
      <w:r>
        <w:t>та” относится к россионской “элите” в целом как к провинциал</w:t>
      </w:r>
      <w:r>
        <w:t>ь</w:t>
      </w:r>
      <w:r>
        <w:t>ным идиотам, которые возомнили о себе невесть что и п</w:t>
      </w:r>
      <w:r>
        <w:t>о</w:t>
      </w:r>
      <w:r>
        <w:t xml:space="preserve">стоянно путаются под ногами, мешая делать политику «цивилизованным» людям. С их точки зрения россионская “элита” </w:t>
      </w:r>
      <w:r w:rsidRPr="00223AAE">
        <w:t>—</w:t>
      </w:r>
      <w:r>
        <w:t xml:space="preserve"> «туземная а</w:t>
      </w:r>
      <w:r>
        <w:t>д</w:t>
      </w:r>
      <w:r>
        <w:t xml:space="preserve">министрация», которую приходится </w:t>
      </w:r>
      <w:r>
        <w:rPr>
          <w:i/>
        </w:rPr>
        <w:t xml:space="preserve">пока </w:t>
      </w:r>
      <w:r>
        <w:t>терпеть ввиду нево</w:t>
      </w:r>
      <w:r>
        <w:t>з</w:t>
      </w:r>
      <w:r>
        <w:t>можности оккупации страны и учреждения в ней своей колон</w:t>
      </w:r>
      <w:r>
        <w:t>и</w:t>
      </w:r>
      <w:r>
        <w:t>альной администрации, которая вышколила бы туземцев и сфо</w:t>
      </w:r>
      <w:r>
        <w:t>р</w:t>
      </w:r>
      <w:r>
        <w:t>мировала бы из вышколенных экземпляров новую «туземную а</w:t>
      </w:r>
      <w:r>
        <w:t>д</w:t>
      </w:r>
      <w:r>
        <w:t>министрацию», как это делалось в прошлом в большинстве кол</w:t>
      </w:r>
      <w:r>
        <w:t>о</w:t>
      </w:r>
      <w:r>
        <w:t>ний «великих держав» Запада и что не смог пр</w:t>
      </w:r>
      <w:r>
        <w:t>о</w:t>
      </w:r>
      <w:r>
        <w:t>делать Гитлер на территории СССР. В таких у</w:t>
      </w:r>
      <w:r>
        <w:t>с</w:t>
      </w:r>
      <w:r>
        <w:t>ловиях:</w:t>
      </w:r>
    </w:p>
    <w:p w14:paraId="22C6CA9C" w14:textId="2C193067" w:rsidR="00D30B85" w:rsidRDefault="00D30B85" w:rsidP="00C50FE4">
      <w:pPr>
        <w:pStyle w:val="a9"/>
      </w:pPr>
      <w:r>
        <w:t>Главная социально-корпоративная проблема россио</w:t>
      </w:r>
      <w:r>
        <w:t>н</w:t>
      </w:r>
      <w:r>
        <w:t>ской “элиты” в том, что она не способна ни перейти к другой концепции, ни обрести профессионализм, объе</w:t>
      </w:r>
      <w:r>
        <w:t>к</w:t>
      </w:r>
      <w:r>
        <w:t>тивно необходимого уровня, позволяющий обеспечить устойчивость управления по избранной ею концепции и на этой основе войти в состав западной цивилиз</w:t>
      </w:r>
      <w:r>
        <w:t>а</w:t>
      </w:r>
      <w:r>
        <w:t>ции.</w:t>
      </w:r>
      <w:r w:rsidRPr="00D30B85">
        <w:rPr>
          <w:b w:val="0"/>
          <w:vertAlign w:val="superscript"/>
        </w:rPr>
        <w:t>[LIX]</w:t>
      </w:r>
      <w:r>
        <w:t xml:space="preserve"> </w:t>
      </w:r>
    </w:p>
    <w:p w14:paraId="3F578210" w14:textId="77777777" w:rsidR="00D30B85" w:rsidRPr="006352A4" w:rsidRDefault="00D30B85" w:rsidP="00873ABF">
      <w:pPr>
        <w:pStyle w:val="PlainText"/>
      </w:pPr>
      <w:r>
        <w:lastRenderedPageBreak/>
        <w:t xml:space="preserve">В общем нынешняя россионская “элита” </w:t>
      </w:r>
      <w:r w:rsidRPr="00223AAE">
        <w:t>—</w:t>
      </w:r>
      <w:r>
        <w:t xml:space="preserve"> «ни Богу свечка, ни чёрту кочерга».</w:t>
      </w:r>
    </w:p>
    <w:p w14:paraId="1B256CEB" w14:textId="77777777" w:rsidR="00D30B85" w:rsidRDefault="00D30B85" w:rsidP="00C50FE4">
      <w:pPr>
        <w:pStyle w:val="a9"/>
      </w:pPr>
      <w:r>
        <w:t>Причина вызревшей исторической никчёмности росс</w:t>
      </w:r>
      <w:r>
        <w:t>и</w:t>
      </w:r>
      <w:r>
        <w:t xml:space="preserve">онской “элиты” </w:t>
      </w:r>
      <w:r w:rsidRPr="00223AAE">
        <w:t>—</w:t>
      </w:r>
      <w:r>
        <w:t xml:space="preserve"> в её самонадеянной дурости, в основе к</w:t>
      </w:r>
      <w:r>
        <w:t>о</w:t>
      </w:r>
      <w:r>
        <w:t xml:space="preserve">торой лежит порочность её же нравов и этики. </w:t>
      </w:r>
    </w:p>
    <w:p w14:paraId="05D02354" w14:textId="77777777" w:rsidR="00D30B85" w:rsidRPr="0092428F" w:rsidRDefault="00D30B85" w:rsidP="00873ABF">
      <w:pPr>
        <w:pStyle w:val="PlainText"/>
      </w:pPr>
      <w:r>
        <w:t xml:space="preserve">Такими же были на рубеже </w:t>
      </w:r>
      <w:smartTag w:uri="urn:schemas-microsoft-com:office:smarttags" w:element="metricconverter">
        <w:smartTagPr>
          <w:attr w:name="ProductID" w:val="1917 г"/>
        </w:smartTagPr>
        <w:r>
          <w:t>1917 г</w:t>
        </w:r>
      </w:smartTag>
      <w:r>
        <w:t>. проблематика, внутренние и внешние причины предстоявш</w:t>
      </w:r>
      <w:r>
        <w:t>е</w:t>
      </w:r>
      <w:r>
        <w:t xml:space="preserve">го краха “элиты” Российской империи. </w:t>
      </w:r>
    </w:p>
    <w:p w14:paraId="1CE80A96" w14:textId="77777777" w:rsidR="00D30B85" w:rsidRDefault="00D30B85" w:rsidP="00F509F0">
      <w:pPr>
        <w:pStyle w:val="Heading1"/>
        <w:sectPr w:rsidR="00D30B85" w:rsidSect="00CF52F6">
          <w:headerReference w:type="default" r:id="rId58"/>
          <w:footnotePr>
            <w:numRestart w:val="eachPage"/>
          </w:footnotePr>
          <w:pgSz w:w="8392" w:h="11907" w:code="11"/>
          <w:pgMar w:top="851" w:right="851" w:bottom="851" w:left="1247" w:header="567" w:footer="567" w:gutter="0"/>
          <w:cols w:space="720"/>
          <w:titlePg/>
        </w:sectPr>
      </w:pPr>
      <w:bookmarkStart w:id="15" w:name="_Toc232339029"/>
    </w:p>
    <w:p w14:paraId="0CEAD165" w14:textId="77777777" w:rsidR="00D30B85" w:rsidRDefault="00D30B85" w:rsidP="00F509F0">
      <w:pPr>
        <w:pStyle w:val="Heading1"/>
      </w:pPr>
      <w:bookmarkStart w:id="16" w:name="_Toc237339535"/>
      <w:r>
        <w:lastRenderedPageBreak/>
        <w:t>3. Почему Россия не станет «Америкой»</w:t>
      </w:r>
      <w:bookmarkEnd w:id="15"/>
      <w:bookmarkEnd w:id="16"/>
    </w:p>
    <w:p w14:paraId="276FCC4F" w14:textId="77777777" w:rsidR="00D30B85" w:rsidRPr="00AC5D7F" w:rsidRDefault="00D30B85" w:rsidP="00F509F0">
      <w:pPr>
        <w:pStyle w:val="Heading2"/>
        <w:spacing w:before="0"/>
      </w:pPr>
      <w:bookmarkStart w:id="17" w:name="_Toc232339030"/>
      <w:bookmarkStart w:id="18" w:name="_Toc237339536"/>
      <w:r>
        <w:t>3.1. Несбыточная мечта россионской “элиты”</w:t>
      </w:r>
      <w:bookmarkEnd w:id="17"/>
      <w:bookmarkEnd w:id="18"/>
    </w:p>
    <w:p w14:paraId="06FDCA85" w14:textId="7D4BDAA9" w:rsidR="00D30B85" w:rsidRDefault="00D30B85" w:rsidP="00873ABF">
      <w:pPr>
        <w:pStyle w:val="PlainText"/>
      </w:pPr>
      <w:r>
        <w:t>Из числа больших государств Россия выделяется несосто</w:t>
      </w:r>
      <w:r>
        <w:t>я</w:t>
      </w:r>
      <w:r>
        <w:t xml:space="preserve">тельностью своей “элиты” </w:t>
      </w:r>
      <w:r w:rsidRPr="00223AAE">
        <w:t>—</w:t>
      </w:r>
      <w:r>
        <w:t xml:space="preserve"> беспросветно ни</w:t>
      </w:r>
      <w:r>
        <w:t>з</w:t>
      </w:r>
      <w:r>
        <w:t>ким и непрестанно деградирующим её профессионализмом. При этом сама отечес</w:t>
      </w:r>
      <w:r>
        <w:t>т</w:t>
      </w:r>
      <w:r>
        <w:t>венная “элита” со времён ещё ранее крещения Руси страдает ни</w:t>
      </w:r>
      <w:r>
        <w:t>з</w:t>
      </w:r>
      <w:r>
        <w:t>копоклонством перед Западом: сначала перед “великолепием” В</w:t>
      </w:r>
      <w:r>
        <w:t>и</w:t>
      </w:r>
      <w:r>
        <w:t xml:space="preserve">зантии; в предсмутные и смутные времена рубежа </w:t>
      </w:r>
      <w:r>
        <w:rPr>
          <w:lang w:val="en-US"/>
        </w:rPr>
        <w:t>XVI</w:t>
      </w:r>
      <w:r w:rsidRPr="008368A6">
        <w:t xml:space="preserve"> — </w:t>
      </w:r>
      <w:r>
        <w:rPr>
          <w:lang w:val="en-US"/>
        </w:rPr>
        <w:t>XVII</w:t>
      </w:r>
      <w:r>
        <w:t xml:space="preserve"> вв. </w:t>
      </w:r>
      <w:r w:rsidRPr="00223AAE">
        <w:t>—</w:t>
      </w:r>
      <w:r>
        <w:t xml:space="preserve"> перед “великолепием” Речи Посп</w:t>
      </w:r>
      <w:r>
        <w:t>о</w:t>
      </w:r>
      <w:r>
        <w:t>литой (сейчас уже мало кто помнит, что Польша во времена Ивана Грозного была «вел</w:t>
      </w:r>
      <w:r>
        <w:t>и</w:t>
      </w:r>
      <w:r>
        <w:t>кой державой», потенциал развития которой возомнившая о себе шляхта впоследствии слила в небытиё); со времён Петра </w:t>
      </w:r>
      <w:r>
        <w:rPr>
          <w:lang w:val="en-US"/>
        </w:rPr>
        <w:t>I</w:t>
      </w:r>
      <w:r w:rsidRPr="008368A6">
        <w:t xml:space="preserve"> </w:t>
      </w:r>
      <w:r>
        <w:t xml:space="preserve">почти до середины </w:t>
      </w:r>
      <w:r>
        <w:rPr>
          <w:lang w:val="en-US"/>
        </w:rPr>
        <w:t>XIX</w:t>
      </w:r>
      <w:r>
        <w:t xml:space="preserve"> века </w:t>
      </w:r>
      <w:r w:rsidRPr="00223AAE">
        <w:t>—</w:t>
      </w:r>
      <w:r>
        <w:t xml:space="preserve"> перед “великолепием” Франции после</w:t>
      </w:r>
      <w:r>
        <w:t>д</w:t>
      </w:r>
      <w:r>
        <w:t>них Людов</w:t>
      </w:r>
      <w:r>
        <w:t>и</w:t>
      </w:r>
      <w:r>
        <w:t>ков</w:t>
      </w:r>
      <w:r w:rsidRPr="00D30B85">
        <w:rPr>
          <w:vertAlign w:val="superscript"/>
        </w:rPr>
        <w:t>[LX]</w:t>
      </w:r>
      <w:r>
        <w:t xml:space="preserve">. </w:t>
      </w:r>
    </w:p>
    <w:p w14:paraId="514EFF4C" w14:textId="77777777" w:rsidR="00D30B85" w:rsidRDefault="00D30B85" w:rsidP="00C50FE4">
      <w:pPr>
        <w:pStyle w:val="a7"/>
      </w:pPr>
      <w:r>
        <w:t>И всякий раз, едва отечественная “элита” успевала учр</w:t>
      </w:r>
      <w:r>
        <w:t>е</w:t>
      </w:r>
      <w:r>
        <w:t xml:space="preserve">дить у себя что-то подобное вожделенному для неё зарубежному “великолепию”, </w:t>
      </w:r>
      <w:r w:rsidRPr="00223AAE">
        <w:t>—</w:t>
      </w:r>
      <w:r>
        <w:t xml:space="preserve"> её кумиры терпели крах и исчезали в и</w:t>
      </w:r>
      <w:r>
        <w:t>с</w:t>
      </w:r>
      <w:r>
        <w:t>торич</w:t>
      </w:r>
      <w:r>
        <w:t>е</w:t>
      </w:r>
      <w:r>
        <w:t xml:space="preserve">ское небытиё… </w:t>
      </w:r>
    </w:p>
    <w:p w14:paraId="5EA4DC2D" w14:textId="33739886" w:rsidR="00D30B85" w:rsidRDefault="00D30B85" w:rsidP="00873ABF">
      <w:pPr>
        <w:pStyle w:val="PlainText"/>
      </w:pPr>
      <w:r>
        <w:t>С середины ХХ века по настоящее время она завидует “вел</w:t>
      </w:r>
      <w:r>
        <w:t>и</w:t>
      </w:r>
      <w:r>
        <w:t>колепию” США и преклоняется перед ним, стараясь воспроизв</w:t>
      </w:r>
      <w:r>
        <w:t>е</w:t>
      </w:r>
      <w:r>
        <w:t>сти их “великолепие” на территории своей юрисдикции</w:t>
      </w:r>
      <w:r w:rsidRPr="00D30B85">
        <w:rPr>
          <w:vertAlign w:val="superscript"/>
        </w:rPr>
        <w:t>[LXI]</w:t>
      </w:r>
      <w:r>
        <w:t>… Но не пол</w:t>
      </w:r>
      <w:r>
        <w:t>у</w:t>
      </w:r>
      <w:r>
        <w:t xml:space="preserve">чается. </w:t>
      </w:r>
    </w:p>
    <w:p w14:paraId="759F94D1" w14:textId="05F008CA" w:rsidR="00D30B85" w:rsidRDefault="00D30B85" w:rsidP="00873ABF">
      <w:pPr>
        <w:pStyle w:val="PlainText"/>
      </w:pPr>
      <w:r>
        <w:t xml:space="preserve">Почему не получается </w:t>
      </w:r>
      <w:r w:rsidRPr="00223AAE">
        <w:t>—</w:t>
      </w:r>
      <w:r>
        <w:t xml:space="preserve"> “элита” не понимает, об этом не з</w:t>
      </w:r>
      <w:r>
        <w:t>а</w:t>
      </w:r>
      <w:r>
        <w:t>думывается, но тупо, с упорством, достойным лучшего примен</w:t>
      </w:r>
      <w:r>
        <w:t>е</w:t>
      </w:r>
      <w:r>
        <w:t>ния, насилует Россию западной юриспруденцией, социологич</w:t>
      </w:r>
      <w:r>
        <w:t>е</w:t>
      </w:r>
      <w:r>
        <w:t>скими и экономическими теориями, организационными структ</w:t>
      </w:r>
      <w:r>
        <w:t>у</w:t>
      </w:r>
      <w:r>
        <w:t>рами и процедурами, образовательными стандартами, шоу-бизнесом, всевозможными «рыночными» и прочими «инструме</w:t>
      </w:r>
      <w:r>
        <w:t>н</w:t>
      </w:r>
      <w:r>
        <w:t>тами», объективно неизбежным разрушением её экономики и о</w:t>
      </w:r>
      <w:r>
        <w:t>б</w:t>
      </w:r>
      <w:r>
        <w:t>щества при проведении в жизнь такого подхода. А.П.Паршев в книге “Почему Россия не Америка” объяснил причины эт</w:t>
      </w:r>
      <w:r>
        <w:t>о</w:t>
      </w:r>
      <w:r>
        <w:t>го в целом правильно.</w:t>
      </w:r>
      <w:r w:rsidRPr="00D30B85">
        <w:rPr>
          <w:vertAlign w:val="superscript"/>
        </w:rPr>
        <w:t>[LXII]</w:t>
      </w:r>
    </w:p>
    <w:p w14:paraId="061D1A67" w14:textId="1F7DF4AF" w:rsidR="00D30B85" w:rsidRDefault="00D30B85" w:rsidP="00873ABF">
      <w:pPr>
        <w:pStyle w:val="PlainText"/>
      </w:pPr>
      <w:r>
        <w:t>Однако в США, как и в других цивилизованных на общез</w:t>
      </w:r>
      <w:r>
        <w:t>а</w:t>
      </w:r>
      <w:r>
        <w:t>падных культурологических принципах гос</w:t>
      </w:r>
      <w:r>
        <w:t>у</w:t>
      </w:r>
      <w:r>
        <w:t>дарствах</w:t>
      </w:r>
      <w:r w:rsidRPr="00D30B85">
        <w:rPr>
          <w:vertAlign w:val="superscript"/>
        </w:rPr>
        <w:t>[LXIII]</w:t>
      </w:r>
      <w:r>
        <w:t xml:space="preserve">, все эти инструменты работают, толпо-“элитаризм” </w:t>
      </w:r>
      <w:r w:rsidRPr="00C40F53">
        <w:rPr>
          <w:i/>
        </w:rPr>
        <w:t>внутренне</w:t>
      </w:r>
      <w:r>
        <w:t xml:space="preserve"> </w:t>
      </w:r>
      <w:r>
        <w:rPr>
          <w:i/>
        </w:rPr>
        <w:t>относ</w:t>
      </w:r>
      <w:r>
        <w:rPr>
          <w:i/>
        </w:rPr>
        <w:t>и</w:t>
      </w:r>
      <w:r>
        <w:rPr>
          <w:i/>
        </w:rPr>
        <w:t xml:space="preserve">тельно </w:t>
      </w:r>
      <w:r w:rsidRPr="00C40F53">
        <w:rPr>
          <w:i/>
        </w:rPr>
        <w:t>устойчив</w:t>
      </w:r>
      <w:r w:rsidRPr="00D30B85">
        <w:rPr>
          <w:vertAlign w:val="superscript"/>
        </w:rPr>
        <w:t>[LXIV]</w:t>
      </w:r>
      <w:r>
        <w:rPr>
          <w:i/>
        </w:rPr>
        <w:t xml:space="preserve"> (п</w:t>
      </w:r>
      <w:r>
        <w:rPr>
          <w:i/>
        </w:rPr>
        <w:t>о</w:t>
      </w:r>
      <w:r>
        <w:rPr>
          <w:i/>
        </w:rPr>
        <w:t>ка: см. раздел 4.4)</w:t>
      </w:r>
      <w:r>
        <w:t xml:space="preserve">, и в этих </w:t>
      </w:r>
      <w:r>
        <w:lastRenderedPageBreak/>
        <w:t>государствах нет проблемы непрофессионализма их “элит” и их жизненной нес</w:t>
      </w:r>
      <w:r>
        <w:t>о</w:t>
      </w:r>
      <w:r>
        <w:t xml:space="preserve">стоятельности, </w:t>
      </w:r>
      <w:r w:rsidRPr="00223AAE">
        <w:t>—</w:t>
      </w:r>
      <w:r>
        <w:t xml:space="preserve"> однако </w:t>
      </w:r>
      <w:r w:rsidRPr="00722CE4">
        <w:rPr>
          <w:i/>
        </w:rPr>
        <w:t>с оговоркой: по отношению к той ко</w:t>
      </w:r>
      <w:r w:rsidRPr="00722CE4">
        <w:rPr>
          <w:i/>
        </w:rPr>
        <w:t>н</w:t>
      </w:r>
      <w:r w:rsidRPr="00722CE4">
        <w:rPr>
          <w:i/>
        </w:rPr>
        <w:t>цепции управления, в русле которой живут эти стр</w:t>
      </w:r>
      <w:r w:rsidRPr="00722CE4">
        <w:rPr>
          <w:i/>
        </w:rPr>
        <w:t>а</w:t>
      </w:r>
      <w:r w:rsidRPr="00722CE4">
        <w:rPr>
          <w:i/>
        </w:rPr>
        <w:t>ны.</w:t>
      </w:r>
      <w:r>
        <w:t xml:space="preserve"> </w:t>
      </w:r>
    </w:p>
    <w:p w14:paraId="258A9A4A" w14:textId="77777777" w:rsidR="00D30B85" w:rsidRDefault="00D30B85" w:rsidP="00873ABF">
      <w:pPr>
        <w:pStyle w:val="PlainText"/>
      </w:pPr>
      <w:r>
        <w:t xml:space="preserve">Поэтому дело не в том, что «Россия </w:t>
      </w:r>
      <w:r w:rsidRPr="00223AAE">
        <w:t>—</w:t>
      </w:r>
      <w:r>
        <w:t xml:space="preserve"> не Америка» в том смысле, как это показал А.П.Паршев в своей книге (</w:t>
      </w:r>
      <w:smartTag w:uri="urn:schemas-microsoft-com:office:smarttags" w:element="metricconverter">
        <w:smartTagPr>
          <w:attr w:name="ProductID" w:val="1999 г"/>
        </w:smartTagPr>
        <w:r>
          <w:t>1999 г</w:t>
        </w:r>
      </w:smartTag>
      <w:r>
        <w:t>.). Дело в том, что даже в случае глобал</w:t>
      </w:r>
      <w:r>
        <w:t>ь</w:t>
      </w:r>
      <w:r>
        <w:t xml:space="preserve">ных изменений климата </w:t>
      </w:r>
      <w:r w:rsidRPr="00223AAE">
        <w:t>—</w:t>
      </w:r>
      <w:r>
        <w:t xml:space="preserve"> таких, что в России климат станет мягче и не будет потребности тр</w:t>
      </w:r>
      <w:r>
        <w:t>а</w:t>
      </w:r>
      <w:r>
        <w:t>титься на обогрев жилых и промышленных зданий и т.п., а земл</w:t>
      </w:r>
      <w:r>
        <w:t>е</w:t>
      </w:r>
      <w:r>
        <w:t>делие станет гарантированным, что способно резко улуч</w:t>
      </w:r>
      <w:r>
        <w:softHyphen/>
        <w:t>шить конкурентоспособность на мировом рынке производств на терр</w:t>
      </w:r>
      <w:r>
        <w:t>и</w:t>
      </w:r>
      <w:r>
        <w:t>тории Ро</w:t>
      </w:r>
      <w:r>
        <w:t>с</w:t>
      </w:r>
      <w:r>
        <w:t xml:space="preserve">сии, </w:t>
      </w:r>
      <w:r w:rsidRPr="00223AAE">
        <w:t>—</w:t>
      </w:r>
    </w:p>
    <w:p w14:paraId="514DDD8D" w14:textId="57875E36" w:rsidR="00D30B85" w:rsidRDefault="00D30B85" w:rsidP="00F509F0">
      <w:pPr>
        <w:pStyle w:val="a3"/>
        <w:numPr>
          <w:ilvl w:val="0"/>
          <w:numId w:val="20"/>
        </w:numPr>
        <w:ind w:left="397" w:hanging="227"/>
      </w:pPr>
      <w:r>
        <w:t>«Америка» не сможет «переместиться в Россию» без уничт</w:t>
      </w:r>
      <w:r>
        <w:t>о</w:t>
      </w:r>
      <w:r>
        <w:t>жения населения России и Русского яз</w:t>
      </w:r>
      <w:r>
        <w:t>ы</w:t>
      </w:r>
      <w:r>
        <w:t>ка</w:t>
      </w:r>
      <w:r w:rsidRPr="00D30B85">
        <w:rPr>
          <w:vertAlign w:val="superscript"/>
        </w:rPr>
        <w:t>[LXV]</w:t>
      </w:r>
      <w:r>
        <w:t xml:space="preserve">, </w:t>
      </w:r>
    </w:p>
    <w:p w14:paraId="33394DCE" w14:textId="19032B84" w:rsidR="00D30B85" w:rsidRDefault="00D30B85" w:rsidP="00BF6E2A">
      <w:pPr>
        <w:pStyle w:val="a3"/>
        <w:widowControl w:val="0"/>
        <w:numPr>
          <w:ilvl w:val="0"/>
          <w:numId w:val="20"/>
        </w:numPr>
        <w:ind w:left="397" w:hanging="227"/>
      </w:pPr>
      <w:r>
        <w:t>а Россия при сохранении Русского языка и генетического я</w:t>
      </w:r>
      <w:r>
        <w:t>д</w:t>
      </w:r>
      <w:r>
        <w:t xml:space="preserve">ра народов её цивилизации никогда не станет </w:t>
      </w:r>
      <w:r w:rsidRPr="00960F8A">
        <w:rPr>
          <w:i/>
        </w:rPr>
        <w:t>«Америкой»</w:t>
      </w:r>
      <w:r w:rsidRPr="00D30B85">
        <w:rPr>
          <w:vertAlign w:val="superscript"/>
        </w:rPr>
        <w:t>[LXVI]</w:t>
      </w:r>
      <w:r w:rsidRPr="00960F8A">
        <w:rPr>
          <w:i/>
        </w:rPr>
        <w:t xml:space="preserve">, </w:t>
      </w:r>
      <w:r>
        <w:rPr>
          <w:i/>
        </w:rPr>
        <w:t>что столь вожделенно для</w:t>
      </w:r>
      <w:r w:rsidRPr="00960F8A">
        <w:rPr>
          <w:i/>
        </w:rPr>
        <w:t xml:space="preserve"> её </w:t>
      </w:r>
      <w:r>
        <w:rPr>
          <w:i/>
        </w:rPr>
        <w:t>одуревшей “элиты</w:t>
      </w:r>
      <w:r w:rsidRPr="00960F8A">
        <w:rPr>
          <w:i/>
        </w:rPr>
        <w:t>”</w:t>
      </w:r>
      <w:r>
        <w:t>.</w:t>
      </w:r>
    </w:p>
    <w:p w14:paraId="386A9AAC" w14:textId="77777777" w:rsidR="00D30B85" w:rsidRDefault="00D30B85" w:rsidP="00C50FE4">
      <w:pPr>
        <w:pStyle w:val="a7"/>
      </w:pPr>
      <w:r>
        <w:t>Причины этого в специфике того, как полная функция упра</w:t>
      </w:r>
      <w:r>
        <w:t>в</w:t>
      </w:r>
      <w:r>
        <w:t xml:space="preserve">ления реализуется в жизни обществ, </w:t>
      </w:r>
      <w:r w:rsidRPr="00223AAE">
        <w:t>—</w:t>
      </w:r>
      <w:r>
        <w:t xml:space="preserve"> «цивилиз</w:t>
      </w:r>
      <w:r>
        <w:t>о</w:t>
      </w:r>
      <w:r>
        <w:t>ванных» на основе общезападных культурологических принципов, и в обществе Русской многонациональной цивилиз</w:t>
      </w:r>
      <w:r>
        <w:t>а</w:t>
      </w:r>
      <w:r>
        <w:t>ции.</w:t>
      </w:r>
    </w:p>
    <w:p w14:paraId="6CBC9338" w14:textId="5D62F9B6" w:rsidR="00D30B85" w:rsidRDefault="00D30B85" w:rsidP="00F509F0">
      <w:pPr>
        <w:pStyle w:val="Heading2"/>
      </w:pPr>
      <w:bookmarkStart w:id="19" w:name="_Toc232339031"/>
      <w:bookmarkStart w:id="20" w:name="_Toc237339537"/>
      <w:r>
        <w:t>3.2. Полная функция управления в жизни о</w:t>
      </w:r>
      <w:r>
        <w:t>б</w:t>
      </w:r>
      <w:r>
        <w:t>щества</w:t>
      </w:r>
      <w:bookmarkEnd w:id="19"/>
      <w:bookmarkEnd w:id="20"/>
      <w:r w:rsidRPr="00D30B85">
        <w:rPr>
          <w:b w:val="0"/>
          <w:vertAlign w:val="superscript"/>
        </w:rPr>
        <w:t>[LXVII]</w:t>
      </w:r>
    </w:p>
    <w:p w14:paraId="1968CA46" w14:textId="77777777" w:rsidR="00D30B85" w:rsidRDefault="00D30B85" w:rsidP="00873ABF">
      <w:pPr>
        <w:pStyle w:val="PlainText"/>
      </w:pPr>
      <w:r>
        <w:t xml:space="preserve">Полная функция управления </w:t>
      </w:r>
      <w:r w:rsidRPr="00223AAE">
        <w:t>—</w:t>
      </w:r>
      <w:r>
        <w:t xml:space="preserve"> совокупность разнокачестве</w:t>
      </w:r>
      <w:r>
        <w:t>н</w:t>
      </w:r>
      <w:r>
        <w:t>ных действий, которая вкл</w:t>
      </w:r>
      <w:r>
        <w:t>ю</w:t>
      </w:r>
      <w:r>
        <w:t xml:space="preserve">чает в себя следующие этапы: </w:t>
      </w:r>
    </w:p>
    <w:p w14:paraId="6424ADE1" w14:textId="77777777" w:rsidR="00D30B85" w:rsidRDefault="00D30B85" w:rsidP="00F509F0">
      <w:pPr>
        <w:pStyle w:val="ad"/>
        <w:numPr>
          <w:ilvl w:val="0"/>
          <w:numId w:val="28"/>
        </w:numPr>
        <w:spacing w:before="240"/>
        <w:ind w:left="397" w:hanging="340"/>
      </w:pPr>
      <w:r w:rsidRPr="00160287">
        <w:t>Выявление фактора среды, который «давит на пс</w:t>
      </w:r>
      <w:r w:rsidRPr="00160287">
        <w:t>и</w:t>
      </w:r>
      <w:r w:rsidRPr="00160287">
        <w:t xml:space="preserve">хику», чем и вызывает </w:t>
      </w:r>
      <w:r w:rsidRPr="007D7786">
        <w:rPr>
          <w:i/>
        </w:rPr>
        <w:t>субъективную</w:t>
      </w:r>
      <w:r>
        <w:t xml:space="preserve"> </w:t>
      </w:r>
      <w:r w:rsidRPr="00160287">
        <w:t>потребность в управлении.</w:t>
      </w:r>
      <w:r>
        <w:t xml:space="preserve"> </w:t>
      </w:r>
      <w:r w:rsidRPr="00942FC1">
        <w:rPr>
          <w:i/>
        </w:rPr>
        <w:t>Упра</w:t>
      </w:r>
      <w:r w:rsidRPr="00942FC1">
        <w:rPr>
          <w:i/>
        </w:rPr>
        <w:t>в</w:t>
      </w:r>
      <w:r w:rsidRPr="00942FC1">
        <w:rPr>
          <w:i/>
        </w:rPr>
        <w:t>ление по полной функции начин</w:t>
      </w:r>
      <w:r w:rsidRPr="00942FC1">
        <w:rPr>
          <w:i/>
        </w:rPr>
        <w:t>а</w:t>
      </w:r>
      <w:r w:rsidRPr="00942FC1">
        <w:rPr>
          <w:i/>
        </w:rPr>
        <w:t>ется именно с этого.</w:t>
      </w:r>
    </w:p>
    <w:p w14:paraId="6E2F7165" w14:textId="77777777" w:rsidR="00D30B85" w:rsidRPr="00160287" w:rsidRDefault="00D30B85" w:rsidP="00F509F0">
      <w:pPr>
        <w:pStyle w:val="ad"/>
        <w:numPr>
          <w:ilvl w:val="0"/>
          <w:numId w:val="28"/>
        </w:numPr>
        <w:ind w:left="397" w:hanging="340"/>
      </w:pPr>
      <w:r w:rsidRPr="00160287">
        <w:t>Формирование навыка (стереотипа) распозн</w:t>
      </w:r>
      <w:r w:rsidRPr="00160287">
        <w:t>а</w:t>
      </w:r>
      <w:r w:rsidRPr="00160287">
        <w:t>вания фактора среды на будущее и рас</w:t>
      </w:r>
      <w:r>
        <w:softHyphen/>
      </w:r>
      <w:r w:rsidRPr="00160287">
        <w:t>про</w:t>
      </w:r>
      <w:r>
        <w:softHyphen/>
      </w:r>
      <w:r w:rsidRPr="00160287">
        <w:t>стра</w:t>
      </w:r>
      <w:r>
        <w:softHyphen/>
      </w:r>
      <w:r w:rsidRPr="00160287">
        <w:t>нение его в культуре общес</w:t>
      </w:r>
      <w:r w:rsidRPr="00160287">
        <w:t>т</w:t>
      </w:r>
      <w:r w:rsidRPr="00160287">
        <w:t>ва.</w:t>
      </w:r>
    </w:p>
    <w:p w14:paraId="2D1E15AC" w14:textId="77777777" w:rsidR="00D30B85" w:rsidRPr="00160287" w:rsidRDefault="00D30B85" w:rsidP="00F509F0">
      <w:pPr>
        <w:pStyle w:val="ad"/>
        <w:numPr>
          <w:ilvl w:val="0"/>
          <w:numId w:val="28"/>
        </w:numPr>
        <w:ind w:left="397" w:hanging="340"/>
      </w:pPr>
      <w:r w:rsidRPr="00160287">
        <w:t>Целеполагание в отношении выявленного факт</w:t>
      </w:r>
      <w:r w:rsidRPr="00160287">
        <w:t>о</w:t>
      </w:r>
      <w:r w:rsidRPr="00160287">
        <w:t xml:space="preserve">ра. </w:t>
      </w:r>
    </w:p>
    <w:p w14:paraId="76322333" w14:textId="77777777" w:rsidR="00D30B85" w:rsidRDefault="00D30B85" w:rsidP="00BF6E2A">
      <w:pPr>
        <w:pStyle w:val="ad"/>
        <w:widowControl w:val="0"/>
        <w:numPr>
          <w:ilvl w:val="0"/>
          <w:numId w:val="0"/>
        </w:numPr>
        <w:ind w:left="397" w:firstLine="340"/>
      </w:pPr>
      <w:r>
        <w:t xml:space="preserve">По своему существу целеполагание представляет собой </w:t>
      </w:r>
      <w:r w:rsidRPr="00F11A81">
        <w:t>формирование вектора целей управления в отношении данн</w:t>
      </w:r>
      <w:r w:rsidRPr="00F11A81">
        <w:t>о</w:t>
      </w:r>
      <w:r w:rsidRPr="00F11A81">
        <w:t>го фактора и внесение этого вектора целей в об</w:t>
      </w:r>
      <w:r>
        <w:softHyphen/>
      </w:r>
      <w:r w:rsidRPr="00F11A81">
        <w:t>щий вектор целей</w:t>
      </w:r>
      <w:r>
        <w:t xml:space="preserve"> субъекта-уп</w:t>
      </w:r>
      <w:r>
        <w:softHyphen/>
        <w:t>ра</w:t>
      </w:r>
      <w:r>
        <w:softHyphen/>
        <w:t>в</w:t>
      </w:r>
      <w:r>
        <w:softHyphen/>
        <w:t>ленца.</w:t>
      </w:r>
      <w:r w:rsidRPr="00F11A81">
        <w:t xml:space="preserve"> </w:t>
      </w:r>
      <w:r>
        <w:t xml:space="preserve">Целеполагание может </w:t>
      </w:r>
      <w:r>
        <w:lastRenderedPageBreak/>
        <w:t>включать в себя решение задачи об устойчивости частных целей и вект</w:t>
      </w:r>
      <w:r>
        <w:t>о</w:t>
      </w:r>
      <w:r>
        <w:t>ра целей в целом в смысле предсказуемости, хотя это может быть отнесено и к этапу 4 полной функции управления.</w:t>
      </w:r>
    </w:p>
    <w:p w14:paraId="7C7D52CF" w14:textId="77777777" w:rsidR="00D30B85" w:rsidRPr="00890945" w:rsidRDefault="00D30B85" w:rsidP="00F509F0">
      <w:pPr>
        <w:pStyle w:val="ad"/>
        <w:numPr>
          <w:ilvl w:val="0"/>
          <w:numId w:val="28"/>
        </w:numPr>
        <w:ind w:left="397" w:hanging="340"/>
      </w:pPr>
      <w:r w:rsidRPr="00890945">
        <w:t>Формирование генеральной концепции управления и частных концепций управления в отношении каждой из целей в сост</w:t>
      </w:r>
      <w:r w:rsidRPr="00890945">
        <w:t>а</w:t>
      </w:r>
      <w:r w:rsidRPr="00890945">
        <w:t>ве вектора целей (т.е. целевых функций управления, соста</w:t>
      </w:r>
      <w:r w:rsidRPr="00890945">
        <w:t>в</w:t>
      </w:r>
      <w:r w:rsidRPr="00890945">
        <w:t>ляющих в совокупности генер</w:t>
      </w:r>
      <w:r>
        <w:t>альную концепцию)</w:t>
      </w:r>
      <w:r w:rsidRPr="00890945">
        <w:t xml:space="preserve"> на основе </w:t>
      </w:r>
      <w:r w:rsidRPr="00890945">
        <w:rPr>
          <w:i/>
        </w:rPr>
        <w:t>решения задачи об у</w:t>
      </w:r>
      <w:r w:rsidRPr="00890945">
        <w:rPr>
          <w:i/>
        </w:rPr>
        <w:t>с</w:t>
      </w:r>
      <w:r w:rsidRPr="00890945">
        <w:rPr>
          <w:i/>
        </w:rPr>
        <w:t>тойчивости в смысле предсказуемости поведения объекта (процесса) под воздействием: внешней среды, собственных изменений объекта, управл</w:t>
      </w:r>
      <w:r w:rsidRPr="00890945">
        <w:rPr>
          <w:i/>
        </w:rPr>
        <w:t>е</w:t>
      </w:r>
      <w:r w:rsidRPr="00890945">
        <w:rPr>
          <w:i/>
        </w:rPr>
        <w:t>ния</w:t>
      </w:r>
      <w:r w:rsidRPr="00890945">
        <w:t>.</w:t>
      </w:r>
    </w:p>
    <w:p w14:paraId="6EDED5FE" w14:textId="77777777" w:rsidR="00D30B85" w:rsidRDefault="00D30B85" w:rsidP="00F509F0">
      <w:pPr>
        <w:pStyle w:val="ad"/>
        <w:numPr>
          <w:ilvl w:val="0"/>
          <w:numId w:val="28"/>
        </w:numPr>
        <w:ind w:left="397" w:hanging="340"/>
      </w:pPr>
      <w:r w:rsidRPr="004542D6">
        <w:t xml:space="preserve">Внедрение </w:t>
      </w:r>
      <w:r>
        <w:t xml:space="preserve">генеральной </w:t>
      </w:r>
      <w:r w:rsidRPr="004542D6">
        <w:t xml:space="preserve">концепции управления в жизнь — </w:t>
      </w:r>
      <w:r w:rsidRPr="00160287">
        <w:t>о</w:t>
      </w:r>
      <w:r w:rsidRPr="00160287">
        <w:t>р</w:t>
      </w:r>
      <w:r w:rsidRPr="00160287">
        <w:t>ганизация новых или реорганизация существующих уп</w:t>
      </w:r>
      <w:r>
        <w:softHyphen/>
      </w:r>
      <w:r w:rsidRPr="00160287">
        <w:t>ра</w:t>
      </w:r>
      <w:r>
        <w:softHyphen/>
      </w:r>
      <w:r w:rsidRPr="00160287">
        <w:t>вляющих структур, несущих целевые функции управления.</w:t>
      </w:r>
    </w:p>
    <w:p w14:paraId="75C468C8" w14:textId="77777777" w:rsidR="00D30B85" w:rsidRDefault="00D30B85" w:rsidP="00F509F0">
      <w:pPr>
        <w:pStyle w:val="ad"/>
        <w:numPr>
          <w:ilvl w:val="0"/>
          <w:numId w:val="28"/>
        </w:numPr>
        <w:ind w:left="397" w:hanging="340"/>
      </w:pPr>
      <w:r w:rsidRPr="00160287">
        <w:t>Контроль (наблюдение) за де</w:t>
      </w:r>
      <w:r>
        <w:softHyphen/>
      </w:r>
      <w:r w:rsidRPr="00160287">
        <w:t>я</w:t>
      </w:r>
      <w:r>
        <w:softHyphen/>
      </w:r>
      <w:r w:rsidRPr="00160287">
        <w:t xml:space="preserve">тельностью структур в </w:t>
      </w:r>
      <w:r>
        <w:t>процес</w:t>
      </w:r>
      <w:r>
        <w:softHyphen/>
        <w:t>с</w:t>
      </w:r>
      <w:r>
        <w:softHyphen/>
      </w:r>
      <w:r w:rsidRPr="00160287">
        <w:t>е управления</w:t>
      </w:r>
      <w:r w:rsidRPr="00F11A81">
        <w:t>, осуществляемого ими</w:t>
      </w:r>
      <w:r>
        <w:t>,</w:t>
      </w:r>
      <w:r w:rsidRPr="00F11A81">
        <w:t xml:space="preserve"> и координация взаим</w:t>
      </w:r>
      <w:r w:rsidRPr="00F11A81">
        <w:t>о</w:t>
      </w:r>
      <w:r w:rsidRPr="00F11A81">
        <w:t>действия ра</w:t>
      </w:r>
      <w:r w:rsidRPr="00F11A81">
        <w:t>з</w:t>
      </w:r>
      <w:r w:rsidRPr="00F11A81">
        <w:t>ных структур.</w:t>
      </w:r>
    </w:p>
    <w:p w14:paraId="0AF4B613" w14:textId="77777777" w:rsidR="00D30B85" w:rsidRDefault="00D30B85" w:rsidP="00F509F0">
      <w:pPr>
        <w:pStyle w:val="ad"/>
        <w:numPr>
          <w:ilvl w:val="0"/>
          <w:numId w:val="28"/>
        </w:numPr>
        <w:ind w:left="397" w:hanging="340"/>
      </w:pPr>
      <w:r w:rsidRPr="00160287">
        <w:t>Ликвидация существующих структур в случае н</w:t>
      </w:r>
      <w:r w:rsidRPr="00160287">
        <w:t>е</w:t>
      </w:r>
      <w:r w:rsidRPr="00160287">
        <w:t>надобно</w:t>
      </w:r>
      <w:r>
        <w:t xml:space="preserve">сти </w:t>
      </w:r>
      <w:r w:rsidRPr="00160287">
        <w:t>ли</w:t>
      </w:r>
      <w:r>
        <w:t>бо</w:t>
      </w:r>
      <w:r w:rsidRPr="00160287">
        <w:t xml:space="preserve"> поддержание их в работоспособном состоянии до сл</w:t>
      </w:r>
      <w:r w:rsidRPr="00160287">
        <w:t>е</w:t>
      </w:r>
      <w:r w:rsidRPr="00160287">
        <w:t>дующего испол</w:t>
      </w:r>
      <w:r w:rsidRPr="00160287">
        <w:t>ь</w:t>
      </w:r>
      <w:r w:rsidRPr="00160287">
        <w:t>зования.</w:t>
      </w:r>
    </w:p>
    <w:p w14:paraId="68F99C4A" w14:textId="77777777" w:rsidR="00D30B85" w:rsidRDefault="00D30B85" w:rsidP="00873ABF">
      <w:pPr>
        <w:pStyle w:val="PlainText"/>
      </w:pPr>
      <w:r w:rsidRPr="00521D78">
        <w:t xml:space="preserve">Поскольку всякое общество </w:t>
      </w:r>
      <w:r>
        <w:t xml:space="preserve">как-то </w:t>
      </w:r>
      <w:r w:rsidRPr="00521D78">
        <w:t xml:space="preserve">самоуправляется или управляемо извне, то </w:t>
      </w:r>
      <w:r>
        <w:t>в его жизни полная функция управления реализуется некоторым специфическим образом (т.е. в разных обществах она может реализ</w:t>
      </w:r>
      <w:r>
        <w:t>о</w:t>
      </w:r>
      <w:r>
        <w:t>вываться по-разному).</w:t>
      </w:r>
    </w:p>
    <w:p w14:paraId="4AEDB539" w14:textId="77777777" w:rsidR="00D30B85" w:rsidRDefault="00D30B85" w:rsidP="00873ABF">
      <w:pPr>
        <w:pStyle w:val="PlainText"/>
      </w:pPr>
      <w:r>
        <w:t>Однако если с полной функцией управления соотнести общ</w:t>
      </w:r>
      <w:r>
        <w:t>е</w:t>
      </w:r>
      <w:r>
        <w:t xml:space="preserve">западную систему «разделения властей», </w:t>
      </w:r>
      <w:r w:rsidRPr="009E6459">
        <w:t>включающую в себя власть законодательную (создаёт законодательную базу управл</w:t>
      </w:r>
      <w:r w:rsidRPr="009E6459">
        <w:t>е</w:t>
      </w:r>
      <w:r w:rsidRPr="009E6459">
        <w:t>ния во всех сферах жи</w:t>
      </w:r>
      <w:r w:rsidRPr="009E6459">
        <w:t>з</w:t>
      </w:r>
      <w:r w:rsidRPr="009E6459">
        <w:t>ни общества), власть исполнительную (в идеале управляет делами общества на основе законодательс</w:t>
      </w:r>
      <w:r w:rsidRPr="009E6459">
        <w:t>т</w:t>
      </w:r>
      <w:r w:rsidRPr="009E6459">
        <w:t>ва в сочетании с принципом «что не запрещено законом, то разреш</w:t>
      </w:r>
      <w:r w:rsidRPr="009E6459">
        <w:t>е</w:t>
      </w:r>
      <w:r w:rsidRPr="009E6459">
        <w:t>но»), власть судебную (следит за соблюдением законод</w:t>
      </w:r>
      <w:r w:rsidRPr="009E6459">
        <w:t>а</w:t>
      </w:r>
      <w:r w:rsidRPr="009E6459">
        <w:t>тельства во все</w:t>
      </w:r>
      <w:r>
        <w:t>х сферах жизни об</w:t>
      </w:r>
      <w:r w:rsidRPr="009E6459">
        <w:t>щ</w:t>
      </w:r>
      <w:r>
        <w:t>е</w:t>
      </w:r>
      <w:r w:rsidRPr="009E6459">
        <w:t>ства и пресекает его нарушения инд</w:t>
      </w:r>
      <w:r w:rsidRPr="009E6459">
        <w:t>и</w:t>
      </w:r>
      <w:r w:rsidRPr="009E6459">
        <w:t>видами и юридическими лицами), и ни одна из этих специализ</w:t>
      </w:r>
      <w:r w:rsidRPr="009E6459">
        <w:t>и</w:t>
      </w:r>
      <w:r w:rsidRPr="009E6459">
        <w:t>рованных властей не встревает в дела другой,</w:t>
      </w:r>
      <w:r>
        <w:t xml:space="preserve"> то выяснится сл</w:t>
      </w:r>
      <w:r>
        <w:t>е</w:t>
      </w:r>
      <w:r>
        <w:t xml:space="preserve">дующее: </w:t>
      </w:r>
    </w:p>
    <w:p w14:paraId="1C4E2C98" w14:textId="77777777" w:rsidR="00D30B85" w:rsidRDefault="00D30B85" w:rsidP="00F509F0">
      <w:pPr>
        <w:pStyle w:val="a3"/>
        <w:widowControl w:val="0"/>
        <w:numPr>
          <w:ilvl w:val="0"/>
          <w:numId w:val="20"/>
        </w:numPr>
        <w:ind w:left="397" w:hanging="227"/>
      </w:pPr>
      <w:r w:rsidRPr="0008394C">
        <w:rPr>
          <w:i/>
        </w:rPr>
        <w:t>на профессиональной основе</w:t>
      </w:r>
      <w:r>
        <w:t xml:space="preserve"> в государственности, основа</w:t>
      </w:r>
      <w:r>
        <w:t>н</w:t>
      </w:r>
      <w:r>
        <w:t>ной на системе разделения властей в её описанном выше в</w:t>
      </w:r>
      <w:r>
        <w:t>и</w:t>
      </w:r>
      <w:r>
        <w:t>де, осуществляются только 5</w:t>
      </w:r>
      <w:r>
        <w:noBreakHyphen/>
        <w:t>й (за исключением фазы вн</w:t>
      </w:r>
      <w:r>
        <w:t>е</w:t>
      </w:r>
      <w:r>
        <w:t xml:space="preserve">дрения концепции управления в жизнь) </w:t>
      </w:r>
      <w:r w:rsidRPr="00223AAE">
        <w:t>—</w:t>
      </w:r>
      <w:r>
        <w:t xml:space="preserve"> 7</w:t>
      </w:r>
      <w:r>
        <w:noBreakHyphen/>
        <w:t>й этапы полной фун</w:t>
      </w:r>
      <w:r>
        <w:t>к</w:t>
      </w:r>
      <w:r>
        <w:t xml:space="preserve">ции </w:t>
      </w:r>
      <w:r>
        <w:lastRenderedPageBreak/>
        <w:t xml:space="preserve">управления; </w:t>
      </w:r>
    </w:p>
    <w:p w14:paraId="7E11715F" w14:textId="662958E4" w:rsidR="00D30B85" w:rsidRDefault="00D30B85" w:rsidP="00BF6E2A">
      <w:pPr>
        <w:pStyle w:val="a3"/>
        <w:widowControl w:val="0"/>
        <w:numPr>
          <w:ilvl w:val="0"/>
          <w:numId w:val="20"/>
        </w:numPr>
        <w:ind w:left="397" w:hanging="227"/>
      </w:pPr>
      <w:r>
        <w:t>а о том, как осуществляются 1</w:t>
      </w:r>
      <w:r>
        <w:noBreakHyphen/>
        <w:t xml:space="preserve">й </w:t>
      </w:r>
      <w:r w:rsidRPr="00223AAE">
        <w:t>—</w:t>
      </w:r>
      <w:r>
        <w:t xml:space="preserve"> 4</w:t>
      </w:r>
      <w:r>
        <w:noBreakHyphen/>
        <w:t>й этапы полной фун</w:t>
      </w:r>
      <w:r>
        <w:t>к</w:t>
      </w:r>
      <w:r>
        <w:t>ции управления, а также и внедрение ко</w:t>
      </w:r>
      <w:r>
        <w:t>н</w:t>
      </w:r>
      <w:r>
        <w:t>цепции управления в жизнь (относимое к 5</w:t>
      </w:r>
      <w:r>
        <w:noBreakHyphen/>
        <w:t>му этапу полной функции) в процессе самоуправления общества при построении государственности на основе принципа разделения властей в его описанном в</w:t>
      </w:r>
      <w:r>
        <w:t>ы</w:t>
      </w:r>
      <w:r>
        <w:t xml:space="preserve">ше виде, </w:t>
      </w:r>
      <w:r w:rsidRPr="00782632">
        <w:rPr>
          <w:i/>
        </w:rPr>
        <w:t>общезападная «теория государства и права»</w:t>
      </w:r>
      <w:r>
        <w:rPr>
          <w:i/>
        </w:rPr>
        <w:t>, н</w:t>
      </w:r>
      <w:r>
        <w:rPr>
          <w:i/>
        </w:rPr>
        <w:t>а</w:t>
      </w:r>
      <w:r>
        <w:rPr>
          <w:i/>
        </w:rPr>
        <w:t xml:space="preserve">саждаемая после </w:t>
      </w:r>
      <w:smartTag w:uri="urn:schemas-microsoft-com:office:smarttags" w:element="metricconverter">
        <w:smartTagPr>
          <w:attr w:name="ProductID" w:val="1991 г"/>
        </w:smartTagPr>
        <w:r>
          <w:rPr>
            <w:i/>
          </w:rPr>
          <w:t>1991 г</w:t>
        </w:r>
      </w:smartTag>
      <w:r>
        <w:rPr>
          <w:i/>
        </w:rPr>
        <w:t>. и в России,</w:t>
      </w:r>
      <w:r w:rsidRPr="00782632">
        <w:rPr>
          <w:i/>
        </w:rPr>
        <w:t xml:space="preserve"> вообще ничего сказать не может, прежде всего, потому, что ничего не знает о полной функции упра</w:t>
      </w:r>
      <w:r w:rsidRPr="00782632">
        <w:rPr>
          <w:i/>
        </w:rPr>
        <w:t>в</w:t>
      </w:r>
      <w:r w:rsidRPr="00782632">
        <w:rPr>
          <w:i/>
        </w:rPr>
        <w:t>ления</w:t>
      </w:r>
      <w:r w:rsidRPr="00D30B85">
        <w:rPr>
          <w:vertAlign w:val="superscript"/>
        </w:rPr>
        <w:t>[LXVIII]</w:t>
      </w:r>
      <w:r>
        <w:t>.</w:t>
      </w:r>
    </w:p>
    <w:p w14:paraId="7E374584" w14:textId="77777777" w:rsidR="00D30B85" w:rsidRDefault="00D30B85" w:rsidP="00873ABF">
      <w:pPr>
        <w:pStyle w:val="PlainText"/>
      </w:pPr>
      <w:r>
        <w:t xml:space="preserve">Полная функция управления может осуществляться только в </w:t>
      </w:r>
      <w:r>
        <w:rPr>
          <w:b/>
        </w:rPr>
        <w:t xml:space="preserve">интеллектуальной схеме управления, </w:t>
      </w:r>
      <w:r>
        <w:t>которая представляет с</w:t>
      </w:r>
      <w:r>
        <w:t>о</w:t>
      </w:r>
      <w:r>
        <w:t>бой разновидность схемы управления предиктор-кор</w:t>
      </w:r>
      <w:r>
        <w:softHyphen/>
        <w:t>рек</w:t>
      </w:r>
      <w:r>
        <w:softHyphen/>
        <w:t>тор. Сх</w:t>
      </w:r>
      <w:r>
        <w:t>е</w:t>
      </w:r>
      <w:r>
        <w:t>ма управления предиктор-корректор может быть условно пре</w:t>
      </w:r>
      <w:r>
        <w:t>д</w:t>
      </w:r>
      <w:r>
        <w:t>ставлена как сочетание предиктора и программно-адаптивного модуля: работе предиктора соответствуют 1</w:t>
      </w:r>
      <w:r>
        <w:noBreakHyphen/>
        <w:t xml:space="preserve">й </w:t>
      </w:r>
      <w:r w:rsidRPr="00223AAE">
        <w:t>—</w:t>
      </w:r>
      <w:r>
        <w:t xml:space="preserve"> 4</w:t>
      </w:r>
      <w:r>
        <w:noBreakHyphen/>
        <w:t>й этапы по</w:t>
      </w:r>
      <w:r>
        <w:t>л</w:t>
      </w:r>
      <w:r>
        <w:t>ной функции управления, а работе программно-адап</w:t>
      </w:r>
      <w:r>
        <w:softHyphen/>
        <w:t>ти</w:t>
      </w:r>
      <w:r>
        <w:softHyphen/>
        <w:t>в</w:t>
      </w:r>
      <w:r>
        <w:softHyphen/>
        <w:t>ного м</w:t>
      </w:r>
      <w:r>
        <w:t>о</w:t>
      </w:r>
      <w:r>
        <w:t>дуля соответс</w:t>
      </w:r>
      <w:r>
        <w:t>т</w:t>
      </w:r>
      <w:r>
        <w:t>вуют 5</w:t>
      </w:r>
      <w:r>
        <w:noBreakHyphen/>
        <w:t xml:space="preserve">й </w:t>
      </w:r>
      <w:r w:rsidRPr="00223AAE">
        <w:t>—</w:t>
      </w:r>
      <w:r>
        <w:t xml:space="preserve"> 7</w:t>
      </w:r>
      <w:r>
        <w:noBreakHyphen/>
        <w:t>й этапы полной функции управления, хотя предиктор контролирует в ходе своей де</w:t>
      </w:r>
      <w:r>
        <w:t>я</w:t>
      </w:r>
      <w:r>
        <w:t>тельности и их, а также отчасти соучаствует в их реал</w:t>
      </w:r>
      <w:r>
        <w:t>и</w:t>
      </w:r>
      <w:r>
        <w:t xml:space="preserve">зации. </w:t>
      </w:r>
    </w:p>
    <w:p w14:paraId="2972CA79" w14:textId="77777777" w:rsidR="00D30B85" w:rsidRDefault="00D30B85" w:rsidP="00C50FE4">
      <w:pPr>
        <w:pStyle w:val="a7"/>
      </w:pPr>
      <w:r>
        <w:t>Т.е. государственность на основе системы разделения вл</w:t>
      </w:r>
      <w:r>
        <w:t>а</w:t>
      </w:r>
      <w:r>
        <w:t xml:space="preserve">стей в её описанном выше виде, представляет собой всего лишь программно-адаптивный модуль в схеме управления предиктор-корректор и </w:t>
      </w:r>
      <w:r w:rsidRPr="00223AAE">
        <w:t>—</w:t>
      </w:r>
      <w:r>
        <w:t xml:space="preserve"> </w:t>
      </w:r>
      <w:r w:rsidRPr="009135A3">
        <w:rPr>
          <w:i/>
        </w:rPr>
        <w:t>сама по себе</w:t>
      </w:r>
      <w:r>
        <w:t xml:space="preserve"> </w:t>
      </w:r>
      <w:r w:rsidRPr="00223AAE">
        <w:t>—</w:t>
      </w:r>
      <w:r>
        <w:t xml:space="preserve"> управленчески н</w:t>
      </w:r>
      <w:r>
        <w:t>е</w:t>
      </w:r>
      <w:r>
        <w:t>сам</w:t>
      </w:r>
      <w:r>
        <w:t>о</w:t>
      </w:r>
      <w:r>
        <w:t xml:space="preserve">достаточна, во многом </w:t>
      </w:r>
      <w:r w:rsidRPr="00DA3263">
        <w:rPr>
          <w:b/>
        </w:rPr>
        <w:t>без</w:t>
      </w:r>
      <w:r>
        <w:rPr>
          <w:b/>
        </w:rPr>
        <w:t>ъ</w:t>
      </w:r>
      <w:r w:rsidRPr="00DA3263">
        <w:rPr>
          <w:b/>
        </w:rPr>
        <w:t>интеллектуальна</w:t>
      </w:r>
      <w:r>
        <w:t>, и потому неспособна к обеспечению самоуправления общества по по</w:t>
      </w:r>
      <w:r>
        <w:t>л</w:t>
      </w:r>
      <w:r>
        <w:t>ной функции управл</w:t>
      </w:r>
      <w:r>
        <w:t>е</w:t>
      </w:r>
      <w:r>
        <w:t xml:space="preserve">ния. </w:t>
      </w:r>
    </w:p>
    <w:p w14:paraId="33CE3EA1" w14:textId="77777777" w:rsidR="00D30B85" w:rsidRDefault="00D30B85" w:rsidP="00873ABF">
      <w:pPr>
        <w:pStyle w:val="PlainText"/>
      </w:pPr>
      <w:r>
        <w:t>Т.е. она всегда чей-то инструмент управления, и вопрос тол</w:t>
      </w:r>
      <w:r>
        <w:t>ь</w:t>
      </w:r>
      <w:r>
        <w:t xml:space="preserve">ко в том: чей? </w:t>
      </w:r>
      <w:r w:rsidRPr="00223AAE">
        <w:t>—</w:t>
      </w:r>
      <w:r>
        <w:t xml:space="preserve"> самого общ</w:t>
      </w:r>
      <w:r>
        <w:t>е</w:t>
      </w:r>
      <w:r>
        <w:t>ства либо кого-то ещё, кто является субъектом политики и хозяином этого инструмента, а при его п</w:t>
      </w:r>
      <w:r>
        <w:t>о</w:t>
      </w:r>
      <w:r>
        <w:t xml:space="preserve">средстве </w:t>
      </w:r>
      <w:r w:rsidRPr="00223AAE">
        <w:t>—</w:t>
      </w:r>
      <w:r>
        <w:t xml:space="preserve"> и хозяином этого общества. Это касается всех гос</w:t>
      </w:r>
      <w:r>
        <w:t>у</w:t>
      </w:r>
      <w:r>
        <w:t xml:space="preserve">дарств </w:t>
      </w:r>
      <w:r w:rsidRPr="00223AAE">
        <w:t>—</w:t>
      </w:r>
      <w:r>
        <w:t xml:space="preserve"> как успешно цивилизованных на общезападных культ</w:t>
      </w:r>
      <w:r>
        <w:t>у</w:t>
      </w:r>
      <w:r>
        <w:t>рологических принципах, так и пребывающих в процессе внедр</w:t>
      </w:r>
      <w:r>
        <w:t>е</w:t>
      </w:r>
      <w:r>
        <w:t>ния этих принципов в свою жизнь.</w:t>
      </w:r>
    </w:p>
    <w:p w14:paraId="0A456296" w14:textId="6E2BFF67" w:rsidR="00D30B85" w:rsidRDefault="00D30B85" w:rsidP="00873ABF">
      <w:pPr>
        <w:pStyle w:val="PlainText"/>
      </w:pPr>
      <w:r>
        <w:t>Если говорить об “элите”, то первые 4 этапа, а также фаза вн</w:t>
      </w:r>
      <w:r>
        <w:t>е</w:t>
      </w:r>
      <w:r>
        <w:t>дрения концепции управления в жизнь, включённая в 5</w:t>
      </w:r>
      <w:r>
        <w:noBreakHyphen/>
        <w:t xml:space="preserve">й этап полной функции управления, </w:t>
      </w:r>
      <w:r w:rsidRPr="00223AAE">
        <w:t>—</w:t>
      </w:r>
      <w:r>
        <w:t xml:space="preserve"> дело для “элиты” не только н</w:t>
      </w:r>
      <w:r>
        <w:t>е</w:t>
      </w:r>
      <w:r>
        <w:t xml:space="preserve">подъёмное, но даже и </w:t>
      </w:r>
      <w:r w:rsidRPr="003A4D61">
        <w:rPr>
          <w:i/>
        </w:rPr>
        <w:t>не существующее в</w:t>
      </w:r>
      <w:r>
        <w:rPr>
          <w:i/>
        </w:rPr>
        <w:t xml:space="preserve"> системе её </w:t>
      </w:r>
      <w:r>
        <w:rPr>
          <w:i/>
        </w:rPr>
        <w:lastRenderedPageBreak/>
        <w:t>субъекти</w:t>
      </w:r>
      <w:r>
        <w:rPr>
          <w:i/>
        </w:rPr>
        <w:t>в</w:t>
      </w:r>
      <w:r>
        <w:rPr>
          <w:i/>
        </w:rPr>
        <w:t>ных предста</w:t>
      </w:r>
      <w:r>
        <w:rPr>
          <w:i/>
        </w:rPr>
        <w:t>в</w:t>
      </w:r>
      <w:r>
        <w:rPr>
          <w:i/>
        </w:rPr>
        <w:t>лений</w:t>
      </w:r>
      <w:r w:rsidRPr="003A4D61">
        <w:rPr>
          <w:i/>
        </w:rPr>
        <w:t xml:space="preserve"> о жизни общества: </w:t>
      </w:r>
      <w:r>
        <w:t xml:space="preserve">в силу того, что “элита” по своей психологии </w:t>
      </w:r>
      <w:r w:rsidRPr="00223AAE">
        <w:t>—</w:t>
      </w:r>
      <w:r>
        <w:t xml:space="preserve"> такая же толпа, как и простонародная толпа, только более прикормленная и информированная в некот</w:t>
      </w:r>
      <w:r>
        <w:t>о</w:t>
      </w:r>
      <w:r>
        <w:t>рых аспектах. Но при этом “эл</w:t>
      </w:r>
      <w:r>
        <w:t>и</w:t>
      </w:r>
      <w:r>
        <w:t xml:space="preserve">та” </w:t>
      </w:r>
      <w:r w:rsidRPr="00223AAE">
        <w:t>—</w:t>
      </w:r>
      <w:r>
        <w:t xml:space="preserve"> рафинированная толпа, то есть без каких-либо намёков на </w:t>
      </w:r>
      <w:r w:rsidRPr="00467758">
        <w:rPr>
          <w:i/>
        </w:rPr>
        <w:t>интеллектуальную деятельность и осмысленное волепроявление вопреки корпорат</w:t>
      </w:r>
      <w:r>
        <w:rPr>
          <w:i/>
        </w:rPr>
        <w:t>и</w:t>
      </w:r>
      <w:r w:rsidRPr="00467758">
        <w:rPr>
          <w:i/>
        </w:rPr>
        <w:t>вной дисципл</w:t>
      </w:r>
      <w:r w:rsidRPr="00467758">
        <w:rPr>
          <w:i/>
        </w:rPr>
        <w:t>и</w:t>
      </w:r>
      <w:r w:rsidRPr="00467758">
        <w:rPr>
          <w:i/>
        </w:rPr>
        <w:t>не и стадн</w:t>
      </w:r>
      <w:r>
        <w:rPr>
          <w:i/>
        </w:rPr>
        <w:t>о-стайн</w:t>
      </w:r>
      <w:r w:rsidRPr="00467758">
        <w:rPr>
          <w:i/>
        </w:rPr>
        <w:t>ым инстинктам</w:t>
      </w:r>
      <w:r>
        <w:rPr>
          <w:i/>
        </w:rPr>
        <w:t>.</w:t>
      </w:r>
      <w:r>
        <w:t xml:space="preserve"> Поэтому “элита” мыслит г</w:t>
      </w:r>
      <w:r>
        <w:t>о</w:t>
      </w:r>
      <w:r>
        <w:t>товыми мнениями и бездумно воспроизводит и тиражирует вс</w:t>
      </w:r>
      <w:r>
        <w:t>я</w:t>
      </w:r>
      <w:r>
        <w:t>кий вздор, не задумываясь о его смысле и жизненной состоятел</w:t>
      </w:r>
      <w:r>
        <w:t>ь</w:t>
      </w:r>
      <w:r>
        <w:t>ности</w:t>
      </w:r>
      <w:r w:rsidRPr="00D30B85">
        <w:rPr>
          <w:vertAlign w:val="superscript"/>
        </w:rPr>
        <w:t>[LXIX]</w:t>
      </w:r>
      <w:r>
        <w:t>.</w:t>
      </w:r>
    </w:p>
    <w:p w14:paraId="22E3BB88" w14:textId="77777777" w:rsidR="00D30B85" w:rsidRDefault="00D30B85" w:rsidP="00873ABF">
      <w:pPr>
        <w:pStyle w:val="PlainText"/>
      </w:pPr>
      <w:r>
        <w:t>Поскольку в учебных программах системы образования, фо</w:t>
      </w:r>
      <w:r>
        <w:t>р</w:t>
      </w:r>
      <w:r>
        <w:t>мирующей миропонимание “элитариев”, ничего не сказано о по</w:t>
      </w:r>
      <w:r>
        <w:t>л</w:t>
      </w:r>
      <w:r>
        <w:t>ной функции управления и реализации её в жизни общества, а мировосприятие и интеллект “элитариев” заблокированы разного рода факторами (как социально-объективными, так и ли</w:t>
      </w:r>
      <w:r>
        <w:t>ч</w:t>
      </w:r>
      <w:r>
        <w:t xml:space="preserve">ностно-субъективными), </w:t>
      </w:r>
      <w:r w:rsidRPr="00223AAE">
        <w:t>—</w:t>
      </w:r>
      <w:r>
        <w:t xml:space="preserve"> то о том, как реализуется по</w:t>
      </w:r>
      <w:r>
        <w:t>л</w:t>
      </w:r>
      <w:r>
        <w:t xml:space="preserve">ная функция управления в жизни общества, </w:t>
      </w:r>
      <w:r w:rsidRPr="00223AAE">
        <w:t>—</w:t>
      </w:r>
      <w:r>
        <w:t xml:space="preserve"> “элите” самой не д</w:t>
      </w:r>
      <w:r>
        <w:t>о</w:t>
      </w:r>
      <w:r>
        <w:t xml:space="preserve">гадаться. </w:t>
      </w:r>
    </w:p>
    <w:p w14:paraId="159E1C3D" w14:textId="77777777" w:rsidR="00D30B85" w:rsidRDefault="00D30B85" w:rsidP="00873ABF">
      <w:pPr>
        <w:pStyle w:val="PlainText"/>
      </w:pPr>
      <w:r>
        <w:t>Обратимся к истории, чтобы показать искусственность сист</w:t>
      </w:r>
      <w:r>
        <w:t>е</w:t>
      </w:r>
      <w:r>
        <w:t>мы разделения властей в её описанном в</w:t>
      </w:r>
      <w:r>
        <w:t>ы</w:t>
      </w:r>
      <w:r>
        <w:t>ше виде.</w:t>
      </w:r>
    </w:p>
    <w:p w14:paraId="6DADFCBD" w14:textId="77777777" w:rsidR="00D30B85" w:rsidRDefault="00D30B85" w:rsidP="00F509F0">
      <w:pPr>
        <w:pStyle w:val="ab"/>
      </w:pPr>
      <w:r w:rsidRPr="00223AAE">
        <w:t>——————</w:t>
      </w:r>
    </w:p>
    <w:p w14:paraId="46C5E1C9" w14:textId="77777777" w:rsidR="00D30B85" w:rsidRDefault="00D30B85" w:rsidP="006630AA">
      <w:pPr>
        <w:pStyle w:val="Heading3"/>
        <w:spacing w:before="0"/>
      </w:pPr>
      <w:bookmarkStart w:id="21" w:name="_Toc237339538"/>
      <w:r>
        <w:t xml:space="preserve">3.2.1. Исторические примеры реализации </w:t>
      </w:r>
      <w:r>
        <w:br/>
        <w:t>полной функции управления в обществах</w:t>
      </w:r>
      <w:bookmarkEnd w:id="21"/>
    </w:p>
    <w:p w14:paraId="3073B110" w14:textId="40905513" w:rsidR="00D30B85" w:rsidRDefault="00D30B85" w:rsidP="00873ABF">
      <w:pPr>
        <w:pStyle w:val="PlainText"/>
      </w:pPr>
      <w:r>
        <w:t xml:space="preserve">В древнем Египте государственный аппарат </w:t>
      </w:r>
      <w:r w:rsidRPr="00223AAE">
        <w:t>—</w:t>
      </w:r>
      <w:r>
        <w:t xml:space="preserve"> </w:t>
      </w:r>
      <w:r w:rsidRPr="00565AEC">
        <w:t>пр</w:t>
      </w:r>
      <w:r w:rsidRPr="00565AEC">
        <w:t>о</w:t>
      </w:r>
      <w:r w:rsidRPr="00565AEC">
        <w:t>граммно-адаптивный модуль схемы управления предиктор-корректор, осуществлявший 5</w:t>
      </w:r>
      <w:r w:rsidRPr="00565AEC">
        <w:noBreakHyphen/>
        <w:t>й — 7</w:t>
      </w:r>
      <w:r w:rsidRPr="00565AEC">
        <w:noBreakHyphen/>
        <w:t>й этапы полной функции управления,</w:t>
      </w:r>
      <w:r>
        <w:t xml:space="preserve"> </w:t>
      </w:r>
      <w:r w:rsidRPr="00223AAE">
        <w:t>—</w:t>
      </w:r>
      <w:r>
        <w:t xml:space="preserve"> возглавлял фараон. 1</w:t>
      </w:r>
      <w:r>
        <w:noBreakHyphen/>
        <w:t xml:space="preserve">й </w:t>
      </w:r>
      <w:r w:rsidRPr="00223AAE">
        <w:t>—</w:t>
      </w:r>
      <w:r>
        <w:t xml:space="preserve"> 4-й этапы полной функции управления осущ</w:t>
      </w:r>
      <w:r>
        <w:t>е</w:t>
      </w:r>
      <w:r>
        <w:t xml:space="preserve">ствляли два параллельно действующих предиктора </w:t>
      </w:r>
      <w:r w:rsidRPr="00223AAE">
        <w:t>—</w:t>
      </w:r>
      <w:r>
        <w:t xml:space="preserve"> две группы высшего «жречества» (их именовали «и</w:t>
      </w:r>
      <w:r>
        <w:t>е</w:t>
      </w:r>
      <w:r>
        <w:t>рофантами», что означает «знающие судьбу», «ч</w:t>
      </w:r>
      <w:r>
        <w:t>и</w:t>
      </w:r>
      <w:r>
        <w:t>тающие будущее») по 11 человек на севере страны и на юге. Если оба предиктора в ходе пара</w:t>
      </w:r>
      <w:r>
        <w:t>л</w:t>
      </w:r>
      <w:r>
        <w:t>лельной работы выдавали взаимно исключающие друг друга р</w:t>
      </w:r>
      <w:r>
        <w:t>е</w:t>
      </w:r>
      <w:r>
        <w:t>зульт</w:t>
      </w:r>
      <w:r>
        <w:t>а</w:t>
      </w:r>
      <w:r>
        <w:t>ты, то выработка управленческого решения осуществлялась на основе тандемного принципа деятельности</w:t>
      </w:r>
      <w:r w:rsidRPr="00D30B85">
        <w:rPr>
          <w:vertAlign w:val="superscript"/>
        </w:rPr>
        <w:t>[LXX]</w:t>
      </w:r>
      <w:r>
        <w:t>, после чего для в</w:t>
      </w:r>
      <w:r>
        <w:t>о</w:t>
      </w:r>
      <w:r>
        <w:t xml:space="preserve">площения в жизнь оно передавалось в программно-адаптивный модуль (государственный аппарат), руководимый </w:t>
      </w:r>
      <w:r w:rsidRPr="00565AEC">
        <w:rPr>
          <w:i/>
        </w:rPr>
        <w:t>фараоном, к</w:t>
      </w:r>
      <w:r w:rsidRPr="00565AEC">
        <w:rPr>
          <w:i/>
        </w:rPr>
        <w:t>о</w:t>
      </w:r>
      <w:r w:rsidRPr="00565AEC">
        <w:rPr>
          <w:i/>
        </w:rPr>
        <w:t xml:space="preserve">торый в большинстве случаев </w:t>
      </w:r>
      <w:r>
        <w:rPr>
          <w:i/>
        </w:rPr>
        <w:t xml:space="preserve">сам </w:t>
      </w:r>
      <w:r w:rsidRPr="00565AEC">
        <w:rPr>
          <w:i/>
        </w:rPr>
        <w:t xml:space="preserve">входил в состав высшего </w:t>
      </w:r>
      <w:r>
        <w:rPr>
          <w:i/>
        </w:rPr>
        <w:t>«</w:t>
      </w:r>
      <w:r w:rsidRPr="00565AEC">
        <w:rPr>
          <w:i/>
        </w:rPr>
        <w:t>жречества</w:t>
      </w:r>
      <w:r>
        <w:rPr>
          <w:i/>
        </w:rPr>
        <w:t>»</w:t>
      </w:r>
      <w:r>
        <w:t xml:space="preserve">. </w:t>
      </w:r>
    </w:p>
    <w:p w14:paraId="615C92DE" w14:textId="348CB7BD" w:rsidR="00D30B85" w:rsidRDefault="00D30B85" w:rsidP="00873ABF">
      <w:pPr>
        <w:pStyle w:val="PlainText"/>
      </w:pPr>
      <w:r>
        <w:t xml:space="preserve">Дельфийский оракул, судя по ориентации на Дельфы </w:t>
      </w:r>
      <w:r>
        <w:lastRenderedPageBreak/>
        <w:t>множ</w:t>
      </w:r>
      <w:r>
        <w:t>е</w:t>
      </w:r>
      <w:r>
        <w:t>ства сооружений эпохи «каменного века»</w:t>
      </w:r>
      <w:r w:rsidRPr="00D30B85">
        <w:rPr>
          <w:vertAlign w:val="superscript"/>
        </w:rPr>
        <w:t>[LXXI]</w:t>
      </w:r>
      <w:r>
        <w:t>, своею прогностикой и рекомендациями накрывал всю Европу, и кроме того ист</w:t>
      </w:r>
      <w:r>
        <w:t>о</w:t>
      </w:r>
      <w:r>
        <w:t>рики древности сообщают, что к его «консалтинговым услугам» приб</w:t>
      </w:r>
      <w:r>
        <w:t>е</w:t>
      </w:r>
      <w:r>
        <w:t>гали и властители государств Азии. Т.е. это был надгосударстве</w:t>
      </w:r>
      <w:r>
        <w:t>н</w:t>
      </w:r>
      <w:r>
        <w:t>ный и трансцивилизационный (по отношению к р</w:t>
      </w:r>
      <w:r>
        <w:t>е</w:t>
      </w:r>
      <w:r>
        <w:t>гиональным цивилизациям той эпохи) предиктор древности, у которого вп</w:t>
      </w:r>
      <w:r>
        <w:t>о</w:t>
      </w:r>
      <w:r>
        <w:t>следствии заправилы библейского проекта порабощения челов</w:t>
      </w:r>
      <w:r>
        <w:t>е</w:t>
      </w:r>
      <w:r>
        <w:t>чества от имени Бога</w:t>
      </w:r>
      <w:r w:rsidRPr="00D30B85">
        <w:rPr>
          <w:vertAlign w:val="superscript"/>
        </w:rPr>
        <w:t>[LXXII]</w:t>
      </w:r>
      <w:r>
        <w:t xml:space="preserve"> смогли перехватить управление в этом р</w:t>
      </w:r>
      <w:r>
        <w:t>е</w:t>
      </w:r>
      <w:r>
        <w:t>гионе (либо управляемо «погасили» его, поскольку и он изн</w:t>
      </w:r>
      <w:r>
        <w:t>а</w:t>
      </w:r>
      <w:r>
        <w:t>чально был создан той же знахарской корпорацией как орудие и действовал под их контролем на более ранних этапах ист</w:t>
      </w:r>
      <w:r>
        <w:t>о</w:t>
      </w:r>
      <w:r>
        <w:t>рии)</w:t>
      </w:r>
      <w:r w:rsidRPr="00D30B85">
        <w:rPr>
          <w:vertAlign w:val="superscript"/>
        </w:rPr>
        <w:t>[LXXIII]</w:t>
      </w:r>
      <w:r>
        <w:t>.</w:t>
      </w:r>
    </w:p>
    <w:p w14:paraId="377B499B" w14:textId="5643B8FF" w:rsidR="00D30B85" w:rsidRDefault="00D30B85" w:rsidP="00873ABF">
      <w:pPr>
        <w:pStyle w:val="PlainText"/>
      </w:pPr>
      <w:r>
        <w:t>В тибетской цивилизации-государстве</w:t>
      </w:r>
      <w:r w:rsidRPr="00D30B85">
        <w:rPr>
          <w:vertAlign w:val="superscript"/>
        </w:rPr>
        <w:t>[LXXIV]</w:t>
      </w:r>
      <w:r>
        <w:t xml:space="preserve"> издревле культура строилась на основе ламаистской версии буддизма. Корпорация лам несла функции предиктора, и под её контролем находился государственный аппарат, в работе которого ламы принимали н</w:t>
      </w:r>
      <w:r>
        <w:t>е</w:t>
      </w:r>
      <w:r>
        <w:t>посредственное участие. Специфику на работу этой системы с</w:t>
      </w:r>
      <w:r>
        <w:t>а</w:t>
      </w:r>
      <w:r>
        <w:t>моуправления общества налагало буддистское учение о «карме», согласно которому будущее почти однозначно обусловлено пр</w:t>
      </w:r>
      <w:r>
        <w:t>о</w:t>
      </w:r>
      <w:r>
        <w:t>шлым и потому в н</w:t>
      </w:r>
      <w:r>
        <w:t>а</w:t>
      </w:r>
      <w:r>
        <w:t>стоящем возможности его изменить крайне ограничены: все должны неизбежно отработать свою прошлую «карму» и, отрабатывая прошлую «карму», должны стараться не испортить в непрестанно текущем настоящем свою будущую «карму».</w:t>
      </w:r>
    </w:p>
    <w:p w14:paraId="0FC39BEC" w14:textId="77777777" w:rsidR="00D30B85" w:rsidRDefault="00D30B85" w:rsidP="00873ABF">
      <w:pPr>
        <w:pStyle w:val="PlainText"/>
      </w:pPr>
      <w:r>
        <w:t>В жизни докрещенской Руси волхвы (одна из профессионал</w:t>
      </w:r>
      <w:r>
        <w:t>ь</w:t>
      </w:r>
      <w:r>
        <w:t>ных корпораций, если пользоваться терминологией наших дней), осуществляли функции предиктора в схеме предиктор-корректор, а княжеско-боярская социальная группа (другая профессионал</w:t>
      </w:r>
      <w:r>
        <w:t>ь</w:t>
      </w:r>
      <w:r>
        <w:t>ная корпорация) осуществляла функции программно-адаптивного модуля, хотя государственности в нынешнем пон</w:t>
      </w:r>
      <w:r>
        <w:t>и</w:t>
      </w:r>
      <w:r>
        <w:t>мании этого термина (с обязательным и скрупулёзным докуме</w:t>
      </w:r>
      <w:r>
        <w:t>н</w:t>
      </w:r>
      <w:r>
        <w:t>тированием деятельности), а тем более системы разделения властей, в докр</w:t>
      </w:r>
      <w:r>
        <w:t>е</w:t>
      </w:r>
      <w:r>
        <w:t>щенские времена на Руси не б</w:t>
      </w:r>
      <w:r>
        <w:t>ы</w:t>
      </w:r>
      <w:r>
        <w:t xml:space="preserve">ло. </w:t>
      </w:r>
    </w:p>
    <w:p w14:paraId="5E4173B1" w14:textId="77777777" w:rsidR="00D30B85" w:rsidRDefault="00D30B85" w:rsidP="00873ABF">
      <w:pPr>
        <w:pStyle w:val="PlainText"/>
      </w:pPr>
      <w:r>
        <w:t>И если анализировать организацию управления в разных кул</w:t>
      </w:r>
      <w:r>
        <w:t>ь</w:t>
      </w:r>
      <w:r>
        <w:t>турах древнего мира, то для большинства из них характерно ра</w:t>
      </w:r>
      <w:r>
        <w:t>з</w:t>
      </w:r>
      <w:r>
        <w:t xml:space="preserve">деление власти в обществе: </w:t>
      </w:r>
    </w:p>
    <w:p w14:paraId="100027AB" w14:textId="77777777" w:rsidR="00D30B85" w:rsidRDefault="00D30B85" w:rsidP="00F509F0">
      <w:pPr>
        <w:pStyle w:val="a3"/>
        <w:numPr>
          <w:ilvl w:val="0"/>
          <w:numId w:val="20"/>
        </w:numPr>
        <w:ind w:left="397" w:hanging="227"/>
      </w:pPr>
      <w:r>
        <w:t xml:space="preserve">на «жреческую», осуществлявшую функцию предиктора в схеме предиктор-корректор, </w:t>
      </w:r>
    </w:p>
    <w:p w14:paraId="70FE80D8" w14:textId="34888E2C" w:rsidR="00D30B85" w:rsidRDefault="00D30B85" w:rsidP="00F509F0">
      <w:pPr>
        <w:pStyle w:val="a3"/>
        <w:numPr>
          <w:ilvl w:val="0"/>
          <w:numId w:val="20"/>
        </w:numPr>
        <w:ind w:left="397" w:hanging="227"/>
      </w:pPr>
      <w:r>
        <w:lastRenderedPageBreak/>
        <w:t>и государственную, прямо или опосредованно по</w:t>
      </w:r>
      <w:r>
        <w:t>д</w:t>
      </w:r>
      <w:r>
        <w:t>чинённую «жреческой власти» и осуществлявшую функции програм</w:t>
      </w:r>
      <w:r>
        <w:t>м</w:t>
      </w:r>
      <w:r>
        <w:t>но-адаптивного мод</w:t>
      </w:r>
      <w:r>
        <w:t>у</w:t>
      </w:r>
      <w:r>
        <w:t>ля</w:t>
      </w:r>
      <w:r w:rsidRPr="00D30B85">
        <w:rPr>
          <w:vertAlign w:val="superscript"/>
        </w:rPr>
        <w:t>[LXXV]</w:t>
      </w:r>
      <w:r>
        <w:t xml:space="preserve">. </w:t>
      </w:r>
    </w:p>
    <w:p w14:paraId="6EA1C15F" w14:textId="77777777" w:rsidR="00D30B85" w:rsidRDefault="00D30B85" w:rsidP="00873ABF">
      <w:pPr>
        <w:pStyle w:val="PlainText"/>
      </w:pPr>
      <w:r>
        <w:t>В наши дни термин «жреческая власть» для большинства л</w:t>
      </w:r>
      <w:r>
        <w:t>ю</w:t>
      </w:r>
      <w:r>
        <w:t xml:space="preserve">дей непонятен, поскольку в их миропонимании слово «жрец» представляется однокоренным со словом </w:t>
      </w:r>
      <w:r w:rsidRPr="00996E48">
        <w:rPr>
          <w:i/>
        </w:rPr>
        <w:t>«жрать», т.е. наб</w:t>
      </w:r>
      <w:r w:rsidRPr="00996E48">
        <w:rPr>
          <w:i/>
        </w:rPr>
        <w:t>и</w:t>
      </w:r>
      <w:r w:rsidRPr="00996E48">
        <w:rPr>
          <w:i/>
        </w:rPr>
        <w:t xml:space="preserve">вать своё брюхо пищей без какой бы </w:t>
      </w:r>
      <w:r>
        <w:rPr>
          <w:i/>
        </w:rPr>
        <w:t xml:space="preserve">то </w:t>
      </w:r>
      <w:r w:rsidRPr="00996E48">
        <w:rPr>
          <w:i/>
        </w:rPr>
        <w:t xml:space="preserve">ни было </w:t>
      </w:r>
      <w:r w:rsidRPr="00996E48">
        <w:rPr>
          <w:i/>
          <w:u w:val="single"/>
        </w:rPr>
        <w:t>меры</w:t>
      </w:r>
      <w:r w:rsidRPr="00996E48">
        <w:rPr>
          <w:u w:val="single"/>
        </w:rPr>
        <w:t xml:space="preserve"> </w:t>
      </w:r>
      <w:r w:rsidRPr="00E90BCD">
        <w:rPr>
          <w:u w:val="single"/>
        </w:rPr>
        <w:t>—</w:t>
      </w:r>
      <w:r>
        <w:rPr>
          <w:u w:val="single"/>
        </w:rPr>
        <w:t xml:space="preserve"> </w:t>
      </w:r>
      <w:r w:rsidRPr="00996E48">
        <w:rPr>
          <w:i/>
          <w:u w:val="single"/>
        </w:rPr>
        <w:t>порядка</w:t>
      </w:r>
      <w:r>
        <w:rPr>
          <w:i/>
          <w:u w:val="single"/>
        </w:rPr>
        <w:t xml:space="preserve"> п</w:t>
      </w:r>
      <w:r>
        <w:rPr>
          <w:i/>
          <w:u w:val="single"/>
        </w:rPr>
        <w:t>о</w:t>
      </w:r>
      <w:r>
        <w:rPr>
          <w:i/>
          <w:u w:val="single"/>
        </w:rPr>
        <w:t>едания, качества</w:t>
      </w:r>
      <w:r w:rsidRPr="00996E48">
        <w:rPr>
          <w:i/>
          <w:u w:val="single"/>
        </w:rPr>
        <w:t xml:space="preserve"> и</w:t>
      </w:r>
      <w:r>
        <w:rPr>
          <w:i/>
          <w:u w:val="single"/>
        </w:rPr>
        <w:t xml:space="preserve"> </w:t>
      </w:r>
      <w:r w:rsidRPr="00996E48">
        <w:rPr>
          <w:i/>
          <w:u w:val="single"/>
        </w:rPr>
        <w:t>количес</w:t>
      </w:r>
      <w:r w:rsidRPr="00996E48">
        <w:rPr>
          <w:i/>
          <w:u w:val="single"/>
        </w:rPr>
        <w:t>т</w:t>
      </w:r>
      <w:r w:rsidRPr="00996E48">
        <w:rPr>
          <w:i/>
          <w:u w:val="single"/>
        </w:rPr>
        <w:t>ва</w:t>
      </w:r>
      <w:r>
        <w:rPr>
          <w:i/>
          <w:u w:val="single"/>
        </w:rPr>
        <w:t xml:space="preserve"> пищи</w:t>
      </w:r>
      <w:r>
        <w:t>.</w:t>
      </w:r>
    </w:p>
    <w:p w14:paraId="4E8450B9" w14:textId="77777777" w:rsidR="00D30B85" w:rsidRDefault="00D30B85" w:rsidP="00873ABF">
      <w:pPr>
        <w:pStyle w:val="PlainText"/>
      </w:pPr>
      <w:r>
        <w:t xml:space="preserve">В действительности слово «жрец» </w:t>
      </w:r>
      <w:r w:rsidRPr="00223AAE">
        <w:t>—</w:t>
      </w:r>
      <w:r>
        <w:t xml:space="preserve"> сложное сл</w:t>
      </w:r>
      <w:r>
        <w:t>о</w:t>
      </w:r>
      <w:r>
        <w:t xml:space="preserve">во, и одна из его составляющих </w:t>
      </w:r>
      <w:r w:rsidRPr="00223AAE">
        <w:t>—</w:t>
      </w:r>
      <w:r>
        <w:t xml:space="preserve"> смысловая основа слова «речь». Если вспомнить старинные названия б</w:t>
      </w:r>
      <w:r>
        <w:t>у</w:t>
      </w:r>
      <w:r>
        <w:t xml:space="preserve">ков древнерусской азбуки, то «Ж» имела название «живёте», «Р» имела название «рцы». «Рцы» </w:t>
      </w:r>
      <w:r w:rsidRPr="00223AAE">
        <w:t>—</w:t>
      </w:r>
      <w:r>
        <w:t xml:space="preserve"> форма повелительного наклонения, аналогичная по смыслу нынешнему «рекú». Из этого анализа смысла структурных комп</w:t>
      </w:r>
      <w:r>
        <w:t>о</w:t>
      </w:r>
      <w:r>
        <w:t>нент слова «жрец» можно понять, что социальная функция жреч</w:t>
      </w:r>
      <w:r>
        <w:t>е</w:t>
      </w:r>
      <w:r>
        <w:t xml:space="preserve">ства </w:t>
      </w:r>
      <w:r w:rsidRPr="00223AAE">
        <w:t>—</w:t>
      </w:r>
      <w:r>
        <w:t xml:space="preserve"> жизнеречение, т.е. </w:t>
      </w:r>
      <w:r w:rsidRPr="00EB6BB6">
        <w:rPr>
          <w:i/>
        </w:rPr>
        <w:t>властно</w:t>
      </w:r>
      <w:r>
        <w:t xml:space="preserve"> </w:t>
      </w:r>
      <w:r w:rsidRPr="00EB6BB6">
        <w:rPr>
          <w:i/>
        </w:rPr>
        <w:t>(в том смысле</w:t>
      </w:r>
      <w:r>
        <w:rPr>
          <w:i/>
        </w:rPr>
        <w:t>,</w:t>
      </w:r>
      <w:r w:rsidRPr="00EB6BB6">
        <w:rPr>
          <w:i/>
        </w:rPr>
        <w:t xml:space="preserve"> что слова не должны оставаться без соответствующих их смыслу последс</w:t>
      </w:r>
      <w:r w:rsidRPr="00EB6BB6">
        <w:rPr>
          <w:i/>
        </w:rPr>
        <w:t>т</w:t>
      </w:r>
      <w:r w:rsidRPr="00EB6BB6">
        <w:rPr>
          <w:i/>
        </w:rPr>
        <w:t>вий)</w:t>
      </w:r>
      <w:r>
        <w:t xml:space="preserve"> «говорить» о том, как должно жить общество и как оно должно решать возн</w:t>
      </w:r>
      <w:r>
        <w:t>и</w:t>
      </w:r>
      <w:r>
        <w:t>кающие в его жизни проблемы, и что будет, если оно будет жить иначе и не будет р</w:t>
      </w:r>
      <w:r>
        <w:t>е</w:t>
      </w:r>
      <w:r>
        <w:t>шать проблемы. В этом и состоит суть того социального явления, которое может быть н</w:t>
      </w:r>
      <w:r>
        <w:t>а</w:t>
      </w:r>
      <w:r>
        <w:t>звано словами «жреч</w:t>
      </w:r>
      <w:r>
        <w:t>е</w:t>
      </w:r>
      <w:r>
        <w:t>ская власть».</w:t>
      </w:r>
    </w:p>
    <w:p w14:paraId="4519A2BF" w14:textId="77777777" w:rsidR="00D30B85" w:rsidRDefault="00D30B85" w:rsidP="00873ABF">
      <w:pPr>
        <w:pStyle w:val="PlainText"/>
      </w:pPr>
      <w:r>
        <w:t>Если соотноситься с этапами полной функции управления, то «жреческая власть» по своей управленческой сути является ко</w:t>
      </w:r>
      <w:r>
        <w:t>н</w:t>
      </w:r>
      <w:r>
        <w:t>цептуальной властью. Т.е. именно она должна выявлять факторы, которые вызывают общественную потребность в управлении, осуществлять целеполагание в отношении них, вносить новые цели в вектор целей управления, формировать генеральную и ч</w:t>
      </w:r>
      <w:r>
        <w:t>а</w:t>
      </w:r>
      <w:r>
        <w:t>стные концепции управления в отношении общества и внедрять концепции управления в жизнь общества и деятельность госуда</w:t>
      </w:r>
      <w:r>
        <w:t>р</w:t>
      </w:r>
      <w:r>
        <w:t xml:space="preserve">ственного аппарата (если государственный аппарат есть), т.е. осуществлять первые четыре этапа полной функции управления и фазу внедрения концепции в жизнь, отнесённую к 5 этапу. Если она этого не делает, то жречество перестаёт быть жречеством </w:t>
      </w:r>
      <w:r w:rsidRPr="00C52238">
        <w:rPr>
          <w:i/>
        </w:rPr>
        <w:t>а</w:t>
      </w:r>
      <w:r w:rsidRPr="00C52238">
        <w:rPr>
          <w:i/>
        </w:rPr>
        <w:t>в</w:t>
      </w:r>
      <w:r w:rsidRPr="00C52238">
        <w:rPr>
          <w:i/>
        </w:rPr>
        <w:t xml:space="preserve">томатически — вне зависимости от знаний, навыков, </w:t>
      </w:r>
      <w:r>
        <w:rPr>
          <w:i/>
        </w:rPr>
        <w:t xml:space="preserve">прошлых достижений и текущих </w:t>
      </w:r>
      <w:r w:rsidRPr="00C52238">
        <w:rPr>
          <w:i/>
        </w:rPr>
        <w:t>притязаний на соответствующий ст</w:t>
      </w:r>
      <w:r w:rsidRPr="00C52238">
        <w:rPr>
          <w:i/>
        </w:rPr>
        <w:t>а</w:t>
      </w:r>
      <w:r w:rsidRPr="00C52238">
        <w:rPr>
          <w:i/>
        </w:rPr>
        <w:t>тус в обществе и деклараций о своём стат</w:t>
      </w:r>
      <w:r w:rsidRPr="00C52238">
        <w:rPr>
          <w:i/>
        </w:rPr>
        <w:t>у</w:t>
      </w:r>
      <w:r w:rsidRPr="00C52238">
        <w:rPr>
          <w:i/>
        </w:rPr>
        <w:t>се</w:t>
      </w:r>
      <w:r>
        <w:t>.</w:t>
      </w:r>
    </w:p>
    <w:p w14:paraId="0385558D" w14:textId="77777777" w:rsidR="00D30B85" w:rsidRDefault="00D30B85" w:rsidP="00873ABF">
      <w:pPr>
        <w:pStyle w:val="PlainText"/>
      </w:pPr>
      <w:r>
        <w:t>Наши дни характеризуются тем, что притязаний на «жреч</w:t>
      </w:r>
      <w:r>
        <w:t>е</w:t>
      </w:r>
      <w:r>
        <w:t xml:space="preserve">скую власть» много и, кроме того, </w:t>
      </w:r>
      <w:r w:rsidRPr="00223AAE">
        <w:t>—</w:t>
      </w:r>
      <w:r>
        <w:t xml:space="preserve"> само о</w:t>
      </w:r>
      <w:r>
        <w:t>б</w:t>
      </w:r>
      <w:r>
        <w:t xml:space="preserve">щество </w:t>
      </w:r>
      <w:r>
        <w:lastRenderedPageBreak/>
        <w:t>возводит в своём миропонимании в ранг жр</w:t>
      </w:r>
      <w:r>
        <w:t>е</w:t>
      </w:r>
      <w:r>
        <w:t>чества те или иные социальные группы или профессиональные корпорации: духовенство трад</w:t>
      </w:r>
      <w:r>
        <w:t>и</w:t>
      </w:r>
      <w:r>
        <w:t>ционных конфессий, журналистов и средства массовой информ</w:t>
      </w:r>
      <w:r>
        <w:t>а</w:t>
      </w:r>
      <w:r>
        <w:t>ции (СМИ) в целом (эти даже обрели титул «че</w:t>
      </w:r>
      <w:r>
        <w:t>т</w:t>
      </w:r>
      <w:r>
        <w:t xml:space="preserve">вёртая власть»), деятелей искусств, науку как отрасль деятельности. </w:t>
      </w:r>
    </w:p>
    <w:p w14:paraId="2D2FC5BC" w14:textId="77777777" w:rsidR="00D30B85" w:rsidRDefault="00D30B85" w:rsidP="00873ABF">
      <w:pPr>
        <w:pStyle w:val="PlainText"/>
      </w:pPr>
      <w:r>
        <w:t xml:space="preserve">Однако при этом никто </w:t>
      </w:r>
      <w:r w:rsidRPr="00223AAE">
        <w:t>—</w:t>
      </w:r>
      <w:r>
        <w:t xml:space="preserve"> ни простые обыватели, ни журн</w:t>
      </w:r>
      <w:r>
        <w:t>а</w:t>
      </w:r>
      <w:r>
        <w:t>листы и прочие представители СМИ, ни на</w:t>
      </w:r>
      <w:r>
        <w:t>у</w:t>
      </w:r>
      <w:r>
        <w:t xml:space="preserve">ка, и прежде всего, её обществоведческие и человековедческие отрасли </w:t>
      </w:r>
      <w:r w:rsidRPr="00223AAE">
        <w:t>—</w:t>
      </w:r>
      <w:r>
        <w:t xml:space="preserve"> ничего не могут сказать по с</w:t>
      </w:r>
      <w:r>
        <w:t>у</w:t>
      </w:r>
      <w:r>
        <w:t xml:space="preserve">ществу о том, на чём основывается «жреческая власть», или иначе </w:t>
      </w:r>
      <w:r w:rsidRPr="00223AAE">
        <w:t>—</w:t>
      </w:r>
      <w:r>
        <w:t xml:space="preserve"> какие личностные качества в</w:t>
      </w:r>
      <w:r>
        <w:t>ы</w:t>
      </w:r>
      <w:r>
        <w:t xml:space="preserve">ражаются в жреческой власти </w:t>
      </w:r>
      <w:r w:rsidRPr="00223AAE">
        <w:t>—</w:t>
      </w:r>
      <w:r>
        <w:t xml:space="preserve"> власти концептуал</w:t>
      </w:r>
      <w:r>
        <w:t>ь</w:t>
      </w:r>
      <w:r>
        <w:t xml:space="preserve">ной. </w:t>
      </w:r>
    </w:p>
    <w:p w14:paraId="1CC18A07" w14:textId="77777777" w:rsidR="00D30B85" w:rsidRDefault="00D30B85" w:rsidP="00873ABF">
      <w:pPr>
        <w:pStyle w:val="PlainText"/>
      </w:pPr>
      <w:r>
        <w:t xml:space="preserve"> По существу невнятность общественного мнения в ответе на вопрос, что по своей сути представляет с</w:t>
      </w:r>
      <w:r>
        <w:t>о</w:t>
      </w:r>
      <w:r>
        <w:t xml:space="preserve">бой «жреческая власть» и какие личностные качества в ней выражаются, означает, что нынешние общества концептуально безвластны: напомним, что «власть», «волость», «воля» </w:t>
      </w:r>
      <w:r w:rsidRPr="00223AAE">
        <w:t>—</w:t>
      </w:r>
      <w:r>
        <w:t xml:space="preserve"> в русском языке однокоренные слова, и что воля в психике человека всегда действ</w:t>
      </w:r>
      <w:r>
        <w:t>у</w:t>
      </w:r>
      <w:r>
        <w:t>ет с уровня сознания, а один из инс</w:t>
      </w:r>
      <w:r>
        <w:t>т</w:t>
      </w:r>
      <w:r>
        <w:t xml:space="preserve">рументов сознания </w:t>
      </w:r>
      <w:r w:rsidRPr="00223AAE">
        <w:t>—</w:t>
      </w:r>
      <w:r>
        <w:t xml:space="preserve"> миропонимание. </w:t>
      </w:r>
    </w:p>
    <w:p w14:paraId="47D8E205" w14:textId="77777777" w:rsidR="00D30B85" w:rsidRDefault="00D30B85" w:rsidP="00873ABF">
      <w:pPr>
        <w:pStyle w:val="PlainText"/>
      </w:pPr>
      <w:r>
        <w:t>В действительности жреческая власть основывае</w:t>
      </w:r>
      <w:r>
        <w:t>т</w:t>
      </w:r>
      <w:r>
        <w:t xml:space="preserve">ся: </w:t>
      </w:r>
    </w:p>
    <w:p w14:paraId="6663AB7C" w14:textId="654545D2" w:rsidR="00D30B85" w:rsidRDefault="00D30B85" w:rsidP="00F509F0">
      <w:pPr>
        <w:pStyle w:val="ad"/>
        <w:numPr>
          <w:ilvl w:val="0"/>
          <w:numId w:val="30"/>
        </w:numPr>
        <w:ind w:left="397" w:hanging="340"/>
      </w:pPr>
      <w:r>
        <w:t>На совершенствуемой и потому эффективной личностной п</w:t>
      </w:r>
      <w:r>
        <w:t>о</w:t>
      </w:r>
      <w:r>
        <w:t>знавательно-творческой кул</w:t>
      </w:r>
      <w:r>
        <w:t>ь</w:t>
      </w:r>
      <w:r>
        <w:t>туре</w:t>
      </w:r>
      <w:r w:rsidRPr="00D30B85">
        <w:rPr>
          <w:vertAlign w:val="superscript"/>
        </w:rPr>
        <w:t>[LXXVI]</w:t>
      </w:r>
      <w:r>
        <w:t xml:space="preserve">. </w:t>
      </w:r>
    </w:p>
    <w:p w14:paraId="18B6B3CD" w14:textId="27673FDA" w:rsidR="00D30B85" w:rsidRDefault="00D30B85" w:rsidP="00F509F0">
      <w:pPr>
        <w:pStyle w:val="ad"/>
        <w:numPr>
          <w:ilvl w:val="0"/>
          <w:numId w:val="30"/>
        </w:numPr>
        <w:ind w:left="397" w:hanging="340"/>
      </w:pPr>
      <w:r>
        <w:t>На воле</w:t>
      </w:r>
      <w:r w:rsidRPr="00D30B85">
        <w:rPr>
          <w:vertAlign w:val="superscript"/>
        </w:rPr>
        <w:t>[LXXVII]</w:t>
      </w:r>
      <w:r>
        <w:t>.</w:t>
      </w:r>
    </w:p>
    <w:p w14:paraId="341C8DB3" w14:textId="77777777" w:rsidR="00D30B85" w:rsidRDefault="00D30B85" w:rsidP="00BF6E2A">
      <w:pPr>
        <w:pStyle w:val="ad"/>
        <w:widowControl w:val="0"/>
        <w:numPr>
          <w:ilvl w:val="0"/>
          <w:numId w:val="30"/>
        </w:numPr>
        <w:ind w:left="397" w:hanging="340"/>
      </w:pPr>
      <w:r>
        <w:t xml:space="preserve">На осознании Промысла Божиего (оно может быть и в чём-то и ошибочным, но это не беда, если есть первое и четвёртое). </w:t>
      </w:r>
    </w:p>
    <w:p w14:paraId="4674D7C8" w14:textId="77777777" w:rsidR="00D30B85" w:rsidRDefault="00D30B85" w:rsidP="00F509F0">
      <w:pPr>
        <w:pStyle w:val="ad"/>
        <w:numPr>
          <w:ilvl w:val="0"/>
          <w:numId w:val="30"/>
        </w:numPr>
        <w:ind w:left="397" w:hanging="340"/>
      </w:pPr>
      <w:r>
        <w:t xml:space="preserve">На искреннем желании строить жизнь </w:t>
      </w:r>
      <w:r w:rsidRPr="00223AAE">
        <w:t>—</w:t>
      </w:r>
      <w:r>
        <w:t xml:space="preserve"> свою со</w:t>
      </w:r>
      <w:r>
        <w:t>б</w:t>
      </w:r>
      <w:r>
        <w:t xml:space="preserve">ственную, общества и человечества в целом </w:t>
      </w:r>
      <w:r w:rsidRPr="00223AAE">
        <w:t>—</w:t>
      </w:r>
      <w:r>
        <w:t xml:space="preserve"> в русле Промысла Б</w:t>
      </w:r>
      <w:r>
        <w:t>о</w:t>
      </w:r>
      <w:r>
        <w:t xml:space="preserve">жиего. </w:t>
      </w:r>
    </w:p>
    <w:p w14:paraId="0B86DFA3" w14:textId="77777777" w:rsidR="00D30B85" w:rsidRDefault="00D30B85" w:rsidP="00F509F0">
      <w:pPr>
        <w:pStyle w:val="ad"/>
        <w:numPr>
          <w:ilvl w:val="0"/>
          <w:numId w:val="30"/>
        </w:numPr>
        <w:ind w:left="397" w:hanging="340"/>
      </w:pPr>
      <w:r>
        <w:t xml:space="preserve">И всему этому должны сопутствовать достаточно широкий кругозор и </w:t>
      </w:r>
      <w:r w:rsidRPr="00E220C6">
        <w:rPr>
          <w:i/>
        </w:rPr>
        <w:t xml:space="preserve">не поверхностное </w:t>
      </w:r>
      <w:r>
        <w:t>мировосприятие, чтобы видеть не только внешние данные, но и внутреннюю суть вещей и процессов.</w:t>
      </w:r>
    </w:p>
    <w:p w14:paraId="503E2ABC" w14:textId="2A390952" w:rsidR="00D30B85" w:rsidRDefault="00D30B85" w:rsidP="00C50FE4">
      <w:pPr>
        <w:pStyle w:val="a7"/>
      </w:pPr>
      <w:r>
        <w:t>Если третьего и четвёртого нет, то жречество становится зн</w:t>
      </w:r>
      <w:r>
        <w:t>а</w:t>
      </w:r>
      <w:r>
        <w:t xml:space="preserve">харством, которое действует в угоду своекорыстию </w:t>
      </w:r>
      <w:r w:rsidRPr="00223AAE">
        <w:t>—</w:t>
      </w:r>
      <w:r>
        <w:t xml:space="preserve"> св</w:t>
      </w:r>
      <w:r>
        <w:t>о</w:t>
      </w:r>
      <w:r>
        <w:t>ему или кого-то ещё, сохраняя однако концептуальную вл</w:t>
      </w:r>
      <w:r>
        <w:t>а</w:t>
      </w:r>
      <w:r>
        <w:t>стность хотя и ограниченную эгоизмом</w:t>
      </w:r>
      <w:r w:rsidRPr="00D30B85">
        <w:rPr>
          <w:vertAlign w:val="superscript"/>
        </w:rPr>
        <w:t>[LXXVIII]</w:t>
      </w:r>
      <w:r>
        <w:t>. Занимая в стру</w:t>
      </w:r>
      <w:r>
        <w:t>к</w:t>
      </w:r>
      <w:r>
        <w:t>туре общества положение жречества, знахарство может с</w:t>
      </w:r>
      <w:r>
        <w:t>о</w:t>
      </w:r>
      <w:r>
        <w:t>хранять за собой название «жречество», но ориентировано оно в св</w:t>
      </w:r>
      <w:r>
        <w:t>о</w:t>
      </w:r>
      <w:r>
        <w:t xml:space="preserve">ей деятельности на воплощение в жизнь не </w:t>
      </w:r>
      <w:r>
        <w:lastRenderedPageBreak/>
        <w:t>Пр</w:t>
      </w:r>
      <w:r>
        <w:t>о</w:t>
      </w:r>
      <w:r>
        <w:t>мысла, а своекорыстия, чем само же и низводит слово «жречество» в отношении себя до однокоренного со словом «жрать».</w:t>
      </w:r>
    </w:p>
    <w:p w14:paraId="7BFA42D0" w14:textId="77777777" w:rsidR="00D30B85" w:rsidRDefault="00D30B85" w:rsidP="00873ABF">
      <w:pPr>
        <w:pStyle w:val="PlainText"/>
      </w:pPr>
      <w:r>
        <w:t>Если нет первого, то начитавшись всякого, можно стать мн</w:t>
      </w:r>
      <w:r>
        <w:t>о</w:t>
      </w:r>
      <w:r>
        <w:t>гознайкой-“теоретиком”; таких А.И. Солженицын высокомерно назвал «образованщ</w:t>
      </w:r>
      <w:r>
        <w:t>и</w:t>
      </w:r>
      <w:r>
        <w:t>ной», представителем которой являлся и он сам, поскольку первого за душой у него не было, как не было третьего и четвё</w:t>
      </w:r>
      <w:r>
        <w:t>р</w:t>
      </w:r>
      <w:r>
        <w:t>того.</w:t>
      </w:r>
    </w:p>
    <w:p w14:paraId="4AE22192" w14:textId="77777777" w:rsidR="00D30B85" w:rsidRDefault="00D30B85" w:rsidP="00873ABF">
      <w:pPr>
        <w:pStyle w:val="PlainText"/>
      </w:pPr>
      <w:r>
        <w:t>Если же нет воли, то невольник в институтах (орг</w:t>
      </w:r>
      <w:r>
        <w:t>а</w:t>
      </w:r>
      <w:r>
        <w:t>нах) власти может быть только техническим исполн</w:t>
      </w:r>
      <w:r>
        <w:t>и</w:t>
      </w:r>
      <w:r>
        <w:t>телем чужой воли.</w:t>
      </w:r>
    </w:p>
    <w:p w14:paraId="602EA931" w14:textId="5AF64026" w:rsidR="00D30B85" w:rsidRDefault="00D30B85" w:rsidP="00873ABF">
      <w:pPr>
        <w:pStyle w:val="PlainText"/>
      </w:pPr>
      <w:r>
        <w:t>И соответственно притязания на жреческий статус со стороны журналистики, деятелей искусств в большинстве своём объекти</w:t>
      </w:r>
      <w:r>
        <w:t>в</w:t>
      </w:r>
      <w:r>
        <w:t>но безосновательны. Не может быть жречеством и духовенство традиционных конфессий, поскольку оно, будучи професси</w:t>
      </w:r>
      <w:r>
        <w:t>о</w:t>
      </w:r>
      <w:r>
        <w:t xml:space="preserve">нальной корпорацией, </w:t>
      </w:r>
      <w:r w:rsidRPr="00B34B40">
        <w:rPr>
          <w:i/>
        </w:rPr>
        <w:t>коммерчески эксплуатирующей соотве</w:t>
      </w:r>
      <w:r w:rsidRPr="00B34B40">
        <w:rPr>
          <w:i/>
        </w:rPr>
        <w:t>т</w:t>
      </w:r>
      <w:r w:rsidRPr="00B34B40">
        <w:rPr>
          <w:i/>
        </w:rPr>
        <w:t>ствующий религиозный культ,</w:t>
      </w:r>
      <w:r>
        <w:t xml:space="preserve"> отгородилось от жизни и Бога своими писаниями и традициями истолкования жизни на основе писаний</w:t>
      </w:r>
      <w:r w:rsidRPr="00D30B85">
        <w:rPr>
          <w:vertAlign w:val="superscript"/>
        </w:rPr>
        <w:t>[LXXIX]</w:t>
      </w:r>
      <w:r>
        <w:t>. Так же не может быть жречеством и современная наука, поскол</w:t>
      </w:r>
      <w:r>
        <w:t>ь</w:t>
      </w:r>
      <w:r>
        <w:t xml:space="preserve">ку большинство её представителей </w:t>
      </w:r>
      <w:r w:rsidRPr="00223AAE">
        <w:t>—</w:t>
      </w:r>
      <w:r>
        <w:t xml:space="preserve"> узкие специалисты в своих областях, а её «обществоведы» и «человековеды» не в</w:t>
      </w:r>
      <w:r>
        <w:t>ы</w:t>
      </w:r>
      <w:r>
        <w:t>явили сами сути жреческой власти в жизни общества и её проя</w:t>
      </w:r>
      <w:r>
        <w:t>в</w:t>
      </w:r>
      <w:r>
        <w:t xml:space="preserve">лений в истории </w:t>
      </w:r>
      <w:r w:rsidRPr="00223AAE">
        <w:t>—</w:t>
      </w:r>
      <w:r>
        <w:t xml:space="preserve"> всемирной и региональной. Как максимум н</w:t>
      </w:r>
      <w:r>
        <w:t>е</w:t>
      </w:r>
      <w:r>
        <w:t>которые представители науки и некоторые деятели искусств дот</w:t>
      </w:r>
      <w:r>
        <w:t>я</w:t>
      </w:r>
      <w:r>
        <w:t>гивают до статуса знах</w:t>
      </w:r>
      <w:r>
        <w:t>а</w:t>
      </w:r>
      <w:r>
        <w:t>рей.</w:t>
      </w:r>
    </w:p>
    <w:p w14:paraId="791D9DC1" w14:textId="5578714B" w:rsidR="00D30B85" w:rsidRDefault="00D30B85" w:rsidP="00C50FE4">
      <w:pPr>
        <w:pStyle w:val="a7"/>
      </w:pPr>
      <w:r>
        <w:t>Не состоялись в качестве жречества и спе</w:t>
      </w:r>
      <w:r>
        <w:t>ц</w:t>
      </w:r>
      <w:r>
        <w:t>службы: того, что они наиболее информированы по многим вопросам жизни общества и знают то, чего не знают простые обыватели, для осуществления жреческой власти недост</w:t>
      </w:r>
      <w:r>
        <w:t>а</w:t>
      </w:r>
      <w:r>
        <w:t>точно</w:t>
      </w:r>
      <w:r w:rsidRPr="00D30B85">
        <w:rPr>
          <w:vertAlign w:val="superscript"/>
        </w:rPr>
        <w:t>[LXXX]</w:t>
      </w:r>
      <w:r>
        <w:t xml:space="preserve">. </w:t>
      </w:r>
    </w:p>
    <w:p w14:paraId="0039F6F8" w14:textId="77777777" w:rsidR="00D30B85" w:rsidRDefault="00D30B85" w:rsidP="00873ABF">
      <w:pPr>
        <w:pStyle w:val="PlainText"/>
      </w:pPr>
      <w:r>
        <w:t xml:space="preserve">В таком понимании характера жреческой власти как власти, обусловленной осознанием Промысла и искренним желанием строить жизнь в русле Промысла, </w:t>
      </w:r>
      <w:r w:rsidRPr="007C4ACD">
        <w:rPr>
          <w:b/>
        </w:rPr>
        <w:t>библейский проект пораб</w:t>
      </w:r>
      <w:r w:rsidRPr="007C4ACD">
        <w:rPr>
          <w:b/>
        </w:rPr>
        <w:t>о</w:t>
      </w:r>
      <w:r w:rsidRPr="007C4ACD">
        <w:rPr>
          <w:b/>
        </w:rPr>
        <w:t xml:space="preserve">щения человечества предстаёт как проект знахарский </w:t>
      </w:r>
      <w:r w:rsidRPr="00223AAE">
        <w:t>—</w:t>
      </w:r>
      <w:r>
        <w:t xml:space="preserve"> к</w:t>
      </w:r>
      <w:r>
        <w:t>а</w:t>
      </w:r>
      <w:r>
        <w:t>кая ни на есть культура познания и творчества была, воля была, но Промысел решили подменить своею отсебятиной и возвести в миропонимании людей свою отс</w:t>
      </w:r>
      <w:r>
        <w:t>е</w:t>
      </w:r>
      <w:r>
        <w:t>бятину в ранг Промысла.</w:t>
      </w:r>
    </w:p>
    <w:p w14:paraId="4AC43354" w14:textId="77777777" w:rsidR="00D30B85" w:rsidRDefault="00D30B85" w:rsidP="00C50FE4">
      <w:pPr>
        <w:pStyle w:val="a7"/>
      </w:pPr>
      <w:r>
        <w:lastRenderedPageBreak/>
        <w:t>Т.е. концептуальная власть может быть по своему х</w:t>
      </w:r>
      <w:r>
        <w:t>а</w:t>
      </w:r>
      <w:r>
        <w:t>рактеру либо жреческой, либо знахарской, хотя при этом жречество может совершать ошибки, а знахарство, вследствие огран</w:t>
      </w:r>
      <w:r>
        <w:t>и</w:t>
      </w:r>
      <w:r>
        <w:t xml:space="preserve">ченности своего миропонимания, не ведая, что творит, может работать на Промысел. </w:t>
      </w:r>
    </w:p>
    <w:p w14:paraId="63F1EFF0" w14:textId="77777777" w:rsidR="00D30B85" w:rsidRDefault="00D30B85" w:rsidP="00873ABF">
      <w:pPr>
        <w:pStyle w:val="PlainText"/>
      </w:pPr>
      <w:r>
        <w:t>При этом термин «концептуальная власть» вбирает в себя два смысла:</w:t>
      </w:r>
    </w:p>
    <w:p w14:paraId="538EAAEB" w14:textId="77777777" w:rsidR="00D30B85" w:rsidRDefault="00D30B85" w:rsidP="00F509F0">
      <w:pPr>
        <w:pStyle w:val="a3"/>
        <w:widowControl w:val="0"/>
        <w:numPr>
          <w:ilvl w:val="0"/>
          <w:numId w:val="20"/>
        </w:numPr>
        <w:ind w:left="397" w:hanging="227"/>
      </w:pPr>
      <w:r>
        <w:t xml:space="preserve">во-первых, это </w:t>
      </w:r>
      <w:r w:rsidRPr="00223AAE">
        <w:t>—</w:t>
      </w:r>
      <w:r>
        <w:t xml:space="preserve"> личностная власть людей, которые в с</w:t>
      </w:r>
      <w:r>
        <w:t>о</w:t>
      </w:r>
      <w:r>
        <w:t>стоянии выработать концепцию организ</w:t>
      </w:r>
      <w:r>
        <w:t>а</w:t>
      </w:r>
      <w:r>
        <w:t>ции жизни общества и внедрить её в реальный процесс общественного самоупра</w:t>
      </w:r>
      <w:r>
        <w:t>в</w:t>
      </w:r>
      <w:r>
        <w:t>ления;</w:t>
      </w:r>
    </w:p>
    <w:p w14:paraId="233FE652" w14:textId="77777777" w:rsidR="00D30B85" w:rsidRDefault="00D30B85" w:rsidP="00F509F0">
      <w:pPr>
        <w:pStyle w:val="a3"/>
        <w:numPr>
          <w:ilvl w:val="0"/>
          <w:numId w:val="20"/>
        </w:numPr>
        <w:ind w:left="397" w:hanging="227"/>
      </w:pPr>
      <w:r>
        <w:t xml:space="preserve">во-вторых, это </w:t>
      </w:r>
      <w:r w:rsidRPr="00223AAE">
        <w:t>—</w:t>
      </w:r>
      <w:r>
        <w:t xml:space="preserve"> власть самой концепции над о</w:t>
      </w:r>
      <w:r>
        <w:t>б</w:t>
      </w:r>
      <w:r>
        <w:t>ществом, не обусловленная персонами тех или иных людей.</w:t>
      </w:r>
    </w:p>
    <w:p w14:paraId="65738F4F" w14:textId="77777777" w:rsidR="00D30B85" w:rsidRDefault="00D30B85" w:rsidP="00C50FE4">
      <w:pPr>
        <w:pStyle w:val="a9"/>
      </w:pPr>
      <w:r>
        <w:t xml:space="preserve">И всегда обретение концептуальной властности </w:t>
      </w:r>
      <w:r w:rsidRPr="00223AAE">
        <w:t>—</w:t>
      </w:r>
      <w:r>
        <w:t xml:space="preserve"> ли</w:t>
      </w:r>
      <w:r>
        <w:t>ч</w:t>
      </w:r>
      <w:r>
        <w:t>ностный акт самовластья.</w:t>
      </w:r>
    </w:p>
    <w:p w14:paraId="1D4DBA65" w14:textId="77777777" w:rsidR="00D30B85" w:rsidRDefault="00D30B85" w:rsidP="00873ABF">
      <w:pPr>
        <w:pStyle w:val="PlainText"/>
      </w:pPr>
      <w:r>
        <w:t>Знахарская деятельность, в отличие от жреческой, выражается в устремлённости к рабовладению. Ист</w:t>
      </w:r>
      <w:r>
        <w:t>о</w:t>
      </w:r>
      <w:r>
        <w:t>рия знает разные системы рабовлад</w:t>
      </w:r>
      <w:r>
        <w:t>е</w:t>
      </w:r>
      <w:r>
        <w:t xml:space="preserve">ния: </w:t>
      </w:r>
    </w:p>
    <w:p w14:paraId="49F46F5C" w14:textId="77777777" w:rsidR="00D30B85" w:rsidRDefault="00D30B85" w:rsidP="00F509F0">
      <w:pPr>
        <w:pStyle w:val="a3"/>
        <w:numPr>
          <w:ilvl w:val="0"/>
          <w:numId w:val="20"/>
        </w:numPr>
      </w:pPr>
      <w:r>
        <w:t xml:space="preserve">Самые примитивные </w:t>
      </w:r>
      <w:r w:rsidRPr="00223AAE">
        <w:t>—</w:t>
      </w:r>
      <w:r>
        <w:t xml:space="preserve"> носят явный, принудительный хара</w:t>
      </w:r>
      <w:r>
        <w:t>к</w:t>
      </w:r>
      <w:r>
        <w:t>тер, озлобляют рабов, вследствие чего р</w:t>
      </w:r>
      <w:r>
        <w:t>а</w:t>
      </w:r>
      <w:r>
        <w:t>бы работают плохо, а системы рабовладения кроме того оказываются не безопасн</w:t>
      </w:r>
      <w:r>
        <w:t>ы</w:t>
      </w:r>
      <w:r>
        <w:t>ми и для самих раб</w:t>
      </w:r>
      <w:r>
        <w:t>о</w:t>
      </w:r>
      <w:r>
        <w:t xml:space="preserve">владельцев. </w:t>
      </w:r>
    </w:p>
    <w:p w14:paraId="4160FEE1" w14:textId="4B3CCFF9" w:rsidR="00D30B85" w:rsidRDefault="00D30B85" w:rsidP="00F509F0">
      <w:pPr>
        <w:pStyle w:val="a3"/>
        <w:numPr>
          <w:ilvl w:val="0"/>
          <w:numId w:val="20"/>
        </w:numPr>
      </w:pPr>
      <w:r>
        <w:t xml:space="preserve">Идеал рабовладения </w:t>
      </w:r>
      <w:r w:rsidRPr="00223AAE">
        <w:t>—</w:t>
      </w:r>
      <w:r>
        <w:t xml:space="preserve"> осуществление принципа</w:t>
      </w:r>
      <w:r w:rsidRPr="009271FB">
        <w:rPr>
          <w:i/>
        </w:rPr>
        <w:t xml:space="preserve"> «дурака р</w:t>
      </w:r>
      <w:r w:rsidRPr="009271FB">
        <w:rPr>
          <w:i/>
        </w:rPr>
        <w:t>а</w:t>
      </w:r>
      <w:r w:rsidRPr="009271FB">
        <w:rPr>
          <w:i/>
        </w:rPr>
        <w:t xml:space="preserve">бота любит и дурак работе рад» </w:t>
      </w:r>
      <w:r w:rsidRPr="00223AAE">
        <w:t>—</w:t>
      </w:r>
      <w:r>
        <w:t xml:space="preserve"> система, в которой бы р</w:t>
      </w:r>
      <w:r>
        <w:t>а</w:t>
      </w:r>
      <w:r>
        <w:t>бы не осознавали факта рабовладения в отношении них</w:t>
      </w:r>
      <w:r w:rsidRPr="00D30B85">
        <w:rPr>
          <w:vertAlign w:val="superscript"/>
        </w:rPr>
        <w:t>[LXXXI]</w:t>
      </w:r>
      <w:r>
        <w:t>, но е</w:t>
      </w:r>
      <w:r>
        <w:t>с</w:t>
      </w:r>
      <w:r>
        <w:t>ли бы даже и осознали, то почитали бы его естественным зак</w:t>
      </w:r>
      <w:r>
        <w:t>о</w:t>
      </w:r>
      <w:r>
        <w:t>ном природы, а их миропонимание и закрепощённый и извр</w:t>
      </w:r>
      <w:r>
        <w:t>а</w:t>
      </w:r>
      <w:r>
        <w:t xml:space="preserve">щённый творческий потенциал не позволили бы им смести </w:t>
      </w:r>
      <w:r w:rsidRPr="00B77F5C">
        <w:rPr>
          <w:i/>
        </w:rPr>
        <w:t>систему воспроизводства порабощения в преемственности поколений.</w:t>
      </w:r>
      <w:r>
        <w:t xml:space="preserve"> Этот идеал реализует библейская концепция пор</w:t>
      </w:r>
      <w:r>
        <w:t>а</w:t>
      </w:r>
      <w:r>
        <w:t>бощения всего человечества от имени Бога, а также и её све</w:t>
      </w:r>
      <w:r>
        <w:t>т</w:t>
      </w:r>
      <w:r>
        <w:t>ская ве</w:t>
      </w:r>
      <w:r>
        <w:t>р</w:t>
      </w:r>
      <w:r>
        <w:t xml:space="preserve">сия </w:t>
      </w:r>
      <w:r w:rsidRPr="00223AAE">
        <w:t>—</w:t>
      </w:r>
      <w:r>
        <w:t xml:space="preserve"> марксизм.</w:t>
      </w:r>
    </w:p>
    <w:p w14:paraId="411ECB24" w14:textId="77777777" w:rsidR="00D30B85" w:rsidRDefault="00D30B85" w:rsidP="00C50FE4">
      <w:pPr>
        <w:pStyle w:val="a7"/>
      </w:pPr>
      <w:r>
        <w:t>Если говорить о том социальном прогрессе, который осущ</w:t>
      </w:r>
      <w:r>
        <w:t>е</w:t>
      </w:r>
      <w:r>
        <w:t>ствляется на протяжении обозримой истории под концепт</w:t>
      </w:r>
      <w:r>
        <w:t>у</w:t>
      </w:r>
      <w:r>
        <w:t>альной властью библейского проекта и его з</w:t>
      </w:r>
      <w:r>
        <w:t>а</w:t>
      </w:r>
      <w:r>
        <w:t xml:space="preserve">правил, то это </w:t>
      </w:r>
      <w:r w:rsidRPr="00223AAE">
        <w:t>—</w:t>
      </w:r>
      <w:r>
        <w:t xml:space="preserve"> прогресс перехода от «примитива» к </w:t>
      </w:r>
      <w:r>
        <w:lastRenderedPageBreak/>
        <w:t>«идеалу» рабовлад</w:t>
      </w:r>
      <w:r>
        <w:t>е</w:t>
      </w:r>
      <w:r>
        <w:t>ния в том смысле, как эти понятия опр</w:t>
      </w:r>
      <w:r>
        <w:t>е</w:t>
      </w:r>
      <w:r>
        <w:t>делены выше.</w:t>
      </w:r>
    </w:p>
    <w:p w14:paraId="5563EFE8" w14:textId="77777777" w:rsidR="00D30B85" w:rsidRDefault="00D30B85" w:rsidP="00873ABF">
      <w:pPr>
        <w:pStyle w:val="PlainText"/>
      </w:pPr>
      <w:r>
        <w:t>Потребность решения задачи осуществления «идеального р</w:t>
      </w:r>
      <w:r>
        <w:t>а</w:t>
      </w:r>
      <w:r>
        <w:t>бовладения» порождает ещё один специализированный вид вл</w:t>
      </w:r>
      <w:r>
        <w:t>а</w:t>
      </w:r>
      <w:r>
        <w:t xml:space="preserve">сти </w:t>
      </w:r>
      <w:r w:rsidRPr="00223AAE">
        <w:t>—</w:t>
      </w:r>
      <w:r>
        <w:t xml:space="preserve"> власть иде</w:t>
      </w:r>
      <w:r>
        <w:t>о</w:t>
      </w:r>
      <w:r>
        <w:t xml:space="preserve">логическую. </w:t>
      </w:r>
    </w:p>
    <w:p w14:paraId="75F76A39" w14:textId="77777777" w:rsidR="00D30B85" w:rsidRDefault="00D30B85" w:rsidP="00C50FE4">
      <w:pPr>
        <w:pStyle w:val="a7"/>
      </w:pPr>
      <w:r>
        <w:t xml:space="preserve">Функция </w:t>
      </w:r>
      <w:r w:rsidRPr="00ED6505">
        <w:rPr>
          <w:b/>
        </w:rPr>
        <w:t>идеологической власти</w:t>
      </w:r>
      <w:r>
        <w:t xml:space="preserve"> </w:t>
      </w:r>
      <w:r w:rsidRPr="00223AAE">
        <w:t>—</w:t>
      </w:r>
      <w:r>
        <w:t xml:space="preserve"> облечь поработител</w:t>
      </w:r>
      <w:r>
        <w:t>ь</w:t>
      </w:r>
      <w:r>
        <w:t>ную по своему характеру концепцию в такие иде</w:t>
      </w:r>
      <w:r>
        <w:t>о</w:t>
      </w:r>
      <w:r>
        <w:t>логические формы, в которых она предстала бы во мнении людей благ</w:t>
      </w:r>
      <w:r>
        <w:t>о</w:t>
      </w:r>
      <w:r>
        <w:t>образной и потому приемлемой, в которых концепция не в</w:t>
      </w:r>
      <w:r>
        <w:t>ы</w:t>
      </w:r>
      <w:r>
        <w:t xml:space="preserve">звала бы отторжения, а тем более </w:t>
      </w:r>
      <w:r w:rsidRPr="00223AAE">
        <w:t>—</w:t>
      </w:r>
      <w:r>
        <w:t xml:space="preserve"> целенаправленного а</w:t>
      </w:r>
      <w:r>
        <w:t>к</w:t>
      </w:r>
      <w:r>
        <w:t>тивного противодействия внедрению концепции в управле</w:t>
      </w:r>
      <w:r>
        <w:t>н</w:t>
      </w:r>
      <w:r>
        <w:t>ческую практику вплоть до выработки и воплощения в жизнь альтернативной ей конце</w:t>
      </w:r>
      <w:r>
        <w:t>п</w:t>
      </w:r>
      <w:r>
        <w:t xml:space="preserve">ции. </w:t>
      </w:r>
    </w:p>
    <w:p w14:paraId="2FB30FD5" w14:textId="1EC92E83" w:rsidR="00D30B85" w:rsidRDefault="00D30B85" w:rsidP="00873ABF">
      <w:pPr>
        <w:pStyle w:val="PlainText"/>
      </w:pPr>
      <w:r>
        <w:t>Вот только после того, как все задачи концептуальной и иде</w:t>
      </w:r>
      <w:r>
        <w:t>о</w:t>
      </w:r>
      <w:r>
        <w:t xml:space="preserve">логической власти решены, </w:t>
      </w:r>
      <w:r w:rsidRPr="00223AAE">
        <w:t>—</w:t>
      </w:r>
      <w:r>
        <w:t xml:space="preserve"> только тогда и начинает работать система «разделения властей». Позаимствована эта система ра</w:t>
      </w:r>
      <w:r>
        <w:t>з</w:t>
      </w:r>
      <w:r>
        <w:t>деления властей была из древнего Рима, где она сложилась в до</w:t>
      </w:r>
      <w:r>
        <w:t>х</w:t>
      </w:r>
      <w:r>
        <w:t>ристианские времена. Т</w:t>
      </w:r>
      <w:r>
        <w:t>о</w:t>
      </w:r>
      <w:r>
        <w:t xml:space="preserve">гда она была основой программно-адаптивного модуля Римской империи, подчинённого знахарской корпорации Рима: у Рима, как и Египта тоже был свой предиктор </w:t>
      </w:r>
      <w:r w:rsidRPr="00223AAE">
        <w:t>—</w:t>
      </w:r>
      <w:r>
        <w:t xml:space="preserve"> авгуры, которые в процессе своей деятельности стали облад</w:t>
      </w:r>
      <w:r>
        <w:t>а</w:t>
      </w:r>
      <w:r>
        <w:t>телями “Сивиллиных книг”</w:t>
      </w:r>
      <w:r w:rsidRPr="00D30B85">
        <w:rPr>
          <w:vertAlign w:val="superscript"/>
        </w:rPr>
        <w:t>[LXXXII]</w:t>
      </w:r>
      <w:r>
        <w:t>. С переходом к исповеданию истор</w:t>
      </w:r>
      <w:r>
        <w:t>и</w:t>
      </w:r>
      <w:r>
        <w:t>чески реального христианства как государственной религии Ри</w:t>
      </w:r>
      <w:r>
        <w:t>м</w:t>
      </w:r>
      <w:r>
        <w:t>ской империи местная знахарская корпорация ушла в историч</w:t>
      </w:r>
      <w:r>
        <w:t>е</w:t>
      </w:r>
      <w:r>
        <w:t>ское небытиё. А программно-адаптивный модуль, сложившийся в Римской империи на основе принципа «разделения властей» стал воспроизводит</w:t>
      </w:r>
      <w:r>
        <w:t>ь</w:t>
      </w:r>
      <w:r>
        <w:t>ся уже в «новое время» в процессе становления бурж</w:t>
      </w:r>
      <w:r>
        <w:t>у</w:t>
      </w:r>
      <w:r>
        <w:t>азно-либерального строя в странах Европы и в США. И в результате в обществе, живущем под властью идеологии бурж</w:t>
      </w:r>
      <w:r>
        <w:t>у</w:t>
      </w:r>
      <w:r>
        <w:t xml:space="preserve">азного либерализма (она </w:t>
      </w:r>
      <w:r w:rsidRPr="00223AAE">
        <w:t>—</w:t>
      </w:r>
      <w:r>
        <w:t xml:space="preserve"> идеологическая оболочка определё</w:t>
      </w:r>
      <w:r>
        <w:t>н</w:t>
      </w:r>
      <w:r>
        <w:t>ной концепции управления глобализац</w:t>
      </w:r>
      <w:r>
        <w:t>и</w:t>
      </w:r>
      <w:r>
        <w:t>ей):</w:t>
      </w:r>
    </w:p>
    <w:p w14:paraId="0373336D" w14:textId="77777777" w:rsidR="00D30B85" w:rsidRDefault="00D30B85" w:rsidP="00F509F0">
      <w:pPr>
        <w:pStyle w:val="a3"/>
        <w:numPr>
          <w:ilvl w:val="0"/>
          <w:numId w:val="20"/>
        </w:numPr>
        <w:ind w:left="397" w:hanging="227"/>
      </w:pPr>
      <w:r>
        <w:t>власть законодательная, крапает законы под определённую концепцию, будучи убеждённой в том, что она свободна в своей законотворческой деятельности и выражает идеалы свободы и интересы общественного развития;</w:t>
      </w:r>
    </w:p>
    <w:p w14:paraId="7588964A" w14:textId="77777777" w:rsidR="00D30B85" w:rsidRDefault="00D30B85" w:rsidP="00F509F0">
      <w:pPr>
        <w:pStyle w:val="a3"/>
        <w:numPr>
          <w:ilvl w:val="0"/>
          <w:numId w:val="20"/>
        </w:numPr>
        <w:ind w:left="397" w:hanging="227"/>
      </w:pPr>
      <w:r>
        <w:lastRenderedPageBreak/>
        <w:t>власть исполнительная на основе законов осуществляет дем</w:t>
      </w:r>
      <w:r>
        <w:t>о</w:t>
      </w:r>
      <w:r>
        <w:t>кратию и у себя в стране, и борется за демократию во всём мире;</w:t>
      </w:r>
    </w:p>
    <w:p w14:paraId="13FA8FD8" w14:textId="77777777" w:rsidR="00D30B85" w:rsidRDefault="00D30B85" w:rsidP="00F509F0">
      <w:pPr>
        <w:pStyle w:val="a3"/>
        <w:numPr>
          <w:ilvl w:val="0"/>
          <w:numId w:val="20"/>
        </w:numPr>
        <w:ind w:left="397" w:hanging="227"/>
      </w:pPr>
      <w:r>
        <w:t>власть судебная стоит на страже свободы и дем</w:t>
      </w:r>
      <w:r>
        <w:t>о</w:t>
      </w:r>
      <w:r>
        <w:t>кратии;</w:t>
      </w:r>
    </w:p>
    <w:p w14:paraId="0E6D07CC" w14:textId="77777777" w:rsidR="00D30B85" w:rsidRDefault="00D30B85" w:rsidP="00F509F0">
      <w:pPr>
        <w:pStyle w:val="a3"/>
        <w:numPr>
          <w:ilvl w:val="0"/>
          <w:numId w:val="20"/>
        </w:numPr>
        <w:ind w:left="397" w:hanging="227"/>
      </w:pPr>
      <w:r>
        <w:t xml:space="preserve">и вся система разделения властей, а также и подвластное ей население, ничего не знающее о первых пяти этапах полной функции управления и её реализации в жизни общества, </w:t>
      </w:r>
      <w:r w:rsidRPr="00223AAE">
        <w:t>—</w:t>
      </w:r>
      <w:r>
        <w:t xml:space="preserve"> рабы концепции п</w:t>
      </w:r>
      <w:r>
        <w:t>о</w:t>
      </w:r>
      <w:r>
        <w:t>рабощения человечества от имени Бога на основе мафиозной монополии на ростовщичество и управл</w:t>
      </w:r>
      <w:r>
        <w:t>е</w:t>
      </w:r>
      <w:r>
        <w:t xml:space="preserve">ние </w:t>
      </w:r>
      <w:r w:rsidRPr="00DF0073">
        <w:rPr>
          <w:i/>
        </w:rPr>
        <w:t>информационными потоками (т.е. развит</w:t>
      </w:r>
      <w:r w:rsidRPr="00DF0073">
        <w:rPr>
          <w:i/>
        </w:rPr>
        <w:t>и</w:t>
      </w:r>
      <w:r w:rsidRPr="00DF0073">
        <w:rPr>
          <w:i/>
        </w:rPr>
        <w:t>ем культуры)</w:t>
      </w:r>
      <w:r>
        <w:t xml:space="preserve"> посредством законодательства «об авторских и смежных пр</w:t>
      </w:r>
      <w:r>
        <w:t>а</w:t>
      </w:r>
      <w:r>
        <w:t>вах», одним из проявлений чего и является нынешний гл</w:t>
      </w:r>
      <w:r>
        <w:t>о</w:t>
      </w:r>
      <w:r>
        <w:t>бальный фина</w:t>
      </w:r>
      <w:r>
        <w:t>н</w:t>
      </w:r>
      <w:r>
        <w:t>сово-экономический кризис.</w:t>
      </w:r>
    </w:p>
    <w:p w14:paraId="07D0C4AD" w14:textId="77777777" w:rsidR="00D30B85" w:rsidRDefault="00D30B85" w:rsidP="00F509F0">
      <w:pPr>
        <w:pStyle w:val="ab"/>
      </w:pPr>
      <w:r w:rsidRPr="00223AAE">
        <w:t>——————</w:t>
      </w:r>
    </w:p>
    <w:p w14:paraId="6F15D0B9" w14:textId="77777777" w:rsidR="00D30B85" w:rsidRDefault="00D30B85" w:rsidP="00873ABF">
      <w:pPr>
        <w:pStyle w:val="PlainText"/>
      </w:pPr>
      <w:r>
        <w:t>В разделе 3.2 кратко изложено всё то, чего отечественные “элитарии”, мечтающие воспроизвести в Ро</w:t>
      </w:r>
      <w:r>
        <w:t>с</w:t>
      </w:r>
      <w:r>
        <w:t>сии вожделенное для них “великолепие” США, не знают и не понимают. Но без этого невозможно п</w:t>
      </w:r>
      <w:r>
        <w:t>о</w:t>
      </w:r>
      <w:r>
        <w:t>нять, почему Россия не станет «Америкой».</w:t>
      </w:r>
    </w:p>
    <w:p w14:paraId="32F54C08" w14:textId="77777777" w:rsidR="00D30B85" w:rsidRDefault="00D30B85" w:rsidP="00F509F0">
      <w:pPr>
        <w:pStyle w:val="Heading2"/>
        <w:spacing w:before="240"/>
      </w:pPr>
      <w:bookmarkStart w:id="22" w:name="_Toc232339032"/>
      <w:bookmarkStart w:id="23" w:name="_Toc237339539"/>
      <w:r>
        <w:t>3.3. Предиктор и программно-адаптивный м</w:t>
      </w:r>
      <w:r>
        <w:t>о</w:t>
      </w:r>
      <w:r>
        <w:t>дуль:</w:t>
      </w:r>
      <w:r>
        <w:br/>
        <w:t>специфика Руси и специфика США</w:t>
      </w:r>
      <w:bookmarkEnd w:id="22"/>
      <w:bookmarkEnd w:id="23"/>
    </w:p>
    <w:p w14:paraId="0772AE72" w14:textId="77777777" w:rsidR="00D30B85" w:rsidRDefault="00D30B85" w:rsidP="00873ABF">
      <w:pPr>
        <w:pStyle w:val="PlainText"/>
      </w:pPr>
      <w:r>
        <w:t>Хотя в названии раздела 3.3 Русь и США упомянуты соотве</w:t>
      </w:r>
      <w:r>
        <w:t>т</w:t>
      </w:r>
      <w:r>
        <w:t>ственно хронологической очерёдности их во</w:t>
      </w:r>
      <w:r>
        <w:t>з</w:t>
      </w:r>
      <w:r>
        <w:t>никновения, однако освещение проблематики взаимоотношений предикто</w:t>
      </w:r>
      <w:r>
        <w:softHyphen/>
        <w:t>ра и пр</w:t>
      </w:r>
      <w:r>
        <w:t>о</w:t>
      </w:r>
      <w:r>
        <w:t>граммно-адаптивного модуля в жизни их обществ мы начнём с США.</w:t>
      </w:r>
    </w:p>
    <w:p w14:paraId="559AEF3B" w14:textId="77777777" w:rsidR="00D30B85" w:rsidRDefault="00D30B85" w:rsidP="00F509F0">
      <w:pPr>
        <w:pStyle w:val="Heading3"/>
      </w:pPr>
      <w:bookmarkStart w:id="24" w:name="_Toc232339033"/>
      <w:bookmarkStart w:id="25" w:name="_Toc237339540"/>
      <w:r>
        <w:t xml:space="preserve">3.3.1. Становление США </w:t>
      </w:r>
      <w:r w:rsidRPr="00223AAE">
        <w:t>—</w:t>
      </w:r>
      <w:r>
        <w:t xml:space="preserve"> перезагрузка </w:t>
      </w:r>
      <w:r>
        <w:br/>
        <w:t>библейского глобально-политического проекта</w:t>
      </w:r>
      <w:bookmarkEnd w:id="24"/>
      <w:bookmarkEnd w:id="25"/>
    </w:p>
    <w:p w14:paraId="33D87D88" w14:textId="2C4D236D" w:rsidR="00D30B85" w:rsidRDefault="00D30B85" w:rsidP="00873ABF">
      <w:pPr>
        <w:pStyle w:val="PlainText"/>
      </w:pPr>
      <w:r>
        <w:t>Если юридически строго, то история США начинается с огл</w:t>
      </w:r>
      <w:r>
        <w:t>а</w:t>
      </w:r>
      <w:r>
        <w:t>шения Декларации неза</w:t>
      </w:r>
      <w:r>
        <w:softHyphen/>
        <w:t>ви</w:t>
      </w:r>
      <w:r>
        <w:softHyphen/>
        <w:t xml:space="preserve">симости северо-американских колоний от Великобритании 4 июля </w:t>
      </w:r>
      <w:smartTag w:uri="urn:schemas-microsoft-com:office:smarttags" w:element="metricconverter">
        <w:smartTagPr>
          <w:attr w:name="ProductID" w:val="1776 г"/>
        </w:smartTagPr>
        <w:r>
          <w:t>1776 г</w:t>
        </w:r>
      </w:smartTag>
      <w:r>
        <w:t>.</w:t>
      </w:r>
      <w:r w:rsidRPr="00D30B85">
        <w:rPr>
          <w:vertAlign w:val="superscript"/>
        </w:rPr>
        <w:t>[LXXXIII]</w:t>
      </w:r>
      <w:r>
        <w:t xml:space="preserve"> Потом в ходе своего госуда</w:t>
      </w:r>
      <w:r>
        <w:t>р</w:t>
      </w:r>
      <w:r>
        <w:t>ственного стано</w:t>
      </w:r>
      <w:r>
        <w:t>в</w:t>
      </w:r>
      <w:r>
        <w:t>ления к началу ХХ века в границы США вошли земли, на которых колонизаторскую деятельность в прошлом н</w:t>
      </w:r>
      <w:r>
        <w:t>а</w:t>
      </w:r>
      <w:r>
        <w:t>чали испанцы, голландцы, французы и русские. И далеко не во всех случаях территориальные приобретения США носили ми</w:t>
      </w:r>
      <w:r>
        <w:t>р</w:t>
      </w:r>
      <w:r>
        <w:t xml:space="preserve">ный характер. В результате с начала ХХ века политическая карта Северо-Американского континента </w:t>
      </w:r>
      <w:r>
        <w:lastRenderedPageBreak/>
        <w:t>неизменна.</w:t>
      </w:r>
    </w:p>
    <w:p w14:paraId="13548EBE" w14:textId="77777777" w:rsidR="00D30B85" w:rsidRDefault="00D30B85" w:rsidP="00873ABF">
      <w:pPr>
        <w:pStyle w:val="PlainText"/>
      </w:pPr>
      <w:r>
        <w:t>Если говорить о предъистории США, то отсчитывать её от о</w:t>
      </w:r>
      <w:r>
        <w:t>т</w:t>
      </w:r>
      <w:r>
        <w:t xml:space="preserve">крытия Америки Колумбом в </w:t>
      </w:r>
      <w:smartTag w:uri="urn:schemas-microsoft-com:office:smarttags" w:element="metricconverter">
        <w:smartTagPr>
          <w:attr w:name="ProductID" w:val="1492 г"/>
        </w:smartTagPr>
        <w:r>
          <w:t>1492 г</w:t>
        </w:r>
      </w:smartTag>
      <w:r>
        <w:t xml:space="preserve">. </w:t>
      </w:r>
      <w:r w:rsidRPr="00223AAE">
        <w:t>—</w:t>
      </w:r>
      <w:r>
        <w:t xml:space="preserve"> культурологически н</w:t>
      </w:r>
      <w:r>
        <w:t>е</w:t>
      </w:r>
      <w:r>
        <w:t>правомерно, поскольку США, хотя и являются «плавильным ко</w:t>
      </w:r>
      <w:r>
        <w:t>т</w:t>
      </w:r>
      <w:r>
        <w:t>лом» народов и принесённых ими элементов национальных кул</w:t>
      </w:r>
      <w:r>
        <w:t>ь</w:t>
      </w:r>
      <w:r>
        <w:t>тур, образовались на основе доминирования англоязычной ве</w:t>
      </w:r>
      <w:r>
        <w:t>т</w:t>
      </w:r>
      <w:r>
        <w:t>ви колонизации Америки европейцами. Поэтому в аспекте культур</w:t>
      </w:r>
      <w:r>
        <w:t>о</w:t>
      </w:r>
      <w:r>
        <w:t>логии предъисторию США следует начинать с начала государс</w:t>
      </w:r>
      <w:r>
        <w:t>т</w:t>
      </w:r>
      <w:r>
        <w:t>венной политики колонизации ам</w:t>
      </w:r>
      <w:r>
        <w:t>е</w:t>
      </w:r>
      <w:r>
        <w:t>риканских земель Британией.</w:t>
      </w:r>
    </w:p>
    <w:p w14:paraId="2DF4DBAD" w14:textId="77777777" w:rsidR="00D30B85" w:rsidRDefault="00D30B85" w:rsidP="00873ABF">
      <w:pPr>
        <w:pStyle w:val="PlainText"/>
      </w:pPr>
      <w:r>
        <w:t>«Википедия» о предъистории США в таком её понимании с</w:t>
      </w:r>
      <w:r>
        <w:t>о</w:t>
      </w:r>
      <w:r>
        <w:t>общает следующее (иллюстрации опущ</w:t>
      </w:r>
      <w:r>
        <w:t>е</w:t>
      </w:r>
      <w:r>
        <w:t>ны):</w:t>
      </w:r>
    </w:p>
    <w:p w14:paraId="259C4EB8" w14:textId="77777777" w:rsidR="00D30B85" w:rsidRDefault="00D30B85" w:rsidP="00F509F0">
      <w:pPr>
        <w:pStyle w:val="a5"/>
      </w:pPr>
      <w:r>
        <w:t xml:space="preserve">«В </w:t>
      </w:r>
      <w:hyperlink r:id="rId59" w:tooltip="1585" w:history="1">
        <w:r>
          <w:rPr>
            <w:rStyle w:val="Hyperlink"/>
          </w:rPr>
          <w:t>1585</w:t>
        </w:r>
      </w:hyperlink>
      <w:r>
        <w:t xml:space="preserve"> и </w:t>
      </w:r>
      <w:hyperlink r:id="rId60" w:tooltip="1587 год" w:history="1">
        <w:r>
          <w:rPr>
            <w:rStyle w:val="Hyperlink"/>
          </w:rPr>
          <w:t>1587 годах</w:t>
        </w:r>
      </w:hyperlink>
      <w:r>
        <w:t xml:space="preserve"> сэр </w:t>
      </w:r>
      <w:hyperlink r:id="rId61" w:tooltip="Рэли, Уолтер" w:history="1">
        <w:r>
          <w:rPr>
            <w:rStyle w:val="Hyperlink"/>
          </w:rPr>
          <w:t>Уолтер Рэли</w:t>
        </w:r>
      </w:hyperlink>
      <w:r>
        <w:t xml:space="preserve"> по приказу Королевы Англии </w:t>
      </w:r>
      <w:hyperlink r:id="rId62" w:tooltip="Елизавета I (королева Англии)" w:history="1">
        <w:r>
          <w:rPr>
            <w:rStyle w:val="Hyperlink"/>
          </w:rPr>
          <w:t>Елизаветы I</w:t>
        </w:r>
      </w:hyperlink>
      <w:r>
        <w:t xml:space="preserve"> предпринял две попытки основать постоя</w:t>
      </w:r>
      <w:r>
        <w:t>н</w:t>
      </w:r>
      <w:r>
        <w:t>ное поселение в Северной Америке. Разведывательная экспед</w:t>
      </w:r>
      <w:r>
        <w:t>и</w:t>
      </w:r>
      <w:r>
        <w:t xml:space="preserve">ция достигла американского берега в </w:t>
      </w:r>
      <w:hyperlink r:id="rId63" w:tooltip="1584 год" w:history="1">
        <w:r>
          <w:rPr>
            <w:rStyle w:val="Hyperlink"/>
          </w:rPr>
          <w:t>1584 году</w:t>
        </w:r>
      </w:hyperlink>
      <w:r>
        <w:t>, и назвала о</w:t>
      </w:r>
      <w:r>
        <w:t>т</w:t>
      </w:r>
      <w:r>
        <w:t xml:space="preserve">крытое побережье </w:t>
      </w:r>
      <w:hyperlink r:id="rId64" w:tooltip="Вирджиния" w:history="1">
        <w:r>
          <w:rPr>
            <w:rStyle w:val="Hyperlink"/>
          </w:rPr>
          <w:t>Вирджиния</w:t>
        </w:r>
      </w:hyperlink>
      <w:r>
        <w:t xml:space="preserve"> (</w:t>
      </w:r>
      <w:hyperlink r:id="rId65" w:tooltip="Английский язык" w:history="1">
        <w:r>
          <w:rPr>
            <w:rStyle w:val="Hyperlink"/>
          </w:rPr>
          <w:t>англ.</w:t>
        </w:r>
      </w:hyperlink>
      <w:r>
        <w:t xml:space="preserve"> </w:t>
      </w:r>
      <w:r>
        <w:rPr>
          <w:i/>
          <w:iCs/>
          <w:lang w:val="en"/>
        </w:rPr>
        <w:t>Virginia</w:t>
      </w:r>
      <w:r>
        <w:t xml:space="preserve"> </w:t>
      </w:r>
      <w:r w:rsidRPr="00223AAE">
        <w:t>—</w:t>
      </w:r>
      <w:r>
        <w:t xml:space="preserve"> “Девс</w:t>
      </w:r>
      <w:r>
        <w:t>т</w:t>
      </w:r>
      <w:r>
        <w:t>венная”) в честь “королевы-девственницы” Елизаветы I, никогда не вых</w:t>
      </w:r>
      <w:r>
        <w:t>о</w:t>
      </w:r>
      <w:r>
        <w:t>дившей замуж. Обе попытки закончились неудачей — первая колония, основанная на острове Роанук недалеко от побережья Вирдж</w:t>
      </w:r>
      <w:r>
        <w:t>и</w:t>
      </w:r>
      <w:r>
        <w:t xml:space="preserve">нии, оказалась на грани гибели из-за атак </w:t>
      </w:r>
      <w:hyperlink r:id="rId66" w:tooltip="Индейцы" w:history="1">
        <w:r>
          <w:rPr>
            <w:rStyle w:val="Hyperlink"/>
          </w:rPr>
          <w:t>индейцев</w:t>
        </w:r>
      </w:hyperlink>
      <w:r>
        <w:t xml:space="preserve"> и недостатка припасов и была эвакуирована </w:t>
      </w:r>
      <w:hyperlink r:id="rId67" w:tooltip="Дрейк, Фрэнсис" w:history="1">
        <w:r>
          <w:rPr>
            <w:rStyle w:val="Hyperlink"/>
          </w:rPr>
          <w:t>сэром Френсисом Дрейком</w:t>
        </w:r>
      </w:hyperlink>
      <w:r>
        <w:t xml:space="preserve"> в апреле </w:t>
      </w:r>
      <w:hyperlink r:id="rId68" w:tooltip="1587" w:history="1">
        <w:r>
          <w:rPr>
            <w:rStyle w:val="Hyperlink"/>
          </w:rPr>
          <w:t>1587</w:t>
        </w:r>
      </w:hyperlink>
      <w:r>
        <w:t xml:space="preserve"> года. В июле того же года на остров в</w:t>
      </w:r>
      <w:r>
        <w:t>ы</w:t>
      </w:r>
      <w:r>
        <w:t>садилась вторая экспедиция колонистов, численностью 117 чел</w:t>
      </w:r>
      <w:r>
        <w:t>о</w:t>
      </w:r>
      <w:r>
        <w:t xml:space="preserve">век. Планировалось, что весной </w:t>
      </w:r>
      <w:hyperlink r:id="rId69" w:tooltip="1588 год" w:history="1">
        <w:r>
          <w:rPr>
            <w:rStyle w:val="Hyperlink"/>
          </w:rPr>
          <w:t>1588 года</w:t>
        </w:r>
      </w:hyperlink>
      <w:r>
        <w:t xml:space="preserve"> в колонию прибудут корабли со снаряжением и продовольствием. Однако по ра</w:t>
      </w:r>
      <w:r>
        <w:t>з</w:t>
      </w:r>
      <w:r>
        <w:t>ным причинам экспедиция снабжения задержалась почти на полтора года. Когда она прибыла на место, все постройки колонистов были в целости, однако никаких следов людей, за исключением останков одного человека найдено не было. Точная судьба кол</w:t>
      </w:r>
      <w:r>
        <w:t>о</w:t>
      </w:r>
      <w:r>
        <w:t xml:space="preserve">нистов не установлена по сей день. </w:t>
      </w:r>
      <w:hyperlink r:id="rId70" w:anchor="cite_note-1#cite_note-1" w:history="1">
        <w:r>
          <w:rPr>
            <w:rStyle w:val="Hyperlink"/>
            <w:vertAlign w:val="superscript"/>
          </w:rPr>
          <w:t>[2]</w:t>
        </w:r>
      </w:hyperlink>
      <w:r>
        <w:t>.</w:t>
      </w:r>
    </w:p>
    <w:p w14:paraId="7884BEA2" w14:textId="757FD70C" w:rsidR="00D30B85" w:rsidRDefault="00D30B85" w:rsidP="00F509F0">
      <w:pPr>
        <w:pStyle w:val="a5"/>
      </w:pPr>
      <w:r>
        <w:t xml:space="preserve">В начале </w:t>
      </w:r>
      <w:hyperlink r:id="rId71" w:tooltip="XVII" w:history="1">
        <w:r>
          <w:rPr>
            <w:rStyle w:val="Hyperlink"/>
          </w:rPr>
          <w:t>XVII</w:t>
        </w:r>
      </w:hyperlink>
      <w:r>
        <w:t xml:space="preserve"> века в дело вступил частный кап</w:t>
      </w:r>
      <w:r>
        <w:t>и</w:t>
      </w:r>
      <w:r>
        <w:t xml:space="preserve">тал. В </w:t>
      </w:r>
      <w:hyperlink r:id="rId72" w:tooltip="1605 год" w:history="1">
        <w:r>
          <w:rPr>
            <w:rStyle w:val="Hyperlink"/>
          </w:rPr>
          <w:t>1605 году</w:t>
        </w:r>
      </w:hyperlink>
      <w:r w:rsidRPr="00D30B85">
        <w:rPr>
          <w:vertAlign w:val="superscript"/>
        </w:rPr>
        <w:t>[LXXXIV]</w:t>
      </w:r>
      <w:r>
        <w:t xml:space="preserve"> сразу две акционерные ко</w:t>
      </w:r>
      <w:r>
        <w:t>м</w:t>
      </w:r>
      <w:r>
        <w:t xml:space="preserve">пании получили от короля </w:t>
      </w:r>
      <w:hyperlink r:id="rId73" w:tooltip="Яков I (король Англии)" w:history="1">
        <w:r>
          <w:rPr>
            <w:rStyle w:val="Hyperlink"/>
          </w:rPr>
          <w:t>Якова I</w:t>
        </w:r>
      </w:hyperlink>
      <w:r>
        <w:t xml:space="preserve"> лицензии на основание колоний в Вирджинии. Следует учит</w:t>
      </w:r>
      <w:r>
        <w:t>ы</w:t>
      </w:r>
      <w:r>
        <w:t>вать, что в то время термином “Вирджиния” обозначалась вся территория североамери</w:t>
      </w:r>
      <w:r>
        <w:softHyphen/>
        <w:t xml:space="preserve">канского </w:t>
      </w:r>
      <w:hyperlink r:id="rId74" w:tooltip="Континент" w:history="1">
        <w:r>
          <w:rPr>
            <w:rStyle w:val="Hyperlink"/>
          </w:rPr>
          <w:t>континента</w:t>
        </w:r>
      </w:hyperlink>
      <w:r>
        <w:t>. Первая из ко</w:t>
      </w:r>
      <w:r>
        <w:t>м</w:t>
      </w:r>
      <w:r>
        <w:t>паний «Лондонская вирджинская компания» (</w:t>
      </w:r>
      <w:hyperlink r:id="rId75" w:tooltip="Английский язык" w:history="1">
        <w:r>
          <w:rPr>
            <w:rStyle w:val="Hyperlink"/>
          </w:rPr>
          <w:t>англ.</w:t>
        </w:r>
      </w:hyperlink>
      <w:r>
        <w:t xml:space="preserve"> </w:t>
      </w:r>
      <w:hyperlink r:id="rId76" w:tooltip="en:London Company" w:history="1">
        <w:r>
          <w:rPr>
            <w:rStyle w:val="Hyperlink"/>
            <w:i/>
            <w:iCs/>
            <w:lang w:val="en"/>
          </w:rPr>
          <w:t>Virginia</w:t>
        </w:r>
        <w:r w:rsidRPr="008368A6">
          <w:rPr>
            <w:rStyle w:val="Hyperlink"/>
            <w:i/>
            <w:iCs/>
          </w:rPr>
          <w:t xml:space="preserve"> </w:t>
        </w:r>
        <w:r>
          <w:rPr>
            <w:rStyle w:val="Hyperlink"/>
            <w:i/>
            <w:iCs/>
            <w:lang w:val="en"/>
          </w:rPr>
          <w:t>Company</w:t>
        </w:r>
        <w:r w:rsidRPr="008368A6">
          <w:rPr>
            <w:rStyle w:val="Hyperlink"/>
            <w:i/>
            <w:iCs/>
          </w:rPr>
          <w:t xml:space="preserve"> </w:t>
        </w:r>
        <w:r>
          <w:rPr>
            <w:rStyle w:val="Hyperlink"/>
            <w:i/>
            <w:iCs/>
            <w:lang w:val="en"/>
          </w:rPr>
          <w:t>of</w:t>
        </w:r>
        <w:r w:rsidRPr="008368A6">
          <w:rPr>
            <w:rStyle w:val="Hyperlink"/>
            <w:i/>
            <w:iCs/>
          </w:rPr>
          <w:t xml:space="preserve"> </w:t>
        </w:r>
        <w:r>
          <w:rPr>
            <w:rStyle w:val="Hyperlink"/>
            <w:i/>
            <w:iCs/>
            <w:lang w:val="en"/>
          </w:rPr>
          <w:t>London</w:t>
        </w:r>
      </w:hyperlink>
      <w:r>
        <w:t xml:space="preserve">) </w:t>
      </w:r>
      <w:r>
        <w:lastRenderedPageBreak/>
        <w:t>получила права на южную, вторая «Плимутская комп</w:t>
      </w:r>
      <w:r>
        <w:t>а</w:t>
      </w:r>
      <w:r>
        <w:t>ния» (</w:t>
      </w:r>
      <w:hyperlink r:id="rId77" w:tooltip="Английский язык" w:history="1">
        <w:r>
          <w:rPr>
            <w:rStyle w:val="Hyperlink"/>
          </w:rPr>
          <w:t>англ.</w:t>
        </w:r>
      </w:hyperlink>
      <w:r>
        <w:t xml:space="preserve"> </w:t>
      </w:r>
      <w:hyperlink r:id="rId78" w:tooltip="en:Plymouth Company" w:history="1">
        <w:r>
          <w:rPr>
            <w:rStyle w:val="Hyperlink"/>
            <w:i/>
            <w:iCs/>
            <w:lang w:val="en"/>
          </w:rPr>
          <w:t>Plymouth</w:t>
        </w:r>
        <w:r w:rsidRPr="008368A6">
          <w:rPr>
            <w:rStyle w:val="Hyperlink"/>
            <w:i/>
            <w:iCs/>
          </w:rPr>
          <w:t xml:space="preserve"> </w:t>
        </w:r>
        <w:r>
          <w:rPr>
            <w:rStyle w:val="Hyperlink"/>
            <w:i/>
            <w:iCs/>
            <w:lang w:val="en"/>
          </w:rPr>
          <w:t>Company</w:t>
        </w:r>
      </w:hyperlink>
      <w:r>
        <w:t>) на северную часть континента. Несмотря на то, что официально обе компании пр</w:t>
      </w:r>
      <w:r>
        <w:t>о</w:t>
      </w:r>
      <w:r>
        <w:t xml:space="preserve">возглашали основной целью распространение </w:t>
      </w:r>
      <w:hyperlink r:id="rId79" w:tooltip="Христианство" w:history="1">
        <w:r>
          <w:rPr>
            <w:rStyle w:val="Hyperlink"/>
          </w:rPr>
          <w:t>христианства</w:t>
        </w:r>
      </w:hyperlink>
      <w:r>
        <w:t>, полученная л</w:t>
      </w:r>
      <w:r>
        <w:t>и</w:t>
      </w:r>
      <w:r>
        <w:t xml:space="preserve">цензия даровала им право “искать и добывать всеми способами </w:t>
      </w:r>
      <w:hyperlink r:id="rId80" w:tooltip="Золото" w:history="1">
        <w:r>
          <w:rPr>
            <w:rStyle w:val="Hyperlink"/>
          </w:rPr>
          <w:t>золото</w:t>
        </w:r>
      </w:hyperlink>
      <w:r>
        <w:t xml:space="preserve">, </w:t>
      </w:r>
      <w:hyperlink r:id="rId81" w:tooltip="Серебро" w:history="1">
        <w:r>
          <w:rPr>
            <w:rStyle w:val="Hyperlink"/>
          </w:rPr>
          <w:t>серебро</w:t>
        </w:r>
      </w:hyperlink>
      <w:r>
        <w:t xml:space="preserve"> и </w:t>
      </w:r>
      <w:hyperlink r:id="rId82" w:tooltip="Медь" w:history="1">
        <w:r>
          <w:rPr>
            <w:rStyle w:val="Hyperlink"/>
          </w:rPr>
          <w:t>медь</w:t>
        </w:r>
      </w:hyperlink>
      <w:r>
        <w:t>”.</w:t>
      </w:r>
    </w:p>
    <w:p w14:paraId="17924C3C" w14:textId="77777777" w:rsidR="00D30B85" w:rsidRDefault="00D30B85" w:rsidP="00F509F0">
      <w:pPr>
        <w:pStyle w:val="a5"/>
      </w:pPr>
      <w:hyperlink r:id="rId83" w:tooltip="20 декабря" w:history="1">
        <w:r>
          <w:rPr>
            <w:rStyle w:val="Hyperlink"/>
          </w:rPr>
          <w:t>20 декабря</w:t>
        </w:r>
      </w:hyperlink>
      <w:r>
        <w:t xml:space="preserve"> </w:t>
      </w:r>
      <w:hyperlink r:id="rId84" w:tooltip="1606" w:history="1">
        <w:r>
          <w:rPr>
            <w:rStyle w:val="Hyperlink"/>
          </w:rPr>
          <w:t>1606</w:t>
        </w:r>
      </w:hyperlink>
      <w:r>
        <w:t xml:space="preserve"> года, колонисты отправились в плавание на борту трёх судов и после тяжёлого, почти пятимесячного плав</w:t>
      </w:r>
      <w:r>
        <w:t>а</w:t>
      </w:r>
      <w:r>
        <w:t>ния, во время которого несколько деся</w:t>
      </w:r>
      <w:r>
        <w:t>т</w:t>
      </w:r>
      <w:r>
        <w:t xml:space="preserve">ков умерли от голода и болезней, в мае </w:t>
      </w:r>
      <w:hyperlink r:id="rId85" w:tooltip="1607" w:history="1">
        <w:r>
          <w:rPr>
            <w:rStyle w:val="Hyperlink"/>
          </w:rPr>
          <w:t>1607</w:t>
        </w:r>
      </w:hyperlink>
      <w:r>
        <w:t xml:space="preserve"> года достигли Чезапикской Бухты (</w:t>
      </w:r>
      <w:hyperlink r:id="rId86" w:tooltip="Английский язык" w:history="1">
        <w:r>
          <w:rPr>
            <w:rStyle w:val="Hyperlink"/>
          </w:rPr>
          <w:t>англ.</w:t>
        </w:r>
      </w:hyperlink>
      <w:r>
        <w:t xml:space="preserve"> </w:t>
      </w:r>
      <w:r>
        <w:rPr>
          <w:i/>
          <w:iCs/>
          <w:lang w:val="en"/>
        </w:rPr>
        <w:t>Chesapeake</w:t>
      </w:r>
      <w:r w:rsidRPr="008368A6">
        <w:rPr>
          <w:i/>
          <w:iCs/>
        </w:rPr>
        <w:t xml:space="preserve"> </w:t>
      </w:r>
      <w:r>
        <w:rPr>
          <w:i/>
          <w:iCs/>
          <w:lang w:val="en"/>
        </w:rPr>
        <w:t>Bay</w:t>
      </w:r>
      <w:r>
        <w:t>). В течение следующего месяца ими был постр</w:t>
      </w:r>
      <w:r>
        <w:t>о</w:t>
      </w:r>
      <w:r>
        <w:t>ен деревянный форт, названный в честь короля Форт Джеймс (английское произношение имени Яков). Позднее форт был п</w:t>
      </w:r>
      <w:r>
        <w:t>е</w:t>
      </w:r>
      <w:r>
        <w:t xml:space="preserve">реименован в </w:t>
      </w:r>
      <w:hyperlink r:id="rId87" w:tooltip="Джеймстаун (Вирджиния)" w:history="1">
        <w:r>
          <w:rPr>
            <w:rStyle w:val="Hyperlink"/>
          </w:rPr>
          <w:t>Джеймстаун</w:t>
        </w:r>
      </w:hyperlink>
      <w:r>
        <w:t xml:space="preserve"> — первое постоянное британское п</w:t>
      </w:r>
      <w:r>
        <w:t>о</w:t>
      </w:r>
      <w:r>
        <w:t>селение в Америке</w:t>
      </w:r>
      <w:hyperlink r:id="rId88" w:anchor="cite_note-2#cite_note-2" w:history="1">
        <w:r>
          <w:rPr>
            <w:rStyle w:val="Hyperlink"/>
            <w:vertAlign w:val="superscript"/>
          </w:rPr>
          <w:t>[3]</w:t>
        </w:r>
      </w:hyperlink>
      <w:r>
        <w:t>.</w:t>
      </w:r>
    </w:p>
    <w:p w14:paraId="6283452E" w14:textId="20F7BA46" w:rsidR="00D30B85" w:rsidRDefault="00D30B85" w:rsidP="00F509F0">
      <w:pPr>
        <w:pStyle w:val="a5"/>
      </w:pPr>
      <w:r>
        <w:t xml:space="preserve">Официальная </w:t>
      </w:r>
      <w:hyperlink r:id="rId89" w:tooltip="Историография" w:history="1">
        <w:r>
          <w:rPr>
            <w:rStyle w:val="Hyperlink"/>
          </w:rPr>
          <w:t>историография</w:t>
        </w:r>
      </w:hyperlink>
      <w:r>
        <w:t xml:space="preserve"> </w:t>
      </w:r>
      <w:hyperlink r:id="rId90" w:tooltip="США" w:history="1">
        <w:r>
          <w:rPr>
            <w:rStyle w:val="Hyperlink"/>
          </w:rPr>
          <w:t>США</w:t>
        </w:r>
      </w:hyperlink>
      <w:r>
        <w:t xml:space="preserve"> считает </w:t>
      </w:r>
      <w:hyperlink r:id="rId91" w:tooltip="Джеймстаун (Вирджиния)" w:history="1">
        <w:r>
          <w:rPr>
            <w:rStyle w:val="Hyperlink"/>
          </w:rPr>
          <w:t>Джеймстаун</w:t>
        </w:r>
      </w:hyperlink>
      <w:r>
        <w:t xml:space="preserve"> к</w:t>
      </w:r>
      <w:r>
        <w:t>о</w:t>
      </w:r>
      <w:r>
        <w:t xml:space="preserve">лыбелью страны, история поселения и его лидера — капитана </w:t>
      </w:r>
      <w:hyperlink r:id="rId92" w:tooltip="Смит, Джон (страница отсутствует)" w:history="1">
        <w:r>
          <w:rPr>
            <w:rStyle w:val="Hyperlink"/>
          </w:rPr>
          <w:t>Джона Смита</w:t>
        </w:r>
      </w:hyperlink>
      <w:r w:rsidRPr="00D30B85">
        <w:rPr>
          <w:vertAlign w:val="superscript"/>
        </w:rPr>
        <w:t>[LXXXV]</w:t>
      </w:r>
      <w:r>
        <w:t xml:space="preserve"> (</w:t>
      </w:r>
      <w:hyperlink r:id="rId93" w:tooltip="Английский язык" w:history="1">
        <w:r>
          <w:rPr>
            <w:rStyle w:val="Hyperlink"/>
          </w:rPr>
          <w:t>англ.</w:t>
        </w:r>
      </w:hyperlink>
      <w:r>
        <w:t xml:space="preserve"> </w:t>
      </w:r>
      <w:hyperlink r:id="rId94" w:tooltip="en:John Smith of Jamestown" w:history="1">
        <w:r>
          <w:rPr>
            <w:rStyle w:val="Hyperlink"/>
            <w:i/>
            <w:iCs/>
            <w:lang w:val="en"/>
          </w:rPr>
          <w:t>John</w:t>
        </w:r>
        <w:r w:rsidRPr="008368A6">
          <w:rPr>
            <w:rStyle w:val="Hyperlink"/>
            <w:i/>
            <w:iCs/>
          </w:rPr>
          <w:t xml:space="preserve"> </w:t>
        </w:r>
        <w:r>
          <w:rPr>
            <w:rStyle w:val="Hyperlink"/>
            <w:i/>
            <w:iCs/>
            <w:lang w:val="en"/>
          </w:rPr>
          <w:t>Smith</w:t>
        </w:r>
        <w:r w:rsidRPr="008368A6">
          <w:rPr>
            <w:rStyle w:val="Hyperlink"/>
            <w:i/>
            <w:iCs/>
          </w:rPr>
          <w:t xml:space="preserve"> </w:t>
        </w:r>
        <w:r>
          <w:rPr>
            <w:rStyle w:val="Hyperlink"/>
            <w:i/>
            <w:iCs/>
            <w:lang w:val="en"/>
          </w:rPr>
          <w:t>of</w:t>
        </w:r>
        <w:r w:rsidRPr="008368A6">
          <w:rPr>
            <w:rStyle w:val="Hyperlink"/>
            <w:i/>
            <w:iCs/>
          </w:rPr>
          <w:t xml:space="preserve"> </w:t>
        </w:r>
        <w:r>
          <w:rPr>
            <w:rStyle w:val="Hyperlink"/>
            <w:i/>
            <w:iCs/>
            <w:lang w:val="en"/>
          </w:rPr>
          <w:t>Jamestown</w:t>
        </w:r>
      </w:hyperlink>
      <w:r>
        <w:t>) освещена во многих серьёзных исследованиях и художественных произведен</w:t>
      </w:r>
      <w:r>
        <w:t>и</w:t>
      </w:r>
      <w:r>
        <w:t>ях. Последние, как правило, идеализируют историю города и н</w:t>
      </w:r>
      <w:r>
        <w:t>а</w:t>
      </w:r>
      <w:r>
        <w:t>селявших его пе</w:t>
      </w:r>
      <w:r>
        <w:t>р</w:t>
      </w:r>
      <w:r>
        <w:t xml:space="preserve">вопроходцев (например </w:t>
      </w:r>
      <w:hyperlink r:id="rId95" w:tooltip="Покахонтас (мультфильм)" w:history="1">
        <w:r>
          <w:rPr>
            <w:rStyle w:val="Hyperlink"/>
          </w:rPr>
          <w:t>популярный мультфильм Покахонтас</w:t>
        </w:r>
      </w:hyperlink>
      <w:r>
        <w:t>). В действ</w:t>
      </w:r>
      <w:r>
        <w:t>и</w:t>
      </w:r>
      <w:r>
        <w:t xml:space="preserve">тельности первые годы колонии были чрезвычайно трудными, в голодную зиму </w:t>
      </w:r>
      <w:hyperlink r:id="rId96" w:tooltip="1609" w:history="1">
        <w:r>
          <w:rPr>
            <w:rStyle w:val="Hyperlink"/>
          </w:rPr>
          <w:t>1609</w:t>
        </w:r>
      </w:hyperlink>
      <w:r>
        <w:t xml:space="preserve"> — </w:t>
      </w:r>
      <w:hyperlink r:id="rId97" w:tooltip="1610" w:history="1">
        <w:r>
          <w:rPr>
            <w:rStyle w:val="Hyperlink"/>
          </w:rPr>
          <w:t>1610</w:t>
        </w:r>
      </w:hyperlink>
      <w:r>
        <w:t xml:space="preserve"> гг. из 500 колонистов в живых осталось не более 60, и, по н</w:t>
      </w:r>
      <w:r>
        <w:t>е</w:t>
      </w:r>
      <w:r>
        <w:t>которым свидетельствам</w:t>
      </w:r>
      <w:hyperlink r:id="rId98" w:anchor="cite_note-3#cite_note-3" w:history="1">
        <w:r>
          <w:rPr>
            <w:rStyle w:val="Hyperlink"/>
            <w:vertAlign w:val="superscript"/>
          </w:rPr>
          <w:t>[4]</w:t>
        </w:r>
      </w:hyperlink>
      <w:r>
        <w:t xml:space="preserve"> выжившие были вынуждены прибегнуть к </w:t>
      </w:r>
      <w:hyperlink r:id="rId99" w:tooltip="Каннибализм" w:history="1">
        <w:r>
          <w:rPr>
            <w:rStyle w:val="Hyperlink"/>
          </w:rPr>
          <w:t>каннибализму</w:t>
        </w:r>
      </w:hyperlink>
      <w:r>
        <w:t>, чтобы пережить г</w:t>
      </w:r>
      <w:r>
        <w:t>о</w:t>
      </w:r>
      <w:r>
        <w:t>лод.</w:t>
      </w:r>
    </w:p>
    <w:p w14:paraId="6101D611" w14:textId="77777777" w:rsidR="00D30B85" w:rsidRDefault="00D30B85" w:rsidP="00F509F0">
      <w:pPr>
        <w:pStyle w:val="a5"/>
      </w:pPr>
      <w:r>
        <w:t>В последующие годы, когда вопрос физического выживания уже не стоял столь остро, двумя важне</w:t>
      </w:r>
      <w:r>
        <w:t>й</w:t>
      </w:r>
      <w:r>
        <w:t xml:space="preserve">шими проблемами были напряжённые отношения с </w:t>
      </w:r>
      <w:hyperlink r:id="rId100" w:tooltip="Индейцы" w:history="1">
        <w:r>
          <w:rPr>
            <w:rStyle w:val="Hyperlink"/>
          </w:rPr>
          <w:t>коренным населением</w:t>
        </w:r>
      </w:hyperlink>
      <w:r>
        <w:t xml:space="preserve"> и экономическая целесообразность существования колонии. К разочарованию а</w:t>
      </w:r>
      <w:r>
        <w:t>к</w:t>
      </w:r>
      <w:r>
        <w:t>ционеров «Лондонской Вирджинской Компании» ни золота, ни серебра колонистами найдено не было, и основным товаром, пр</w:t>
      </w:r>
      <w:r>
        <w:t>о</w:t>
      </w:r>
      <w:r>
        <w:t>изводившимся на экспорт, была корабельная древесина. Несмо</w:t>
      </w:r>
      <w:r>
        <w:t>т</w:t>
      </w:r>
      <w:r>
        <w:t>ря на то, что этот товар пользовался определённым спросом в метрополии, порядком истощившей свои леса, прибыль, как и от других попыток хозяйственной деятельности, была минимал</w:t>
      </w:r>
      <w:r>
        <w:t>ь</w:t>
      </w:r>
      <w:r>
        <w:t>ной</w:t>
      </w:r>
      <w:hyperlink r:id="rId101" w:anchor="cite_note-4#cite_note-4" w:history="1">
        <w:r>
          <w:rPr>
            <w:rStyle w:val="Hyperlink"/>
            <w:vertAlign w:val="superscript"/>
          </w:rPr>
          <w:t>[5]</w:t>
        </w:r>
      </w:hyperlink>
      <w:r>
        <w:t>.</w:t>
      </w:r>
    </w:p>
    <w:p w14:paraId="1E7E3AA5" w14:textId="77777777" w:rsidR="00D30B85" w:rsidRDefault="00D30B85" w:rsidP="00F509F0">
      <w:pPr>
        <w:pStyle w:val="a5"/>
      </w:pPr>
      <w:r>
        <w:lastRenderedPageBreak/>
        <w:t xml:space="preserve">Ситуация изменилась в </w:t>
      </w:r>
      <w:hyperlink r:id="rId102" w:tooltip="1612 год" w:history="1">
        <w:r>
          <w:rPr>
            <w:rStyle w:val="Hyperlink"/>
          </w:rPr>
          <w:t>1612 году</w:t>
        </w:r>
      </w:hyperlink>
      <w:r>
        <w:t>, когда фермеру и землевл</w:t>
      </w:r>
      <w:r>
        <w:t>а</w:t>
      </w:r>
      <w:r>
        <w:t>дельцу Джону Рольфу (</w:t>
      </w:r>
      <w:hyperlink r:id="rId103" w:tooltip="Английский язык" w:history="1">
        <w:r>
          <w:rPr>
            <w:rStyle w:val="Hyperlink"/>
          </w:rPr>
          <w:t>англ.</w:t>
        </w:r>
      </w:hyperlink>
      <w:r>
        <w:t xml:space="preserve"> </w:t>
      </w:r>
      <w:hyperlink r:id="rId104" w:tooltip="en:John Rolfe (English settler)" w:history="1">
        <w:r>
          <w:rPr>
            <w:rStyle w:val="Hyperlink"/>
            <w:i/>
            <w:iCs/>
            <w:lang w:val="en"/>
          </w:rPr>
          <w:t>John</w:t>
        </w:r>
        <w:r w:rsidRPr="008368A6">
          <w:rPr>
            <w:rStyle w:val="Hyperlink"/>
            <w:i/>
            <w:iCs/>
          </w:rPr>
          <w:t xml:space="preserve"> </w:t>
        </w:r>
        <w:r>
          <w:rPr>
            <w:rStyle w:val="Hyperlink"/>
            <w:i/>
            <w:iCs/>
            <w:lang w:val="en"/>
          </w:rPr>
          <w:t>Rolfe</w:t>
        </w:r>
      </w:hyperlink>
      <w:r>
        <w:t>) удалось скрестить м</w:t>
      </w:r>
      <w:r>
        <w:t>е</w:t>
      </w:r>
      <w:r>
        <w:t xml:space="preserve">стный сорт </w:t>
      </w:r>
      <w:hyperlink r:id="rId105" w:tooltip="Табак" w:history="1">
        <w:r>
          <w:rPr>
            <w:rStyle w:val="Hyperlink"/>
          </w:rPr>
          <w:t>табака</w:t>
        </w:r>
      </w:hyperlink>
      <w:r>
        <w:t>, выращиваемого индейцами, с сортами зав</w:t>
      </w:r>
      <w:r>
        <w:t>е</w:t>
      </w:r>
      <w:r>
        <w:t xml:space="preserve">зёнными с </w:t>
      </w:r>
      <w:hyperlink r:id="rId106" w:tooltip="Бермудские острова" w:history="1">
        <w:r>
          <w:rPr>
            <w:rStyle w:val="Hyperlink"/>
          </w:rPr>
          <w:t>Бермудских островов</w:t>
        </w:r>
      </w:hyperlink>
      <w:r>
        <w:t xml:space="preserve">. Получившиеся </w:t>
      </w:r>
      <w:hyperlink r:id="rId107" w:tooltip="Гибрид" w:history="1">
        <w:r>
          <w:rPr>
            <w:rStyle w:val="Hyperlink"/>
          </w:rPr>
          <w:t>гибриды</w:t>
        </w:r>
      </w:hyperlink>
      <w:r>
        <w:t xml:space="preserve"> были хорошо приспособлены к Вирджинскому </w:t>
      </w:r>
      <w:hyperlink r:id="rId108" w:tooltip="Климат" w:history="1">
        <w:r>
          <w:rPr>
            <w:rStyle w:val="Hyperlink"/>
          </w:rPr>
          <w:t>климату</w:t>
        </w:r>
      </w:hyperlink>
      <w:r>
        <w:t xml:space="preserve"> и в то же вр</w:t>
      </w:r>
      <w:r>
        <w:t>е</w:t>
      </w:r>
      <w:r>
        <w:t>мя отвечали вкусам английских потребителей. Колония приобрела источник надёжного дохода, и на долгие годы табак стал основой экономики и экспорта Вирджинии, а словосочетания “вирджи</w:t>
      </w:r>
      <w:r>
        <w:t>н</w:t>
      </w:r>
      <w:r>
        <w:t>ский табак”, “вирджинская смесь” употребляются в качестве х</w:t>
      </w:r>
      <w:r>
        <w:t>а</w:t>
      </w:r>
      <w:r>
        <w:t>рак</w:t>
      </w:r>
      <w:r>
        <w:softHyphen/>
        <w:t>теристик т</w:t>
      </w:r>
      <w:r>
        <w:t>а</w:t>
      </w:r>
      <w:r>
        <w:t>бачных изделий и по сей день</w:t>
      </w:r>
      <w:hyperlink r:id="rId109" w:anchor="cite_note-t1-5#cite_note-t1-5" w:history="1">
        <w:r>
          <w:rPr>
            <w:rStyle w:val="Hyperlink"/>
            <w:vertAlign w:val="superscript"/>
          </w:rPr>
          <w:t>[6]</w:t>
        </w:r>
      </w:hyperlink>
      <w:r>
        <w:t xml:space="preserve"> </w:t>
      </w:r>
      <w:hyperlink r:id="rId110" w:anchor="cite_note-6#cite_note-6" w:history="1">
        <w:r>
          <w:rPr>
            <w:rStyle w:val="Hyperlink"/>
            <w:vertAlign w:val="superscript"/>
          </w:rPr>
          <w:t>[7]</w:t>
        </w:r>
      </w:hyperlink>
      <w:r>
        <w:t xml:space="preserve">. Через пять лет экспорт табака составил 20 000 </w:t>
      </w:r>
      <w:hyperlink r:id="rId111" w:tooltip="Фунт" w:history="1">
        <w:r>
          <w:rPr>
            <w:rStyle w:val="Hyperlink"/>
          </w:rPr>
          <w:t>фунтов</w:t>
        </w:r>
      </w:hyperlink>
      <w:r>
        <w:t xml:space="preserve">, ещё через год он был удвоен, а к </w:t>
      </w:r>
      <w:hyperlink r:id="rId112" w:tooltip="1629 год" w:history="1">
        <w:r>
          <w:rPr>
            <w:rStyle w:val="Hyperlink"/>
          </w:rPr>
          <w:t>1629 году</w:t>
        </w:r>
      </w:hyperlink>
      <w:r>
        <w:t xml:space="preserve"> достиг </w:t>
      </w:r>
      <w:smartTag w:uri="urn:schemas-microsoft-com:office:smarttags" w:element="metricconverter">
        <w:smartTagPr>
          <w:attr w:name="ProductID" w:val="500 000 фунтов"/>
        </w:smartTagPr>
        <w:r>
          <w:t>500 000 фунтов</w:t>
        </w:r>
      </w:smartTag>
      <w:r>
        <w:rPr>
          <w:vertAlign w:val="superscript"/>
        </w:rPr>
        <w:fldChar w:fldCharType="begin"/>
      </w:r>
      <w:r>
        <w:rPr>
          <w:vertAlign w:val="superscript"/>
        </w:rPr>
        <w:instrText xml:space="preserve"> HYPERLINK "http://ru.wikipedia.org/wiki/%D0%9A%D0%BE%D0%BD%D0%BA%D0%B8%D1%81%D1%82%D0%B0" \l "cite_note-t1-5#cite_note-t1-5" \o "" </w:instrText>
      </w:r>
      <w:r>
        <w:rPr>
          <w:vertAlign w:val="superscript"/>
        </w:rPr>
        <w:fldChar w:fldCharType="separate"/>
      </w:r>
      <w:r>
        <w:rPr>
          <w:rStyle w:val="Hyperlink"/>
          <w:vertAlign w:val="superscript"/>
        </w:rPr>
        <w:t>[6]</w:t>
      </w:r>
      <w:r>
        <w:rPr>
          <w:vertAlign w:val="superscript"/>
        </w:rPr>
        <w:fldChar w:fldCharType="end"/>
      </w:r>
      <w:r>
        <w:t xml:space="preserve">. Джон Рольф оказал ещё одну услугу колонии: в </w:t>
      </w:r>
      <w:hyperlink r:id="rId113" w:tooltip="1614 год" w:history="1">
        <w:r>
          <w:rPr>
            <w:rStyle w:val="Hyperlink"/>
          </w:rPr>
          <w:t>1614 году</w:t>
        </w:r>
      </w:hyperlink>
      <w:r>
        <w:t xml:space="preserve"> ему удалось договориться о мире с местным индей</w:t>
      </w:r>
      <w:r>
        <w:softHyphen/>
        <w:t>ским вождём. Мирный д</w:t>
      </w:r>
      <w:r>
        <w:t>о</w:t>
      </w:r>
      <w:r>
        <w:t xml:space="preserve">говор был скреплён браком между Рольфом и дочерью вождя, </w:t>
      </w:r>
      <w:hyperlink r:id="rId114" w:tooltip="Покахонтас" w:history="1">
        <w:r>
          <w:rPr>
            <w:rStyle w:val="Hyperlink"/>
          </w:rPr>
          <w:t>Покахонтас</w:t>
        </w:r>
      </w:hyperlink>
      <w:r>
        <w:t>.</w:t>
      </w:r>
    </w:p>
    <w:p w14:paraId="6B9C9811" w14:textId="77777777" w:rsidR="00D30B85" w:rsidRDefault="00D30B85" w:rsidP="00F509F0">
      <w:pPr>
        <w:pStyle w:val="a5"/>
      </w:pPr>
      <w:r>
        <w:t xml:space="preserve">В </w:t>
      </w:r>
      <w:hyperlink r:id="rId115" w:tooltip="1619 год" w:history="1">
        <w:r>
          <w:rPr>
            <w:rStyle w:val="Hyperlink"/>
          </w:rPr>
          <w:t>1619 году</w:t>
        </w:r>
      </w:hyperlink>
      <w:r>
        <w:t xml:space="preserve"> произошли два события оказавшие существенное влияние на всю дальнейшую историю США. В этом году губе</w:t>
      </w:r>
      <w:r>
        <w:t>р</w:t>
      </w:r>
      <w:r>
        <w:t>натор Джордж Ярдли (</w:t>
      </w:r>
      <w:hyperlink r:id="rId116" w:tooltip="Английский язык" w:history="1">
        <w:r>
          <w:rPr>
            <w:rStyle w:val="Hyperlink"/>
          </w:rPr>
          <w:t>англ.</w:t>
        </w:r>
      </w:hyperlink>
      <w:r>
        <w:t xml:space="preserve"> </w:t>
      </w:r>
      <w:hyperlink r:id="rId117" w:tooltip="en:George Yeardley" w:history="1">
        <w:r>
          <w:rPr>
            <w:rStyle w:val="Hyperlink"/>
            <w:i/>
            <w:iCs/>
            <w:lang w:val="en"/>
          </w:rPr>
          <w:t>George</w:t>
        </w:r>
        <w:r w:rsidRPr="008368A6">
          <w:rPr>
            <w:rStyle w:val="Hyperlink"/>
            <w:i/>
            <w:iCs/>
          </w:rPr>
          <w:t xml:space="preserve"> </w:t>
        </w:r>
        <w:r>
          <w:rPr>
            <w:rStyle w:val="Hyperlink"/>
            <w:i/>
            <w:iCs/>
            <w:lang w:val="en"/>
          </w:rPr>
          <w:t>Yeardley</w:t>
        </w:r>
      </w:hyperlink>
      <w:r>
        <w:t xml:space="preserve">) принял решение передать часть власти </w:t>
      </w:r>
      <w:r>
        <w:rPr>
          <w:i/>
          <w:iCs/>
        </w:rPr>
        <w:t>Совету Бюргеров</w:t>
      </w:r>
      <w:r>
        <w:t xml:space="preserve"> (</w:t>
      </w:r>
      <w:hyperlink r:id="rId118" w:tooltip="Английский язык" w:history="1">
        <w:r>
          <w:rPr>
            <w:rStyle w:val="Hyperlink"/>
          </w:rPr>
          <w:t>англ.</w:t>
        </w:r>
      </w:hyperlink>
      <w:r>
        <w:t xml:space="preserve"> </w:t>
      </w:r>
      <w:hyperlink r:id="rId119" w:tooltip="en:House of Burgesses" w:history="1">
        <w:r>
          <w:rPr>
            <w:rStyle w:val="Hyperlink"/>
            <w:i/>
            <w:iCs/>
            <w:lang w:val="en"/>
          </w:rPr>
          <w:t>House</w:t>
        </w:r>
        <w:r w:rsidRPr="008368A6">
          <w:rPr>
            <w:rStyle w:val="Hyperlink"/>
            <w:i/>
            <w:iCs/>
          </w:rPr>
          <w:t xml:space="preserve"> </w:t>
        </w:r>
        <w:r>
          <w:rPr>
            <w:rStyle w:val="Hyperlink"/>
            <w:i/>
            <w:iCs/>
            <w:lang w:val="en"/>
          </w:rPr>
          <w:t>of</w:t>
        </w:r>
        <w:r w:rsidRPr="008368A6">
          <w:rPr>
            <w:rStyle w:val="Hyperlink"/>
            <w:i/>
            <w:iCs/>
          </w:rPr>
          <w:t xml:space="preserve"> </w:t>
        </w:r>
        <w:r>
          <w:rPr>
            <w:rStyle w:val="Hyperlink"/>
            <w:i/>
            <w:iCs/>
            <w:lang w:val="en"/>
          </w:rPr>
          <w:t>Burgesses</w:t>
        </w:r>
      </w:hyperlink>
      <w:r>
        <w:t>), основав тем самым первое в Новом Св</w:t>
      </w:r>
      <w:r>
        <w:t>е</w:t>
      </w:r>
      <w:r>
        <w:t>те выборное законодательное собрание. Первое зас</w:t>
      </w:r>
      <w:r>
        <w:t>е</w:t>
      </w:r>
      <w:r>
        <w:t xml:space="preserve">дание совета состоялось </w:t>
      </w:r>
      <w:hyperlink r:id="rId120" w:tooltip="30 июля" w:history="1">
        <w:r>
          <w:rPr>
            <w:rStyle w:val="Hyperlink"/>
          </w:rPr>
          <w:t>30 июля</w:t>
        </w:r>
      </w:hyperlink>
      <w:r>
        <w:t xml:space="preserve"> 1619 года</w:t>
      </w:r>
      <w:hyperlink r:id="rId121" w:anchor="cite_note-7#cite_note-7" w:history="1">
        <w:r>
          <w:rPr>
            <w:rStyle w:val="Hyperlink"/>
            <w:vertAlign w:val="superscript"/>
          </w:rPr>
          <w:t>[8]</w:t>
        </w:r>
      </w:hyperlink>
      <w:r>
        <w:t>. В том же году колонистами была приобр</w:t>
      </w:r>
      <w:r>
        <w:t>е</w:t>
      </w:r>
      <w:r>
        <w:t xml:space="preserve">тена небольшая группа </w:t>
      </w:r>
      <w:hyperlink r:id="rId122" w:tooltip="Негроидная раса" w:history="1">
        <w:r>
          <w:rPr>
            <w:rStyle w:val="Hyperlink"/>
          </w:rPr>
          <w:t>африканцев</w:t>
        </w:r>
      </w:hyperlink>
      <w:r>
        <w:t xml:space="preserve"> </w:t>
      </w:r>
      <w:hyperlink r:id="rId123" w:tooltip="Ангола" w:history="1">
        <w:r>
          <w:rPr>
            <w:rStyle w:val="Hyperlink"/>
          </w:rPr>
          <w:t>ангольского</w:t>
        </w:r>
      </w:hyperlink>
      <w:r>
        <w:t xml:space="preserve"> происхождения. Хотя формально они не были </w:t>
      </w:r>
      <w:hyperlink r:id="rId124" w:tooltip="Раб" w:history="1">
        <w:r>
          <w:rPr>
            <w:rStyle w:val="Hyperlink"/>
          </w:rPr>
          <w:t>рабами</w:t>
        </w:r>
      </w:hyperlink>
      <w:r>
        <w:t>, а имели длительные ко</w:t>
      </w:r>
      <w:r>
        <w:t>н</w:t>
      </w:r>
      <w:r>
        <w:t>тракты без права расторжения, с этого события принято отсч</w:t>
      </w:r>
      <w:r>
        <w:t>и</w:t>
      </w:r>
      <w:r>
        <w:t>тывать историю рабовладения в Амер</w:t>
      </w:r>
      <w:r>
        <w:t>и</w:t>
      </w:r>
      <w:r>
        <w:t>ке</w:t>
      </w:r>
      <w:hyperlink r:id="rId125" w:anchor="cite_note-8#cite_note-8" w:history="1">
        <w:r>
          <w:rPr>
            <w:rStyle w:val="Hyperlink"/>
            <w:vertAlign w:val="superscript"/>
          </w:rPr>
          <w:t>[9]</w:t>
        </w:r>
      </w:hyperlink>
      <w:r>
        <w:t>.</w:t>
      </w:r>
    </w:p>
    <w:p w14:paraId="7182B2FE" w14:textId="77777777" w:rsidR="00D30B85" w:rsidRPr="00AC3B9F" w:rsidRDefault="00D30B85" w:rsidP="00F509F0">
      <w:pPr>
        <w:pStyle w:val="a5"/>
      </w:pPr>
      <w:r>
        <w:t xml:space="preserve">В </w:t>
      </w:r>
      <w:hyperlink r:id="rId126" w:tooltip="1622 год" w:history="1">
        <w:r>
          <w:rPr>
            <w:rStyle w:val="Hyperlink"/>
          </w:rPr>
          <w:t>1622 году</w:t>
        </w:r>
      </w:hyperlink>
      <w:r>
        <w:t xml:space="preserve"> почти четверть населения колонии была уничт</w:t>
      </w:r>
      <w:r>
        <w:t>о</w:t>
      </w:r>
      <w:r>
        <w:t xml:space="preserve">жена восставшими индейцами. В </w:t>
      </w:r>
      <w:hyperlink r:id="rId127" w:tooltip="1624 год" w:history="1">
        <w:r>
          <w:rPr>
            <w:rStyle w:val="Hyperlink"/>
          </w:rPr>
          <w:t>1624 году</w:t>
        </w:r>
      </w:hyperlink>
      <w:r>
        <w:t xml:space="preserve"> лицензия Лондо</w:t>
      </w:r>
      <w:r>
        <w:t>н</w:t>
      </w:r>
      <w:r>
        <w:t>ской Компании, дела которой пришли в упадок, была отозвана, и с этого времени Вирджиния становится королевской колонией. Г</w:t>
      </w:r>
      <w:r>
        <w:t>у</w:t>
      </w:r>
      <w:r>
        <w:t>бернатор назначался королём, однако совет колонии сохранил значительные полномочия» (</w:t>
      </w:r>
      <w:hyperlink r:id="rId128" w:history="1">
        <w:r w:rsidRPr="00AF6487">
          <w:rPr>
            <w:rStyle w:val="Hyperlink"/>
          </w:rPr>
          <w:t>http://ru.wikipedia.org/wiki/%D0%9A%D0%BE%D0%BD%D0%BA%D0%B8%D1%81%D1%82%D0%B0</w:t>
        </w:r>
      </w:hyperlink>
      <w:r>
        <w:t>).</w:t>
      </w:r>
    </w:p>
    <w:p w14:paraId="3E19ACFD" w14:textId="0F563FA0" w:rsidR="00D30B85" w:rsidRDefault="00D30B85" w:rsidP="00873ABF">
      <w:pPr>
        <w:pStyle w:val="PlainText"/>
      </w:pPr>
      <w:r>
        <w:t>С этого времени североамериканские колонии Великобрит</w:t>
      </w:r>
      <w:r>
        <w:t>а</w:t>
      </w:r>
      <w:r>
        <w:t xml:space="preserve">нии шли в своём развитии к «Бостонскому чаепитию» </w:t>
      </w:r>
      <w:smartTag w:uri="urn:schemas-microsoft-com:office:smarttags" w:element="metricconverter">
        <w:smartTagPr>
          <w:attr w:name="ProductID" w:val="1773 г"/>
        </w:smartTagPr>
        <w:r>
          <w:t>1773 г</w:t>
        </w:r>
      </w:smartTag>
      <w:r>
        <w:t>.</w:t>
      </w:r>
      <w:r w:rsidRPr="00D30B85">
        <w:rPr>
          <w:vertAlign w:val="superscript"/>
        </w:rPr>
        <w:t>[LXXXVI]</w:t>
      </w:r>
      <w:r>
        <w:t xml:space="preserve"> и его закономерному следствию </w:t>
      </w:r>
      <w:r w:rsidRPr="00223AAE">
        <w:t>—</w:t>
      </w:r>
      <w:r>
        <w:t xml:space="preserve"> юридически зафикси</w:t>
      </w:r>
      <w:r>
        <w:softHyphen/>
        <w:t>ро</w:t>
      </w:r>
      <w:r>
        <w:softHyphen/>
        <w:t xml:space="preserve">ванному началу истории США 4 июля </w:t>
      </w:r>
      <w:smartTag w:uri="urn:schemas-microsoft-com:office:smarttags" w:element="metricconverter">
        <w:smartTagPr>
          <w:attr w:name="ProductID" w:val="1776 г"/>
        </w:smartTagPr>
        <w:r>
          <w:t>1776 г</w:t>
        </w:r>
      </w:smartTag>
      <w:r>
        <w:t>.</w:t>
      </w:r>
    </w:p>
    <w:p w14:paraId="7A0E4358" w14:textId="77777777" w:rsidR="00D30B85" w:rsidRDefault="00D30B85" w:rsidP="00F509F0">
      <w:pPr>
        <w:pStyle w:val="ab"/>
      </w:pPr>
      <w:r w:rsidRPr="00223AAE">
        <w:lastRenderedPageBreak/>
        <w:t>———————</w:t>
      </w:r>
    </w:p>
    <w:p w14:paraId="103A7438" w14:textId="77777777" w:rsidR="00D30B85" w:rsidRDefault="00D30B85" w:rsidP="00873ABF">
      <w:pPr>
        <w:pStyle w:val="PlainText"/>
      </w:pPr>
      <w:r>
        <w:t>Но предъисторию и историю США можно анализировать с разных уровней и характе</w:t>
      </w:r>
      <w:r>
        <w:softHyphen/>
        <w:t>ри</w:t>
      </w:r>
      <w:r>
        <w:softHyphen/>
        <w:t>зо</w:t>
      </w:r>
      <w:r>
        <w:softHyphen/>
        <w:t>вать её в разных аспектах:</w:t>
      </w:r>
    </w:p>
    <w:p w14:paraId="2D893587" w14:textId="77777777" w:rsidR="00D30B85" w:rsidRDefault="00D30B85" w:rsidP="00F509F0">
      <w:pPr>
        <w:pStyle w:val="a3"/>
        <w:numPr>
          <w:ilvl w:val="0"/>
          <w:numId w:val="20"/>
        </w:numPr>
        <w:ind w:left="397" w:hanging="227"/>
      </w:pPr>
      <w:r>
        <w:t>с уровня множества индивидов, которые были не удовлетв</w:t>
      </w:r>
      <w:r>
        <w:t>о</w:t>
      </w:r>
      <w:r>
        <w:t>рены своею жизнью в «старом свете» и искали лучшей доли для себя в «новом свете» с самого начала колонизации Ам</w:t>
      </w:r>
      <w:r>
        <w:t>е</w:t>
      </w:r>
      <w:r>
        <w:t>рики по настоящее время;</w:t>
      </w:r>
    </w:p>
    <w:p w14:paraId="03D743D4" w14:textId="77777777" w:rsidR="00D30B85" w:rsidRDefault="00D30B85" w:rsidP="00BF6E2A">
      <w:pPr>
        <w:pStyle w:val="a3"/>
        <w:widowControl w:val="0"/>
        <w:numPr>
          <w:ilvl w:val="0"/>
          <w:numId w:val="20"/>
        </w:numPr>
        <w:ind w:left="397" w:hanging="227"/>
      </w:pPr>
      <w:r>
        <w:t>с уровня правящих “элит” держав, которые расценивали к</w:t>
      </w:r>
      <w:r>
        <w:t>о</w:t>
      </w:r>
      <w:r>
        <w:t xml:space="preserve">лонизацию заморских земель и Америки, в частности, прежде всего, </w:t>
      </w:r>
      <w:r w:rsidRPr="00223AAE">
        <w:t>—</w:t>
      </w:r>
      <w:r>
        <w:t xml:space="preserve"> как наращивание м</w:t>
      </w:r>
      <w:r>
        <w:t>о</w:t>
      </w:r>
      <w:r>
        <w:t>щи своих империй;</w:t>
      </w:r>
    </w:p>
    <w:p w14:paraId="7451CFF0" w14:textId="77777777" w:rsidR="00D30B85" w:rsidRDefault="00D30B85" w:rsidP="00F509F0">
      <w:pPr>
        <w:pStyle w:val="a3"/>
        <w:numPr>
          <w:ilvl w:val="0"/>
          <w:numId w:val="20"/>
        </w:numPr>
        <w:ind w:left="397" w:hanging="227"/>
      </w:pPr>
      <w:r>
        <w:t>с уровня заправил библейского проекта порабощения челов</w:t>
      </w:r>
      <w:r>
        <w:t>е</w:t>
      </w:r>
      <w:r>
        <w:t>чества от имени Бога.</w:t>
      </w:r>
    </w:p>
    <w:p w14:paraId="01A325AC" w14:textId="77777777" w:rsidR="00D30B85" w:rsidRDefault="00D30B85" w:rsidP="00873ABF">
      <w:pPr>
        <w:pStyle w:val="PlainText"/>
      </w:pPr>
      <w:r>
        <w:t xml:space="preserve">Если первые два уровня отражены в исторической науке, в политологии и искусстве государств обоих континентов, то, </w:t>
      </w:r>
      <w:r w:rsidRPr="00A37B1B">
        <w:t>п</w:t>
      </w:r>
      <w:r w:rsidRPr="00A37B1B">
        <w:t>о</w:t>
      </w:r>
      <w:r w:rsidRPr="00A37B1B">
        <w:t>скольку для официальной науки и сознания обывателей библе</w:t>
      </w:r>
      <w:r w:rsidRPr="00A37B1B">
        <w:t>й</w:t>
      </w:r>
      <w:r w:rsidRPr="00A37B1B">
        <w:t>ский проект порабощения человечества и его заправилы пре</w:t>
      </w:r>
      <w:r w:rsidRPr="00A37B1B">
        <w:t>д</w:t>
      </w:r>
      <w:r w:rsidRPr="00A37B1B">
        <w:t>ставляются несущест</w:t>
      </w:r>
      <w:r>
        <w:softHyphen/>
      </w:r>
      <w:r w:rsidRPr="00A37B1B">
        <w:t>ву</w:t>
      </w:r>
      <w:r>
        <w:softHyphen/>
      </w:r>
      <w:r w:rsidRPr="00A37B1B">
        <w:t>ю</w:t>
      </w:r>
      <w:r>
        <w:softHyphen/>
      </w:r>
      <w:r w:rsidRPr="00A37B1B">
        <w:t>щи</w:t>
      </w:r>
      <w:r>
        <w:softHyphen/>
      </w:r>
      <w:r w:rsidRPr="00A37B1B">
        <w:t>ми,</w:t>
      </w:r>
      <w:r>
        <w:t xml:space="preserve"> </w:t>
      </w:r>
      <w:r w:rsidRPr="00223AAE">
        <w:t>—</w:t>
      </w:r>
      <w:r>
        <w:t xml:space="preserve"> взгляд на историю США с их уровня оказался не представленным</w:t>
      </w:r>
      <w:r w:rsidRPr="00A37B1B">
        <w:t xml:space="preserve"> </w:t>
      </w:r>
      <w:r>
        <w:t>публично, хотя корпорация запр</w:t>
      </w:r>
      <w:r>
        <w:t>а</w:t>
      </w:r>
      <w:r>
        <w:t>вил проекта должна иметь своё мнение об этом.</w:t>
      </w:r>
    </w:p>
    <w:p w14:paraId="6AE8F825" w14:textId="77777777" w:rsidR="00D30B85" w:rsidRDefault="00D30B85" w:rsidP="00C50FE4">
      <w:pPr>
        <w:pStyle w:val="a7"/>
      </w:pPr>
      <w:r>
        <w:t xml:space="preserve">И если 1) понимать суть библейского проекта, 2) соотносить </w:t>
      </w:r>
      <w:r w:rsidRPr="00B23795">
        <w:rPr>
          <w:i/>
        </w:rPr>
        <w:t>фактологию</w:t>
      </w:r>
      <w:r>
        <w:t xml:space="preserve"> истории человечества с ним, 3) оценить состо</w:t>
      </w:r>
      <w:r>
        <w:t>я</w:t>
      </w:r>
      <w:r>
        <w:t xml:space="preserve">ние библейского проекта к концу эпохи крестовых походов (первый </w:t>
      </w:r>
      <w:r w:rsidRPr="00223AAE">
        <w:t>—</w:t>
      </w:r>
      <w:r>
        <w:t xml:space="preserve"> </w:t>
      </w:r>
      <w:smartTag w:uri="urn:schemas-microsoft-com:office:smarttags" w:element="metricconverter">
        <w:smartTagPr>
          <w:attr w:name="ProductID" w:val="1096 г"/>
        </w:smartTagPr>
        <w:r>
          <w:t>1096 г</w:t>
        </w:r>
      </w:smartTag>
      <w:r>
        <w:t xml:space="preserve">.; последний, восьмой </w:t>
      </w:r>
      <w:r w:rsidRPr="00223AAE">
        <w:t>—</w:t>
      </w:r>
      <w:r>
        <w:t xml:space="preserve"> </w:t>
      </w:r>
      <w:smartTag w:uri="urn:schemas-microsoft-com:office:smarttags" w:element="metricconverter">
        <w:smartTagPr>
          <w:attr w:name="ProductID" w:val="1270 г"/>
        </w:smartTagPr>
        <w:r>
          <w:t>1270 г</w:t>
        </w:r>
      </w:smartTag>
      <w:r>
        <w:t>.), то з</w:t>
      </w:r>
      <w:r>
        <w:t>а</w:t>
      </w:r>
      <w:r>
        <w:t>вершающие этапы предъистории и начальный период ист</w:t>
      </w:r>
      <w:r>
        <w:t>о</w:t>
      </w:r>
      <w:r>
        <w:t xml:space="preserve">рии США могут быть охарактеризованы одной фразой: </w:t>
      </w:r>
      <w:r w:rsidRPr="00BD35F4">
        <w:rPr>
          <w:b/>
        </w:rPr>
        <w:t>П</w:t>
      </w:r>
      <w:r w:rsidRPr="00BD35F4">
        <w:rPr>
          <w:b/>
        </w:rPr>
        <w:t>е</w:t>
      </w:r>
      <w:r w:rsidRPr="00BD35F4">
        <w:rPr>
          <w:b/>
        </w:rPr>
        <w:t>резагрузка библе</w:t>
      </w:r>
      <w:r w:rsidRPr="00BD35F4">
        <w:rPr>
          <w:b/>
        </w:rPr>
        <w:t>й</w:t>
      </w:r>
      <w:r w:rsidRPr="00BD35F4">
        <w:rPr>
          <w:b/>
        </w:rPr>
        <w:t>ского проекта.</w:t>
      </w:r>
      <w:r>
        <w:t xml:space="preserve"> </w:t>
      </w:r>
    </w:p>
    <w:p w14:paraId="06849A48" w14:textId="77777777" w:rsidR="00D30B85" w:rsidRDefault="00D30B85" w:rsidP="006630AA">
      <w:pPr>
        <w:pStyle w:val="ab"/>
        <w:spacing w:before="0"/>
      </w:pPr>
      <w:r w:rsidRPr="00223AAE">
        <w:t>———————</w:t>
      </w:r>
    </w:p>
    <w:p w14:paraId="281F7E52" w14:textId="77777777" w:rsidR="00D30B85" w:rsidRDefault="00D30B85" w:rsidP="006630AA">
      <w:pPr>
        <w:pStyle w:val="Heading4"/>
      </w:pPr>
      <w:r>
        <w:t xml:space="preserve">3.3.1.1. Кризис библейского проекта </w:t>
      </w:r>
      <w:r>
        <w:br/>
        <w:t>эпохи средневек</w:t>
      </w:r>
      <w:r>
        <w:t>о</w:t>
      </w:r>
      <w:r>
        <w:t>вья</w:t>
      </w:r>
    </w:p>
    <w:p w14:paraId="5B3DD22D" w14:textId="35C2523D" w:rsidR="00D30B85" w:rsidRDefault="00D30B85" w:rsidP="00873ABF">
      <w:pPr>
        <w:pStyle w:val="PlainText"/>
      </w:pPr>
      <w:r>
        <w:t>Библейский проект в формах феодальной организации жизни общества под идеологической властью католицизма и «святой инквизиции»</w:t>
      </w:r>
      <w:r w:rsidRPr="00D30B85">
        <w:rPr>
          <w:vertAlign w:val="superscript"/>
        </w:rPr>
        <w:t>[LXXXVII]</w:t>
      </w:r>
      <w:r>
        <w:t xml:space="preserve"> к концу эпохи крестовых походов зашёл в т</w:t>
      </w:r>
      <w:r>
        <w:t>у</w:t>
      </w:r>
      <w:r>
        <w:t>пик:</w:t>
      </w:r>
    </w:p>
    <w:p w14:paraId="6DB4DFA3" w14:textId="77777777" w:rsidR="00D30B85" w:rsidRDefault="00D30B85" w:rsidP="00F509F0">
      <w:pPr>
        <w:pStyle w:val="a3"/>
        <w:numPr>
          <w:ilvl w:val="0"/>
          <w:numId w:val="20"/>
        </w:numPr>
        <w:ind w:left="397" w:hanging="227"/>
      </w:pPr>
      <w:r>
        <w:t>Регион, подвластный проекту, не распространялся за пределы Европы и даже начал с</w:t>
      </w:r>
      <w:r>
        <w:t>о</w:t>
      </w:r>
      <w:r>
        <w:t>кращаться:</w:t>
      </w:r>
    </w:p>
    <w:p w14:paraId="4EF46181" w14:textId="77777777" w:rsidR="00D30B85" w:rsidRDefault="00D30B85" w:rsidP="00F509F0">
      <w:pPr>
        <w:pStyle w:val="2"/>
        <w:numPr>
          <w:ilvl w:val="0"/>
          <w:numId w:val="25"/>
        </w:numPr>
        <w:ind w:left="624" w:hanging="227"/>
      </w:pPr>
      <w:r>
        <w:lastRenderedPageBreak/>
        <w:t>возникла мусульманская цивилизация, главный экономич</w:t>
      </w:r>
      <w:r>
        <w:t>е</w:t>
      </w:r>
      <w:r>
        <w:t xml:space="preserve">ский догмат которой </w:t>
      </w:r>
      <w:r w:rsidRPr="00223AAE">
        <w:t>—</w:t>
      </w:r>
      <w:r>
        <w:t xml:space="preserve"> запрет ростовщичества </w:t>
      </w:r>
      <w:r w:rsidRPr="00223AAE">
        <w:t>—</w:t>
      </w:r>
      <w:r>
        <w:t xml:space="preserve"> сист</w:t>
      </w:r>
      <w:r>
        <w:t>е</w:t>
      </w:r>
      <w:r>
        <w:t>мообразующего принципа библейского проекта, делал пр</w:t>
      </w:r>
      <w:r>
        <w:t>о</w:t>
      </w:r>
      <w:r>
        <w:t>блематичным экспансию проекта в направлении на юго-восток в полосе южных окраин Евразийского контине</w:t>
      </w:r>
      <w:r>
        <w:t>н</w:t>
      </w:r>
      <w:r>
        <w:t>та;</w:t>
      </w:r>
    </w:p>
    <w:p w14:paraId="104D8448" w14:textId="77777777" w:rsidR="00D30B85" w:rsidRDefault="00D30B85" w:rsidP="00F509F0">
      <w:pPr>
        <w:pStyle w:val="2"/>
        <w:numPr>
          <w:ilvl w:val="0"/>
          <w:numId w:val="25"/>
        </w:numPr>
        <w:ind w:left="624" w:hanging="227"/>
      </w:pPr>
      <w:r>
        <w:t>более того, северная Африка (включая и Египет), а также и Испания оказались под властью мусульман, в результате чего Средиземное море стало морем многовековой непр</w:t>
      </w:r>
      <w:r>
        <w:t>е</w:t>
      </w:r>
      <w:r>
        <w:t>кращающейся войны, во многом утратив роль транспор</w:t>
      </w:r>
      <w:r>
        <w:t>т</w:t>
      </w:r>
      <w:r>
        <w:t>ной системы, а Испания имела шансы превратиться в пла</w:t>
      </w:r>
      <w:r>
        <w:t>ц</w:t>
      </w:r>
      <w:r>
        <w:t>дарм, с которого могло быть продолжено завоевание Евр</w:t>
      </w:r>
      <w:r>
        <w:t>о</w:t>
      </w:r>
      <w:r>
        <w:t>пы мусульманами с юго-запада.</w:t>
      </w:r>
    </w:p>
    <w:p w14:paraId="08D87FA6" w14:textId="77777777" w:rsidR="00D30B85" w:rsidRDefault="00D30B85" w:rsidP="00F509F0">
      <w:pPr>
        <w:pStyle w:val="2"/>
        <w:numPr>
          <w:ilvl w:val="0"/>
          <w:numId w:val="25"/>
        </w:numPr>
        <w:ind w:left="624" w:hanging="227"/>
      </w:pPr>
      <w:r>
        <w:t>попытки ликвидировать мусульманскую цивилизацию в ходе крестовых походов в Палестину «за освобождение гроба Господня</w:t>
      </w:r>
      <w:r w:rsidRPr="00F308B8">
        <w:t xml:space="preserve"> </w:t>
      </w:r>
      <w:r>
        <w:t xml:space="preserve">от неверных» к концу </w:t>
      </w:r>
      <w:r>
        <w:rPr>
          <w:lang w:val="en-US"/>
        </w:rPr>
        <w:t>XIII</w:t>
      </w:r>
      <w:r>
        <w:t xml:space="preserve"> века потерпели крах и привели к потере не только </w:t>
      </w:r>
      <w:r w:rsidRPr="00634880">
        <w:rPr>
          <w:i/>
        </w:rPr>
        <w:t>было возобновлённого</w:t>
      </w:r>
      <w:r>
        <w:t xml:space="preserve"> контроля над Палестиной, но в даль</w:t>
      </w:r>
      <w:r>
        <w:softHyphen/>
        <w:t>нейшем и к потере ко</w:t>
      </w:r>
      <w:r>
        <w:t>н</w:t>
      </w:r>
      <w:r>
        <w:t>троля над бывшей Византией, которая стала жертвой одн</w:t>
      </w:r>
      <w:r>
        <w:t>о</w:t>
      </w:r>
      <w:r>
        <w:t>го из крестовых походов, после чего была захвачена турк</w:t>
      </w:r>
      <w:r>
        <w:t>а</w:t>
      </w:r>
      <w:r>
        <w:t>ми-сельджуками, исповедова</w:t>
      </w:r>
      <w:r>
        <w:t>в</w:t>
      </w:r>
      <w:r>
        <w:t>шими ислам;</w:t>
      </w:r>
    </w:p>
    <w:p w14:paraId="74A5AD56" w14:textId="4229404D" w:rsidR="00D30B85" w:rsidRDefault="00D30B85" w:rsidP="00F509F0">
      <w:pPr>
        <w:pStyle w:val="2"/>
        <w:numPr>
          <w:ilvl w:val="0"/>
          <w:numId w:val="25"/>
        </w:numPr>
        <w:ind w:left="624" w:hanging="227"/>
      </w:pPr>
      <w:r>
        <w:t>огромная по территории Русь, хотя и была втянута в би</w:t>
      </w:r>
      <w:r>
        <w:t>б</w:t>
      </w:r>
      <w:r>
        <w:t>лейский проект, однако в силу «самостийности» (авток</w:t>
      </w:r>
      <w:r>
        <w:t>е</w:t>
      </w:r>
      <w:r>
        <w:t>фальности) православных церквей</w:t>
      </w:r>
      <w:r w:rsidRPr="00D30B85">
        <w:rPr>
          <w:vertAlign w:val="superscript"/>
        </w:rPr>
        <w:t>[LXXXVIII]</w:t>
      </w:r>
      <w:r>
        <w:t>, сохранила некоторые возможности самостоятельного управления по полной функции, а потом выпала на 200 лет из-под власти его з</w:t>
      </w:r>
      <w:r>
        <w:t>а</w:t>
      </w:r>
      <w:r>
        <w:t>правил, поскольку оказалась под властью внезапно во</w:t>
      </w:r>
      <w:r>
        <w:t>з</w:t>
      </w:r>
      <w:r>
        <w:t>никшей Золотой Орды</w:t>
      </w:r>
      <w:r w:rsidRPr="00D30B85">
        <w:rPr>
          <w:vertAlign w:val="superscript"/>
        </w:rPr>
        <w:t>[LXXXIX]</w:t>
      </w:r>
      <w:r>
        <w:t>, что в конечном итоге сохранило основы самобытности Руси и создало предпосылки к её дальнейшему расширению за счёт областей, куда до этого могла бы в общем-то без</w:t>
      </w:r>
      <w:r>
        <w:softHyphen/>
        <w:t>пре</w:t>
      </w:r>
      <w:r>
        <w:softHyphen/>
        <w:t>пят</w:t>
      </w:r>
      <w:r>
        <w:softHyphen/>
        <w:t>ственно распространяться власть заправил библейского прое</w:t>
      </w:r>
      <w:r>
        <w:t>к</w:t>
      </w:r>
      <w:r>
        <w:t>та.</w:t>
      </w:r>
    </w:p>
    <w:p w14:paraId="12F7B8A0" w14:textId="77777777" w:rsidR="00D30B85" w:rsidRDefault="00D30B85" w:rsidP="00F509F0">
      <w:pPr>
        <w:pStyle w:val="a3"/>
        <w:numPr>
          <w:ilvl w:val="0"/>
          <w:numId w:val="20"/>
        </w:numPr>
        <w:ind w:left="397" w:hanging="227"/>
      </w:pPr>
      <w:r>
        <w:t>После создания «Священной Римской империи»</w:t>
      </w:r>
      <w:r w:rsidRPr="00FF2C94">
        <w:t xml:space="preserve"> </w:t>
      </w:r>
      <w:r>
        <w:t>(</w:t>
      </w:r>
      <w:smartTag w:uri="urn:schemas-microsoft-com:office:smarttags" w:element="metricconverter">
        <w:smartTagPr>
          <w:attr w:name="ProductID" w:val="962 г"/>
        </w:smartTagPr>
        <w:r>
          <w:t>962 г</w:t>
        </w:r>
      </w:smartTag>
      <w:r>
        <w:t>.) и в ходе затеи с «крестовыми походами» Римская курия «отб</w:t>
      </w:r>
      <w:r>
        <w:t>и</w:t>
      </w:r>
      <w:r>
        <w:t>лась от рук» и стала претендовать на «жреческую власть», не обладая качествами, необходимыми для осуществления хотя бы знахарской над</w:t>
      </w:r>
      <w:r>
        <w:softHyphen/>
        <w:t>на</w:t>
      </w:r>
      <w:r>
        <w:softHyphen/>
        <w:t>ци</w:t>
      </w:r>
      <w:r>
        <w:softHyphen/>
        <w:t>о</w:t>
      </w:r>
      <w:r>
        <w:softHyphen/>
        <w:t>наль</w:t>
      </w:r>
      <w:r>
        <w:softHyphen/>
        <w:t xml:space="preserve">ной власти, по какой причине стала плохо управляемой. Вследствие этого </w:t>
      </w:r>
      <w:r>
        <w:lastRenderedPageBreak/>
        <w:t>«святая инквиз</w:t>
      </w:r>
      <w:r>
        <w:t>и</w:t>
      </w:r>
      <w:r>
        <w:t xml:space="preserve">ция» стала представлять опасность для заправил проекта и его периферии, поскольку их представители явно отличались от </w:t>
      </w:r>
      <w:r w:rsidRPr="00B2558A">
        <w:rPr>
          <w:i/>
        </w:rPr>
        <w:t>«стандар</w:t>
      </w:r>
      <w:r w:rsidRPr="00B2558A">
        <w:rPr>
          <w:i/>
        </w:rPr>
        <w:t>т</w:t>
      </w:r>
      <w:r w:rsidRPr="00B2558A">
        <w:rPr>
          <w:i/>
        </w:rPr>
        <w:t xml:space="preserve">ного» толпаря — верного </w:t>
      </w:r>
      <w:r>
        <w:rPr>
          <w:i/>
        </w:rPr>
        <w:t xml:space="preserve">чада </w:t>
      </w:r>
      <w:r w:rsidRPr="00B2558A">
        <w:rPr>
          <w:i/>
        </w:rPr>
        <w:t>римско-католи</w:t>
      </w:r>
      <w:r>
        <w:rPr>
          <w:i/>
        </w:rPr>
        <w:softHyphen/>
      </w:r>
      <w:r w:rsidRPr="00B2558A">
        <w:rPr>
          <w:i/>
        </w:rPr>
        <w:t>чес</w:t>
      </w:r>
      <w:r>
        <w:rPr>
          <w:i/>
        </w:rPr>
        <w:softHyphen/>
      </w:r>
      <w:r w:rsidRPr="00B2558A">
        <w:rPr>
          <w:i/>
        </w:rPr>
        <w:t>кой церкви</w:t>
      </w:r>
      <w:r>
        <w:t>.</w:t>
      </w:r>
    </w:p>
    <w:p w14:paraId="447299AE" w14:textId="5D6A2A85" w:rsidR="00D30B85" w:rsidRDefault="00D30B85" w:rsidP="00F509F0">
      <w:pPr>
        <w:pStyle w:val="a3"/>
        <w:numPr>
          <w:ilvl w:val="0"/>
          <w:numId w:val="20"/>
        </w:numPr>
        <w:ind w:left="397" w:hanging="227"/>
      </w:pPr>
      <w:r>
        <w:t>Одним из следствий неуправляемости курии и «святой инкв</w:t>
      </w:r>
      <w:r>
        <w:t>и</w:t>
      </w:r>
      <w:r>
        <w:t xml:space="preserve">зиции» стал крах подсистемы «Тамплиеры» </w:t>
      </w:r>
      <w:r w:rsidRPr="00223AAE">
        <w:t>—</w:t>
      </w:r>
      <w:r>
        <w:t xml:space="preserve"> французский король Филипп </w:t>
      </w:r>
      <w:r>
        <w:rPr>
          <w:lang w:val="en-US"/>
        </w:rPr>
        <w:t>IV</w:t>
      </w:r>
      <w:r w:rsidRPr="008368A6">
        <w:t xml:space="preserve"> </w:t>
      </w:r>
      <w:r>
        <w:t>Красивый и папа Климент</w:t>
      </w:r>
      <w:r>
        <w:rPr>
          <w:lang w:val="en-US"/>
        </w:rPr>
        <w:t> V</w:t>
      </w:r>
      <w:r>
        <w:t xml:space="preserve"> (пленённый в Авиньоне Филиппом</w:t>
      </w:r>
      <w:r w:rsidRPr="008368A6">
        <w:t xml:space="preserve"> </w:t>
      </w:r>
      <w:r>
        <w:t xml:space="preserve">Красивым) организовали в </w:t>
      </w:r>
      <w:smartTag w:uri="urn:schemas-microsoft-com:office:smarttags" w:element="metricconverter">
        <w:smartTagPr>
          <w:attr w:name="ProductID" w:val="1307 г"/>
        </w:smartTagPr>
        <w:r>
          <w:t>1307 г</w:t>
        </w:r>
      </w:smartTag>
      <w:r>
        <w:t>. о</w:t>
      </w:r>
      <w:r>
        <w:t>б</w:t>
      </w:r>
      <w:r>
        <w:t xml:space="preserve">щеевропейский разгром </w:t>
      </w:r>
      <w:r w:rsidRPr="00C724E4">
        <w:rPr>
          <w:i/>
        </w:rPr>
        <w:t>публично-легальных</w:t>
      </w:r>
      <w:r w:rsidRPr="00D30B85">
        <w:rPr>
          <w:vertAlign w:val="superscript"/>
        </w:rPr>
        <w:t>[XC]</w:t>
      </w:r>
      <w:r>
        <w:t xml:space="preserve"> структур этого ордена, осуществлявшего надгосударственное управление в русле библейского проекта в Европе и начавшего проникн</w:t>
      </w:r>
      <w:r>
        <w:t>о</w:t>
      </w:r>
      <w:r>
        <w:t>вение в мусульманскую Азию.</w:t>
      </w:r>
    </w:p>
    <w:p w14:paraId="7B7E93F4" w14:textId="0A2F842C" w:rsidR="00D30B85" w:rsidRDefault="00D30B85" w:rsidP="00C50FE4">
      <w:pPr>
        <w:pStyle w:val="a7"/>
      </w:pPr>
      <w:r>
        <w:t>Возникший кризис управления проектом целенаправленно разрешался на протяжении нескольких столетий. В ходе пр</w:t>
      </w:r>
      <w:r>
        <w:t>е</w:t>
      </w:r>
      <w:r>
        <w:t>одоления кризиса свершилась реформация</w:t>
      </w:r>
      <w:r w:rsidRPr="00D30B85">
        <w:rPr>
          <w:vertAlign w:val="superscript"/>
        </w:rPr>
        <w:t>[XCI]</w:t>
      </w:r>
      <w:r>
        <w:t>, в результате к</w:t>
      </w:r>
      <w:r>
        <w:t>о</w:t>
      </w:r>
      <w:r>
        <w:t>торой во многих государствах Европы католицизм сменился протестантизмом. Про</w:t>
      </w:r>
      <w:r>
        <w:softHyphen/>
        <w:t>те</w:t>
      </w:r>
      <w:r>
        <w:softHyphen/>
        <w:t>стан</w:t>
      </w:r>
      <w:r>
        <w:softHyphen/>
        <w:t>тизм в своих разных ветвях стал псевдорелигиозной</w:t>
      </w:r>
      <w:r w:rsidRPr="00D30B85">
        <w:rPr>
          <w:vertAlign w:val="superscript"/>
        </w:rPr>
        <w:t>[XCII]</w:t>
      </w:r>
      <w:r>
        <w:t xml:space="preserve"> оболочкой </w:t>
      </w:r>
      <w:r w:rsidRPr="00D3155F">
        <w:rPr>
          <w:i/>
        </w:rPr>
        <w:t>идеологии буржу</w:t>
      </w:r>
      <w:r>
        <w:rPr>
          <w:i/>
        </w:rPr>
        <w:softHyphen/>
      </w:r>
      <w:r w:rsidRPr="00D3155F">
        <w:rPr>
          <w:i/>
        </w:rPr>
        <w:t>азного либ</w:t>
      </w:r>
      <w:r w:rsidRPr="00D3155F">
        <w:rPr>
          <w:i/>
        </w:rPr>
        <w:t>е</w:t>
      </w:r>
      <w:r w:rsidRPr="00D3155F">
        <w:rPr>
          <w:i/>
        </w:rPr>
        <w:t>рализма (по её существу светской),</w:t>
      </w:r>
      <w:r>
        <w:t xml:space="preserve"> в результате чего во</w:t>
      </w:r>
      <w:r>
        <w:t>з</w:t>
      </w:r>
      <w:r>
        <w:t xml:space="preserve">никла и стала довлеть над жизнью обществ, осуществивших реформацию церкви, «синтетическая идея», которая может быть выражена в следующей формулировке: </w:t>
      </w:r>
      <w:r w:rsidRPr="0077456E">
        <w:rPr>
          <w:i/>
        </w:rPr>
        <w:t xml:space="preserve">«праведность </w:t>
      </w:r>
      <w:r>
        <w:rPr>
          <w:i/>
        </w:rPr>
        <w:t xml:space="preserve">перед Богом </w:t>
      </w:r>
      <w:r w:rsidRPr="0077456E">
        <w:rPr>
          <w:i/>
        </w:rPr>
        <w:t>выражается в достижении богатства на о</w:t>
      </w:r>
      <w:r w:rsidRPr="0077456E">
        <w:rPr>
          <w:i/>
        </w:rPr>
        <w:t>с</w:t>
      </w:r>
      <w:r w:rsidRPr="0077456E">
        <w:rPr>
          <w:i/>
        </w:rPr>
        <w:t>нове законной деятельности»</w:t>
      </w:r>
      <w:r w:rsidRPr="00D30B85">
        <w:rPr>
          <w:vertAlign w:val="superscript"/>
        </w:rPr>
        <w:t>[XCIII]</w:t>
      </w:r>
      <w:r>
        <w:rPr>
          <w:i/>
        </w:rPr>
        <w:t>;</w:t>
      </w:r>
      <w:r>
        <w:t xml:space="preserve"> и в следствии из неё </w:t>
      </w:r>
      <w:r w:rsidRPr="00223AAE">
        <w:t>—</w:t>
      </w:r>
      <w:r>
        <w:t xml:space="preserve"> </w:t>
      </w:r>
      <w:r w:rsidRPr="0077456E">
        <w:rPr>
          <w:i/>
        </w:rPr>
        <w:t>«если беден, то не праведен»</w:t>
      </w:r>
      <w:r>
        <w:t>. Всё вышеописанное создало предп</w:t>
      </w:r>
      <w:r>
        <w:t>о</w:t>
      </w:r>
      <w:r>
        <w:t>сылки и культурологическую основу для перезагрузки би</w:t>
      </w:r>
      <w:r>
        <w:t>б</w:t>
      </w:r>
      <w:r>
        <w:t>лейского проекта, которая была осуществлена позднее на Северо-Американском континенте.</w:t>
      </w:r>
    </w:p>
    <w:p w14:paraId="41FEFF7C" w14:textId="77777777" w:rsidR="00D30B85" w:rsidRDefault="00D30B85" w:rsidP="00873ABF">
      <w:pPr>
        <w:pStyle w:val="PlainText"/>
      </w:pPr>
      <w:r>
        <w:t>Видеть в экспансии европейцев в Западное полушарие следс</w:t>
      </w:r>
      <w:r>
        <w:t>т</w:t>
      </w:r>
      <w:r>
        <w:t>вие исключительно жажды наживы и безцельной игры политич</w:t>
      </w:r>
      <w:r>
        <w:t>е</w:t>
      </w:r>
      <w:r>
        <w:t>ских страстей в великих державах начала эпохи великих геогр</w:t>
      </w:r>
      <w:r>
        <w:t>а</w:t>
      </w:r>
      <w:r>
        <w:t xml:space="preserve">фических открытий </w:t>
      </w:r>
      <w:r w:rsidRPr="00223AAE">
        <w:t>—</w:t>
      </w:r>
      <w:r>
        <w:t xml:space="preserve"> было бы исторически недостоверно. Пре</w:t>
      </w:r>
      <w:r>
        <w:t>д</w:t>
      </w:r>
      <w:r>
        <w:t xml:space="preserve">ставлять дело так, что глобальная концептуальная власть, своими историческими корнями уходящая в «допотопную цивилизацию», не знала о существовании Американского материка неверно: в частности, от эпохи средневековью дошли карты, на которых изображены обе Америки и Антарктида, свободная от ледяного панциря, с точностью, который развитие </w:t>
      </w:r>
      <w:r>
        <w:lastRenderedPageBreak/>
        <w:t>математики, картогр</w:t>
      </w:r>
      <w:r>
        <w:t>а</w:t>
      </w:r>
      <w:r>
        <w:t xml:space="preserve">фии, астрономии и хронометрии в нашей цивилизации могли обеспечить только с конца </w:t>
      </w:r>
      <w:r>
        <w:rPr>
          <w:lang w:val="en-US"/>
        </w:rPr>
        <w:t>XVIII</w:t>
      </w:r>
      <w:r>
        <w:t xml:space="preserve"> века. Т.е. Колумб отправился в плавание, имея некую «наводку», о чём в общем-то открыто гов</w:t>
      </w:r>
      <w:r>
        <w:t>о</w:t>
      </w:r>
      <w:r>
        <w:t>рят некоторые масонс</w:t>
      </w:r>
      <w:r>
        <w:t>т</w:t>
      </w:r>
      <w:r>
        <w:t>вующие авторы.</w:t>
      </w:r>
    </w:p>
    <w:p w14:paraId="6E9C1E06" w14:textId="5DAFBF73" w:rsidR="00D30B85" w:rsidRDefault="00D30B85" w:rsidP="00873ABF">
      <w:pPr>
        <w:pStyle w:val="PlainText"/>
      </w:pPr>
      <w:r>
        <w:t>Поскольку возможности экспансии библейского проекта из региона Европы в направлении на юг, и восток</w:t>
      </w:r>
      <w:r w:rsidRPr="00D30B85">
        <w:rPr>
          <w:vertAlign w:val="superscript"/>
        </w:rPr>
        <w:t>[XCIV]</w:t>
      </w:r>
      <w:r>
        <w:t xml:space="preserve"> были заблокир</w:t>
      </w:r>
      <w:r>
        <w:t>о</w:t>
      </w:r>
      <w:r>
        <w:t>ваны социальными факторами, о чём сказано выше, направление на Север было закрыто географическими факторами, то для з</w:t>
      </w:r>
      <w:r>
        <w:t>а</w:t>
      </w:r>
      <w:r>
        <w:t xml:space="preserve">правил проекта оставалось открытым только одно направление </w:t>
      </w:r>
      <w:r w:rsidRPr="00AD0953">
        <w:t>―</w:t>
      </w:r>
      <w:r>
        <w:t xml:space="preserve"> на Запад. Совокупность этих обстоятельств и определила геогр</w:t>
      </w:r>
      <w:r>
        <w:t>а</w:t>
      </w:r>
      <w:r>
        <w:t xml:space="preserve">фическую локализацию перезагрузки библейского проекта. </w:t>
      </w:r>
    </w:p>
    <w:p w14:paraId="7638AE2F" w14:textId="77777777" w:rsidR="00D30B85" w:rsidRDefault="00D30B85" w:rsidP="00873ABF">
      <w:pPr>
        <w:pStyle w:val="PlainText"/>
      </w:pPr>
      <w:r>
        <w:t>Поэтому представляет особый интерес взглянуть на историю и предъисторию США с этих п</w:t>
      </w:r>
      <w:r>
        <w:t>о</w:t>
      </w:r>
      <w:r>
        <w:t>зиций.</w:t>
      </w:r>
    </w:p>
    <w:p w14:paraId="777F3164" w14:textId="77777777" w:rsidR="00D30B85" w:rsidRDefault="00D30B85" w:rsidP="00F509F0">
      <w:pPr>
        <w:pStyle w:val="ab"/>
      </w:pPr>
      <w:r w:rsidRPr="00223AAE">
        <w:t>———————</w:t>
      </w:r>
    </w:p>
    <w:p w14:paraId="6596ADF4" w14:textId="77777777" w:rsidR="00D30B85" w:rsidRDefault="00D30B85" w:rsidP="0075470F">
      <w:pPr>
        <w:pStyle w:val="Heading4"/>
      </w:pPr>
      <w:r>
        <w:t xml:space="preserve">3.3.1.2. Предъистория </w:t>
      </w:r>
      <w:r>
        <w:br/>
        <w:t>и идейная основа политтехнологий со</w:t>
      </w:r>
      <w:r>
        <w:t>з</w:t>
      </w:r>
      <w:r>
        <w:t>дания США</w:t>
      </w:r>
    </w:p>
    <w:p w14:paraId="609C67BE" w14:textId="77777777" w:rsidR="00D30B85" w:rsidRDefault="00D30B85" w:rsidP="00873ABF">
      <w:pPr>
        <w:pStyle w:val="PlainText"/>
      </w:pPr>
      <w:r>
        <w:t>Сочетание протестантизма (плода реформации) и буржуазного либерализма в аспекте предпосылок к преодолению кризиса би</w:t>
      </w:r>
      <w:r>
        <w:t>б</w:t>
      </w:r>
      <w:r>
        <w:t>лейского проекта как проекта глобально-политического принесло наибольшие плоды в Великобрит</w:t>
      </w:r>
      <w:r>
        <w:t>а</w:t>
      </w:r>
      <w:r>
        <w:t>нии:</w:t>
      </w:r>
    </w:p>
    <w:p w14:paraId="6B44D8C2" w14:textId="32FD112C" w:rsidR="00D30B85" w:rsidRDefault="00D30B85" w:rsidP="00F509F0">
      <w:pPr>
        <w:pStyle w:val="a3"/>
        <w:numPr>
          <w:ilvl w:val="0"/>
          <w:numId w:val="20"/>
        </w:numPr>
        <w:ind w:left="397" w:hanging="227"/>
      </w:pPr>
      <w:r>
        <w:t>Во-первых, существовал объективный фактор отдания запр</w:t>
      </w:r>
      <w:r>
        <w:t>а</w:t>
      </w:r>
      <w:r>
        <w:t>вилами проекта предпочтения Великобритании как потенц</w:t>
      </w:r>
      <w:r>
        <w:t>и</w:t>
      </w:r>
      <w:r>
        <w:t xml:space="preserve">альному генератору перезагрузки библейского проекта </w:t>
      </w:r>
      <w:r w:rsidRPr="00223AAE">
        <w:t>—</w:t>
      </w:r>
      <w:r>
        <w:t xml:space="preserve"> островная локализация государства, которая фактически до середины ХХ века давала достаточно надёжную гарантию от вторжения какого-либо противника и тем более </w:t>
      </w:r>
      <w:r w:rsidRPr="00223AAE">
        <w:t>—</w:t>
      </w:r>
      <w:r>
        <w:t xml:space="preserve"> от оккуп</w:t>
      </w:r>
      <w:r>
        <w:t>а</w:t>
      </w:r>
      <w:r>
        <w:t>ции страны, обеспечивала безопасность управления.</w:t>
      </w:r>
      <w:r w:rsidRPr="00D30B85">
        <w:rPr>
          <w:vertAlign w:val="superscript"/>
        </w:rPr>
        <w:t>[XCV]</w:t>
      </w:r>
      <w:r>
        <w:t xml:space="preserve"> </w:t>
      </w:r>
    </w:p>
    <w:p w14:paraId="4B3C8A87" w14:textId="5E7185A3" w:rsidR="00D30B85" w:rsidRDefault="00D30B85" w:rsidP="00F509F0">
      <w:pPr>
        <w:pStyle w:val="a3"/>
        <w:numPr>
          <w:ilvl w:val="0"/>
          <w:numId w:val="20"/>
        </w:numPr>
        <w:ind w:left="397" w:hanging="227"/>
      </w:pPr>
      <w:r>
        <w:t>Возникла «самостийная» англиканская церковь во главе с м</w:t>
      </w:r>
      <w:r>
        <w:t>е</w:t>
      </w:r>
      <w:r>
        <w:t>стным кор</w:t>
      </w:r>
      <w:r>
        <w:t>о</w:t>
      </w:r>
      <w:r>
        <w:t>лём</w:t>
      </w:r>
      <w:r w:rsidRPr="00D30B85">
        <w:rPr>
          <w:vertAlign w:val="superscript"/>
        </w:rPr>
        <w:t>[XCVI]</w:t>
      </w:r>
      <w:r>
        <w:t xml:space="preserve">. </w:t>
      </w:r>
    </w:p>
    <w:p w14:paraId="6C9B4737" w14:textId="597D2591" w:rsidR="00D30B85" w:rsidRDefault="00D30B85" w:rsidP="00F509F0">
      <w:pPr>
        <w:pStyle w:val="a3"/>
        <w:numPr>
          <w:ilvl w:val="0"/>
          <w:numId w:val="20"/>
        </w:numPr>
        <w:ind w:left="397" w:hanging="227"/>
      </w:pPr>
      <w:r>
        <w:t xml:space="preserve">В ходе английской буржуазной революции 1640 </w:t>
      </w:r>
      <w:r w:rsidRPr="00223AAE">
        <w:t>—</w:t>
      </w:r>
      <w:r>
        <w:t xml:space="preserve"> 1689 гг. происходит смена династии, и монархия становится конст</w:t>
      </w:r>
      <w:r>
        <w:t>и</w:t>
      </w:r>
      <w:r>
        <w:t>туционной, а англиканская церковь обретает положение бе</w:t>
      </w:r>
      <w:r>
        <w:t>з</w:t>
      </w:r>
      <w:r>
        <w:t>альтернативно господствующей и окончательно рвёт отнош</w:t>
      </w:r>
      <w:r>
        <w:t>е</w:t>
      </w:r>
      <w:r>
        <w:t xml:space="preserve">ния с Римом. К этому времени </w:t>
      </w:r>
      <w:r>
        <w:lastRenderedPageBreak/>
        <w:t>вероучение англиканства уже в основном сформир</w:t>
      </w:r>
      <w:r>
        <w:t>о</w:t>
      </w:r>
      <w:r>
        <w:t>валось</w:t>
      </w:r>
      <w:r w:rsidRPr="00D30B85">
        <w:rPr>
          <w:vertAlign w:val="superscript"/>
        </w:rPr>
        <w:t>[XCVII]</w:t>
      </w:r>
      <w:r>
        <w:t>.</w:t>
      </w:r>
    </w:p>
    <w:p w14:paraId="1C07F195" w14:textId="77777777" w:rsidR="00D30B85" w:rsidRDefault="00D30B85" w:rsidP="00F509F0">
      <w:pPr>
        <w:pStyle w:val="a3"/>
        <w:numPr>
          <w:ilvl w:val="0"/>
          <w:numId w:val="20"/>
        </w:numPr>
        <w:ind w:left="397" w:hanging="227"/>
      </w:pPr>
      <w:r>
        <w:t>Ограниченность возможностей сельскохозяйственного прои</w:t>
      </w:r>
      <w:r>
        <w:t>з</w:t>
      </w:r>
      <w:r>
        <w:t>водства на островах и стремление к обогащению, поддерж</w:t>
      </w:r>
      <w:r>
        <w:t>и</w:t>
      </w:r>
      <w:r>
        <w:t>ваемое вероучением англиканско-кальвинистской церкви, становятся предпосылками к промышленному развитию страны с целью извлечения прибыли из внешней торговли и эта прибыль, в свою очередь, могла быть инвестирована в дальнейшее продвижение проекта.</w:t>
      </w:r>
    </w:p>
    <w:p w14:paraId="77CBAA7B" w14:textId="77777777" w:rsidR="00D30B85" w:rsidRDefault="00D30B85" w:rsidP="00F509F0">
      <w:pPr>
        <w:pStyle w:val="a3"/>
        <w:numPr>
          <w:ilvl w:val="0"/>
          <w:numId w:val="20"/>
        </w:numPr>
        <w:ind w:left="397" w:hanging="227"/>
      </w:pPr>
      <w:r>
        <w:t xml:space="preserve">С </w:t>
      </w:r>
      <w:smartTag w:uri="urn:schemas-microsoft-com:office:smarttags" w:element="metricconverter">
        <w:smartTagPr>
          <w:attr w:name="ProductID" w:val="1656 г"/>
        </w:smartTagPr>
        <w:r>
          <w:t>1656 г</w:t>
        </w:r>
      </w:smartTag>
      <w:r>
        <w:t>., благодаря устным гарантиям Кромвеля и с одобр</w:t>
      </w:r>
      <w:r>
        <w:t>е</w:t>
      </w:r>
      <w:r>
        <w:t xml:space="preserve">ния Государственного совета, евреи </w:t>
      </w:r>
      <w:r w:rsidRPr="00822EAF">
        <w:rPr>
          <w:bCs/>
        </w:rPr>
        <w:t>в</w:t>
      </w:r>
      <w:r w:rsidRPr="00822EAF">
        <w:t xml:space="preserve"> </w:t>
      </w:r>
      <w:r w:rsidRPr="00822EAF">
        <w:rPr>
          <w:bCs/>
        </w:rPr>
        <w:t>Англии</w:t>
      </w:r>
      <w:r>
        <w:t xml:space="preserve"> получили право открыто исповедовать </w:t>
      </w:r>
      <w:r w:rsidRPr="00822EAF">
        <w:rPr>
          <w:bCs/>
        </w:rPr>
        <w:t>иуд</w:t>
      </w:r>
      <w:r w:rsidRPr="00822EAF">
        <w:rPr>
          <w:bCs/>
        </w:rPr>
        <w:t>а</w:t>
      </w:r>
      <w:r w:rsidRPr="00822EAF">
        <w:rPr>
          <w:bCs/>
        </w:rPr>
        <w:t>изм</w:t>
      </w:r>
      <w:r>
        <w:t>.</w:t>
      </w:r>
    </w:p>
    <w:p w14:paraId="5B582A37" w14:textId="77777777" w:rsidR="00D30B85" w:rsidRDefault="00D30B85" w:rsidP="00F509F0">
      <w:pPr>
        <w:pStyle w:val="a3"/>
        <w:numPr>
          <w:ilvl w:val="0"/>
          <w:numId w:val="20"/>
        </w:numPr>
        <w:ind w:left="397" w:hanging="227"/>
      </w:pPr>
      <w:r>
        <w:t xml:space="preserve">В </w:t>
      </w:r>
      <w:smartTag w:uri="urn:schemas-microsoft-com:office:smarttags" w:element="metricconverter">
        <w:smartTagPr>
          <w:attr w:name="ProductID" w:val="1717 г"/>
        </w:smartTagPr>
        <w:r>
          <w:t>1717 г</w:t>
        </w:r>
      </w:smartTag>
      <w:r>
        <w:t>. в Великобритании публично легализовалось масо</w:t>
      </w:r>
      <w:r>
        <w:t>н</w:t>
      </w:r>
      <w:r>
        <w:t>ство и, в конце концов, один из членов королевской семьи стал его возглавлять, по кра</w:t>
      </w:r>
      <w:r>
        <w:t>й</w:t>
      </w:r>
      <w:r>
        <w:t>ней мере публично-номинально.</w:t>
      </w:r>
    </w:p>
    <w:p w14:paraId="605871CB" w14:textId="77777777" w:rsidR="00D30B85" w:rsidRDefault="00D30B85" w:rsidP="00F509F0">
      <w:pPr>
        <w:pStyle w:val="ab"/>
      </w:pPr>
      <w:r>
        <w:t>*         *         *</w:t>
      </w:r>
    </w:p>
    <w:p w14:paraId="3C127594" w14:textId="77777777" w:rsidR="00D30B85" w:rsidRDefault="00D30B85" w:rsidP="00873ABF">
      <w:pPr>
        <w:pStyle w:val="PlainText"/>
      </w:pPr>
      <w:r>
        <w:t xml:space="preserve">Последние два пункта необходимо пояснить. </w:t>
      </w:r>
    </w:p>
    <w:p w14:paraId="2B3579C5" w14:textId="77777777" w:rsidR="00D30B85" w:rsidRDefault="00D30B85" w:rsidP="00873ABF">
      <w:pPr>
        <w:pStyle w:val="PlainText"/>
      </w:pPr>
      <w:r>
        <w:t>Под воздействием целенаправленного проведения библейск</w:t>
      </w:r>
      <w:r>
        <w:t>о</w:t>
      </w:r>
      <w:r>
        <w:t>го проекта в жизнь в глобальной цивилизации складывается сво</w:t>
      </w:r>
      <w:r>
        <w:t>е</w:t>
      </w:r>
      <w:r>
        <w:t>образная система внутрисоциальных взаимоотношений, прон</w:t>
      </w:r>
      <w:r>
        <w:t>и</w:t>
      </w:r>
      <w:r>
        <w:t>кающая во все её государства и национальные общества, пр</w:t>
      </w:r>
      <w:r>
        <w:t>и</w:t>
      </w:r>
      <w:r>
        <w:t>знающие Библию свяще</w:t>
      </w:r>
      <w:r>
        <w:t>н</w:t>
      </w:r>
      <w:r>
        <w:t>ной или хотя бы безразлично-терпимо к ней отн</w:t>
      </w:r>
      <w:r>
        <w:t>о</w:t>
      </w:r>
      <w:r>
        <w:t>сящиеся:</w:t>
      </w:r>
    </w:p>
    <w:p w14:paraId="3D8D4D96" w14:textId="77777777" w:rsidR="00D30B85" w:rsidRDefault="00D30B85" w:rsidP="00F509F0">
      <w:pPr>
        <w:pStyle w:val="a3"/>
        <w:numPr>
          <w:ilvl w:val="0"/>
          <w:numId w:val="20"/>
        </w:numPr>
        <w:ind w:left="397" w:hanging="227"/>
      </w:pPr>
      <w:r>
        <w:rPr>
          <w:b/>
        </w:rPr>
        <w:t xml:space="preserve">Высший уровень иерархии </w:t>
      </w:r>
      <w:r>
        <w:t>— заправилы проекта, предп</w:t>
      </w:r>
      <w:r>
        <w:t>о</w:t>
      </w:r>
      <w:r>
        <w:t>читающие избегать публичности в св</w:t>
      </w:r>
      <w:r>
        <w:t>о</w:t>
      </w:r>
      <w:r>
        <w:t>ей деятельности.</w:t>
      </w:r>
    </w:p>
    <w:p w14:paraId="70E65738" w14:textId="77777777" w:rsidR="00D30B85" w:rsidRDefault="00D30B85" w:rsidP="00F509F0">
      <w:pPr>
        <w:pStyle w:val="a3"/>
        <w:numPr>
          <w:ilvl w:val="0"/>
          <w:numId w:val="20"/>
        </w:numPr>
        <w:ind w:left="397" w:hanging="227"/>
      </w:pPr>
      <w:r>
        <w:rPr>
          <w:b/>
        </w:rPr>
        <w:t>Второй уровень иерархии</w:t>
      </w:r>
      <w:r>
        <w:t xml:space="preserve"> — законопослушные иудеи, на которых возложена миссия непосредственного управления в регионах, где есть диаспоры евреев.</w:t>
      </w:r>
    </w:p>
    <w:p w14:paraId="4FACF67B" w14:textId="43EC0857" w:rsidR="00D30B85" w:rsidRDefault="00D30B85" w:rsidP="00F509F0">
      <w:pPr>
        <w:pStyle w:val="a3"/>
        <w:numPr>
          <w:ilvl w:val="0"/>
          <w:numId w:val="20"/>
        </w:numPr>
        <w:ind w:left="397" w:hanging="227"/>
      </w:pPr>
      <w:r>
        <w:rPr>
          <w:b/>
        </w:rPr>
        <w:t>Низший уровень</w:t>
      </w:r>
      <w:r>
        <w:t xml:space="preserve"> — исповедующие традиционное христиа</w:t>
      </w:r>
      <w:r>
        <w:t>н</w:t>
      </w:r>
      <w:r>
        <w:t>ство в одной из его модификаций на основе канона Нового завета и традиции истолкования Библии для неиудеев</w:t>
      </w:r>
      <w:r w:rsidRPr="00D30B85">
        <w:rPr>
          <w:vertAlign w:val="superscript"/>
        </w:rPr>
        <w:t>[XCVIII]</w:t>
      </w:r>
      <w:r>
        <w:t>, а та</w:t>
      </w:r>
      <w:r>
        <w:t>к</w:t>
      </w:r>
      <w:r>
        <w:t xml:space="preserve">же атеисты и представители прочих вероисповеданий, </w:t>
      </w:r>
      <w:r w:rsidRPr="00953120">
        <w:rPr>
          <w:i/>
        </w:rPr>
        <w:t>не имеющие за душой альтернативных глобально-политических пр</w:t>
      </w:r>
      <w:r w:rsidRPr="00953120">
        <w:rPr>
          <w:i/>
        </w:rPr>
        <w:t>о</w:t>
      </w:r>
      <w:r w:rsidRPr="00953120">
        <w:rPr>
          <w:i/>
        </w:rPr>
        <w:t>ектов</w:t>
      </w:r>
      <w:r w:rsidRPr="00D30B85">
        <w:rPr>
          <w:vertAlign w:val="superscript"/>
        </w:rPr>
        <w:t>[XCIX]</w:t>
      </w:r>
      <w:r>
        <w:t>.</w:t>
      </w:r>
    </w:p>
    <w:p w14:paraId="39789F55" w14:textId="3D9325DC" w:rsidR="00D30B85" w:rsidRDefault="00D30B85" w:rsidP="00F509F0">
      <w:pPr>
        <w:pStyle w:val="a3"/>
        <w:numPr>
          <w:ilvl w:val="0"/>
          <w:numId w:val="20"/>
        </w:numPr>
        <w:ind w:left="397" w:hanging="227"/>
      </w:pPr>
      <w:r>
        <w:rPr>
          <w:b/>
        </w:rPr>
        <w:t xml:space="preserve">Плюс к этому </w:t>
      </w:r>
      <w:r>
        <w:t xml:space="preserve">— </w:t>
      </w:r>
      <w:r>
        <w:rPr>
          <w:i/>
        </w:rPr>
        <w:t>«соединительная и нервная ткань» сист</w:t>
      </w:r>
      <w:r>
        <w:rPr>
          <w:i/>
        </w:rPr>
        <w:t>е</w:t>
      </w:r>
      <w:r>
        <w:rPr>
          <w:i/>
        </w:rPr>
        <w:t xml:space="preserve">мы, связывающая её компоненты воедино и обеспечивающая их взаимодействие в процессе </w:t>
      </w:r>
      <w:r>
        <w:rPr>
          <w:i/>
        </w:rPr>
        <w:lastRenderedPageBreak/>
        <w:t xml:space="preserve">самоуправления системы и управления ею — </w:t>
      </w:r>
      <w:r>
        <w:t>масонство</w:t>
      </w:r>
      <w:r w:rsidRPr="00D30B85">
        <w:rPr>
          <w:vertAlign w:val="superscript"/>
        </w:rPr>
        <w:t>[C]</w:t>
      </w:r>
      <w:r>
        <w:t>, действующее на основе при</w:t>
      </w:r>
      <w:r>
        <w:t>н</w:t>
      </w:r>
      <w:r>
        <w:t>ципов:</w:t>
      </w:r>
    </w:p>
    <w:p w14:paraId="638540C4" w14:textId="77777777" w:rsidR="00D30B85" w:rsidRDefault="00D30B85" w:rsidP="00F509F0">
      <w:pPr>
        <w:pStyle w:val="2"/>
        <w:numPr>
          <w:ilvl w:val="0"/>
          <w:numId w:val="25"/>
        </w:numPr>
        <w:ind w:left="624" w:hanging="227"/>
      </w:pPr>
      <w:r>
        <w:t>каждый в меру посвящения работает на то, что понимает, а в меру непонимания — на тех, кто посвящён в высшие, чем он степени, и на тех, кто понимает больше вне зависимости от наличия п</w:t>
      </w:r>
      <w:r>
        <w:t>о</w:t>
      </w:r>
      <w:r>
        <w:t>священия или его отсутствия;</w:t>
      </w:r>
    </w:p>
    <w:p w14:paraId="0A128496" w14:textId="77777777" w:rsidR="00D30B85" w:rsidRDefault="00D30B85" w:rsidP="00F509F0">
      <w:pPr>
        <w:pStyle w:val="2"/>
        <w:numPr>
          <w:ilvl w:val="0"/>
          <w:numId w:val="25"/>
        </w:numPr>
        <w:ind w:left="624" w:hanging="227"/>
      </w:pPr>
      <w:r>
        <w:t>неукоснительное подчинение и ответственность носителей низших степеней перед вы</w:t>
      </w:r>
      <w:r>
        <w:t>с</w:t>
      </w:r>
      <w:r>
        <w:t>шими.</w:t>
      </w:r>
    </w:p>
    <w:p w14:paraId="037518C1" w14:textId="77777777" w:rsidR="00D30B85" w:rsidRDefault="00D30B85" w:rsidP="00F509F0">
      <w:pPr>
        <w:pStyle w:val="af3"/>
      </w:pPr>
      <w:r>
        <w:t xml:space="preserve">В своих внешних проявлениях масонство идеологически </w:t>
      </w:r>
      <w:r>
        <w:rPr>
          <w:i/>
        </w:rPr>
        <w:t>всеядно в буквальном смысле слова:</w:t>
      </w:r>
      <w:r>
        <w:t xml:space="preserve"> оно поглощает, </w:t>
      </w:r>
      <w:r>
        <w:rPr>
          <w:i/>
        </w:rPr>
        <w:t xml:space="preserve">выжирая их изнутри, </w:t>
      </w:r>
      <w:r>
        <w:t>все концептуально безвластные общественные движения, и, действуя под прикрытием их идеологий, осущес</w:t>
      </w:r>
      <w:r>
        <w:t>т</w:t>
      </w:r>
      <w:r>
        <w:t>вляет всё тот же библейский проект порабощения всех. Такого рода идеологическая всеядность подаётся им обществу от св</w:t>
      </w:r>
      <w:r>
        <w:t>о</w:t>
      </w:r>
      <w:r>
        <w:t>его имени и анонимно как веротерпимость, терпимость к ч</w:t>
      </w:r>
      <w:r>
        <w:t>у</w:t>
      </w:r>
      <w:r>
        <w:t>жим убеждениям, «толе</w:t>
      </w:r>
      <w:r>
        <w:softHyphen/>
        <w:t xml:space="preserve">рантность». </w:t>
      </w:r>
    </w:p>
    <w:p w14:paraId="3E4368AC" w14:textId="77777777" w:rsidR="00D30B85" w:rsidRDefault="00D30B85" w:rsidP="00F509F0">
      <w:pPr>
        <w:pStyle w:val="af3"/>
      </w:pPr>
      <w:r w:rsidRPr="00991144">
        <w:rPr>
          <w:i/>
        </w:rPr>
        <w:t>Устремлённость же людей и обществ к получению ко</w:t>
      </w:r>
      <w:r w:rsidRPr="00991144">
        <w:rPr>
          <w:i/>
        </w:rPr>
        <w:t>н</w:t>
      </w:r>
      <w:r w:rsidRPr="00991144">
        <w:rPr>
          <w:i/>
        </w:rPr>
        <w:t>кретных ответов на вопрос «Что есть истина?», особенно в вопросах социологии, влечёт за собой нетерпимость к заблу</w:t>
      </w:r>
      <w:r w:rsidRPr="00991144">
        <w:rPr>
          <w:i/>
        </w:rPr>
        <w:t>ж</w:t>
      </w:r>
      <w:r w:rsidRPr="00991144">
        <w:rPr>
          <w:i/>
        </w:rPr>
        <w:t>дениям и лжи,</w:t>
      </w:r>
      <w:r>
        <w:t xml:space="preserve"> и поскольку это подрывает системообразующий принцип идеолог</w:t>
      </w:r>
      <w:r>
        <w:t>и</w:t>
      </w:r>
      <w:r>
        <w:t xml:space="preserve">ческого разнообразия и «толерантности» в их масонской трактовке, то </w:t>
      </w:r>
      <w:r w:rsidRPr="00803D6E">
        <w:rPr>
          <w:i/>
        </w:rPr>
        <w:t>деятельная</w:t>
      </w:r>
      <w:r w:rsidRPr="00F70D8E">
        <w:t xml:space="preserve"> </w:t>
      </w:r>
      <w:r w:rsidRPr="00F70D8E">
        <w:rPr>
          <w:u w:val="single"/>
        </w:rPr>
        <w:t>несанкционированная ус</w:t>
      </w:r>
      <w:r w:rsidRPr="00F70D8E">
        <w:rPr>
          <w:u w:val="single"/>
        </w:rPr>
        <w:t>т</w:t>
      </w:r>
      <w:r w:rsidRPr="00F70D8E">
        <w:rPr>
          <w:u w:val="single"/>
        </w:rPr>
        <w:t>ремлённость</w:t>
      </w:r>
      <w:r w:rsidRPr="00F70D8E">
        <w:t xml:space="preserve"> к</w:t>
      </w:r>
      <w:r w:rsidRPr="00111001">
        <w:rPr>
          <w:i/>
        </w:rPr>
        <w:t xml:space="preserve"> </w:t>
      </w:r>
      <w:r>
        <w:rPr>
          <w:i/>
        </w:rPr>
        <w:t xml:space="preserve">несанкционированной </w:t>
      </w:r>
      <w:r w:rsidRPr="00A620F4">
        <w:rPr>
          <w:i/>
        </w:rPr>
        <w:t>истине</w:t>
      </w:r>
      <w:r>
        <w:t xml:space="preserve"> порицается масо</w:t>
      </w:r>
      <w:r>
        <w:t>н</w:t>
      </w:r>
      <w:r>
        <w:t>ством и его заправилами как одно из самых тяжёлых престу</w:t>
      </w:r>
      <w:r>
        <w:t>п</w:t>
      </w:r>
      <w:r>
        <w:t>лений в сфере духовной жизни общества.</w:t>
      </w:r>
    </w:p>
    <w:p w14:paraId="3B13700B" w14:textId="77777777" w:rsidR="00D30B85" w:rsidRDefault="00D30B85" w:rsidP="00F509F0">
      <w:pPr>
        <w:pStyle w:val="af3"/>
        <w:ind w:left="454"/>
      </w:pPr>
      <w:r>
        <w:t xml:space="preserve">При этом масонство действует на основе разнородного </w:t>
      </w:r>
      <w:r>
        <w:rPr>
          <w:i/>
        </w:rPr>
        <w:t xml:space="preserve">многослойного </w:t>
      </w:r>
      <w:r>
        <w:t>эзотеризма: ст</w:t>
      </w:r>
      <w:r>
        <w:t>е</w:t>
      </w:r>
      <w:r>
        <w:t>пени с 1 по 33 могут получить все вне зависимости «от роду-племени», с 34 по 66 — тол</w:t>
      </w:r>
      <w:r>
        <w:t>ь</w:t>
      </w:r>
      <w:r>
        <w:t xml:space="preserve">ко иудеи, с 67 и выше — только раввины. Принадлежность к высшим степеням в каждом разряде требует в большинстве случаев (хотя могут быть и исключения) наследственной принадлежности претендента к системе. </w:t>
      </w:r>
    </w:p>
    <w:p w14:paraId="73BE1C80" w14:textId="09E04374" w:rsidR="00D30B85" w:rsidRDefault="00D30B85" w:rsidP="00F509F0">
      <w:pPr>
        <w:pStyle w:val="af3"/>
      </w:pPr>
      <w:r>
        <w:t>Такая расово-клановая фильтрация и требование наследс</w:t>
      </w:r>
      <w:r>
        <w:t>т</w:t>
      </w:r>
      <w:r>
        <w:t>венной принадлежности к системе для получения высших ст</w:t>
      </w:r>
      <w:r>
        <w:t>е</w:t>
      </w:r>
      <w:r>
        <w:t>пеней являются достаточно надёжным заслоном от продвиж</w:t>
      </w:r>
      <w:r>
        <w:t>е</w:t>
      </w:r>
      <w:r>
        <w:t>ния внедрённой в масонство антимасонской агентуры на вы</w:t>
      </w:r>
      <w:r>
        <w:t>с</w:t>
      </w:r>
      <w:r>
        <w:t xml:space="preserve">шие руководящие посты </w:t>
      </w:r>
      <w:r>
        <w:rPr>
          <w:i/>
        </w:rPr>
        <w:t>на протяжении жизни одного покол</w:t>
      </w:r>
      <w:r>
        <w:rPr>
          <w:i/>
        </w:rPr>
        <w:t>е</w:t>
      </w:r>
      <w:r>
        <w:rPr>
          <w:i/>
        </w:rPr>
        <w:t>ния</w:t>
      </w:r>
      <w:r>
        <w:t>, о чём концептуально безвластные борцы с «жидомасо</w:t>
      </w:r>
      <w:r>
        <w:t>н</w:t>
      </w:r>
      <w:r>
        <w:t>ским заговором» (в котором и «жиды», и м</w:t>
      </w:r>
      <w:r>
        <w:t>а</w:t>
      </w:r>
      <w:r>
        <w:t xml:space="preserve">соны — </w:t>
      </w:r>
      <w:r>
        <w:lastRenderedPageBreak/>
        <w:t>всего лишь «фигуры», устроенные несколько сложнее, чем шахматные</w:t>
      </w:r>
      <w:r w:rsidRPr="00D30B85">
        <w:rPr>
          <w:vertAlign w:val="superscript"/>
        </w:rPr>
        <w:t>[CI]</w:t>
      </w:r>
      <w:r>
        <w:t xml:space="preserve">) не задумываются (а </w:t>
      </w:r>
      <w:r w:rsidRPr="002F6282">
        <w:t>у концептуально властных людей, не прие</w:t>
      </w:r>
      <w:r w:rsidRPr="002F6282">
        <w:t>м</w:t>
      </w:r>
      <w:r w:rsidRPr="002F6282">
        <w:t>лющих библейский проект, в такого рода проникновении в его структуры с целью возглавить и изменить направление и хара</w:t>
      </w:r>
      <w:r w:rsidRPr="002F6282">
        <w:t>к</w:t>
      </w:r>
      <w:r w:rsidRPr="002F6282">
        <w:t>тер деятельности — нет потребн</w:t>
      </w:r>
      <w:r w:rsidRPr="002F6282">
        <w:t>о</w:t>
      </w:r>
      <w:r w:rsidRPr="002F6282">
        <w:t>сти).</w:t>
      </w:r>
      <w:r w:rsidRPr="00D30B85">
        <w:rPr>
          <w:vertAlign w:val="superscript"/>
        </w:rPr>
        <w:t>[CII]</w:t>
      </w:r>
    </w:p>
    <w:p w14:paraId="5F5857C7" w14:textId="77777777" w:rsidR="00D30B85" w:rsidRDefault="00D30B85" w:rsidP="00C50FE4">
      <w:pPr>
        <w:pStyle w:val="a9"/>
      </w:pPr>
      <w:r>
        <w:t>Существование описанной выше системы рас</w:t>
      </w:r>
      <w:r>
        <w:t>о</w:t>
      </w:r>
      <w:r>
        <w:t>во-клано</w:t>
      </w:r>
      <w:r>
        <w:softHyphen/>
        <w:t>вой фильтрации при продвижении по ступеням иерархии властных полномочий доказывается не ссылками на те или иные библиографические источники и спорами о достоверности высказанных в них утверждений о при</w:t>
      </w:r>
      <w:r>
        <w:t>н</w:t>
      </w:r>
      <w:r>
        <w:t>ципах организации масонства, а фактом продвижения библейского проекта в жизнь на протяжении многих в</w:t>
      </w:r>
      <w:r>
        <w:t>е</w:t>
      </w:r>
      <w:r>
        <w:t>ков. Это было бы невозможно без организации расово-клановой фильтрации при продвижении претендентов на высшие властные уровни в проекте: она защищает си</w:t>
      </w:r>
      <w:r>
        <w:t>с</w:t>
      </w:r>
      <w:r>
        <w:t>тему управления библейским проектом от действия пр</w:t>
      </w:r>
      <w:r>
        <w:t>о</w:t>
      </w:r>
      <w:r>
        <w:t>тив н</w:t>
      </w:r>
      <w:r>
        <w:t>е</w:t>
      </w:r>
      <w:r>
        <w:t xml:space="preserve">го принципа </w:t>
      </w:r>
      <w:r w:rsidRPr="00002AF4">
        <w:rPr>
          <w:i/>
        </w:rPr>
        <w:t>«для того, чтобы погубить неугодное дело, — его надо возглавить».</w:t>
      </w:r>
      <w:r>
        <w:t xml:space="preserve"> И эта же система расово-клановой фильтрации позволяет реализовывать этот принцип в большинстве случаев против противников и жертв библейского проекта. </w:t>
      </w:r>
    </w:p>
    <w:p w14:paraId="5B2C621B" w14:textId="77777777" w:rsidR="00D30B85" w:rsidRDefault="00D30B85" w:rsidP="00C50FE4">
      <w:pPr>
        <w:pStyle w:val="a7"/>
      </w:pPr>
      <w:r>
        <w:t xml:space="preserve">Всё это в совокупности образует систему «игр с ненулевой суммой» на уровне первого </w:t>
      </w:r>
      <w:r w:rsidRPr="00223AAE">
        <w:t>—</w:t>
      </w:r>
      <w:r>
        <w:t xml:space="preserve"> третьего приоритетов обо</w:t>
      </w:r>
      <w:r>
        <w:t>б</w:t>
      </w:r>
      <w:r>
        <w:t>щённых средств упра</w:t>
      </w:r>
      <w:r>
        <w:t>в</w:t>
      </w:r>
      <w:r>
        <w:t>ления.</w:t>
      </w:r>
    </w:p>
    <w:p w14:paraId="50BC8677" w14:textId="77777777" w:rsidR="00D30B85" w:rsidRDefault="00D30B85" w:rsidP="00F509F0">
      <w:pPr>
        <w:pStyle w:val="ab"/>
      </w:pPr>
      <w:r>
        <w:t>———————</w:t>
      </w:r>
    </w:p>
    <w:p w14:paraId="6B7F6935" w14:textId="77777777" w:rsidR="00D30B85" w:rsidRDefault="00D30B85" w:rsidP="00C50FE4">
      <w:pPr>
        <w:pStyle w:val="a7"/>
      </w:pPr>
      <w:r>
        <w:t>Предъистория США в её представленном выше виде прот</w:t>
      </w:r>
      <w:r>
        <w:t>е</w:t>
      </w:r>
      <w:r>
        <w:t>кала параллельно процессу становления Великобритании в качестве генератора будущей перезагрузки библейского пр</w:t>
      </w:r>
      <w:r>
        <w:t>о</w:t>
      </w:r>
      <w:r>
        <w:t xml:space="preserve">екта </w:t>
      </w:r>
      <w:r w:rsidRPr="00223AAE">
        <w:t>—</w:t>
      </w:r>
      <w:r>
        <w:t xml:space="preserve"> проекта глобального миропер</w:t>
      </w:r>
      <w:r>
        <w:t>е</w:t>
      </w:r>
      <w:r>
        <w:t xml:space="preserve">устройства. </w:t>
      </w:r>
    </w:p>
    <w:p w14:paraId="11F3F843" w14:textId="77777777" w:rsidR="00D30B85" w:rsidRPr="00C147FD" w:rsidRDefault="00D30B85" w:rsidP="00873ABF">
      <w:pPr>
        <w:pStyle w:val="PlainText"/>
      </w:pPr>
      <w:r>
        <w:t>Но было бы неправильно думать, что заправилы библейского проекта целенаправленно подставили Генриху </w:t>
      </w:r>
      <w:r>
        <w:rPr>
          <w:lang w:val="en-US"/>
        </w:rPr>
        <w:t>VIII</w:t>
      </w:r>
      <w:r>
        <w:t xml:space="preserve"> «эксклюзи</w:t>
      </w:r>
      <w:r>
        <w:t>в</w:t>
      </w:r>
      <w:r>
        <w:t>ную сексуальную экзотику» и возбуждали его на вступление в третий по счёту брак с нею вопреки канонам католицизма для т</w:t>
      </w:r>
      <w:r>
        <w:t>о</w:t>
      </w:r>
      <w:r>
        <w:t xml:space="preserve">го, чтобы создать англиканскую церковь и всё </w:t>
      </w:r>
      <w:r>
        <w:lastRenderedPageBreak/>
        <w:t>прочее, что прив</w:t>
      </w:r>
      <w:r>
        <w:t>е</w:t>
      </w:r>
      <w:r>
        <w:t>ло Великобританию к тому, что именно она стала генератором перезагрузки библейского проекта. Управление такого рода пр</w:t>
      </w:r>
      <w:r>
        <w:t>о</w:t>
      </w:r>
      <w:r>
        <w:t xml:space="preserve">цессами может быть охарактеризовано метафорически: </w:t>
      </w:r>
      <w:r>
        <w:rPr>
          <w:i/>
        </w:rPr>
        <w:t>«</w:t>
      </w:r>
      <w:r w:rsidRPr="004C35AD">
        <w:rPr>
          <w:i/>
        </w:rPr>
        <w:t>Сад растёт сам</w:t>
      </w:r>
      <w:r>
        <w:rPr>
          <w:i/>
        </w:rPr>
        <w:t>:</w:t>
      </w:r>
      <w:r w:rsidRPr="004C35AD">
        <w:rPr>
          <w:i/>
        </w:rPr>
        <w:t xml:space="preserve"> с</w:t>
      </w:r>
      <w:r w:rsidRPr="004C35AD">
        <w:rPr>
          <w:i/>
        </w:rPr>
        <w:t>а</w:t>
      </w:r>
      <w:r w:rsidRPr="004C35AD">
        <w:rPr>
          <w:i/>
        </w:rPr>
        <w:t xml:space="preserve">довник только </w:t>
      </w:r>
      <w:r>
        <w:rPr>
          <w:i/>
        </w:rPr>
        <w:t xml:space="preserve">ухаживает за ним </w:t>
      </w:r>
      <w:r w:rsidRPr="00C147FD">
        <w:rPr>
          <w:i/>
        </w:rPr>
        <w:t>—</w:t>
      </w:r>
      <w:r>
        <w:rPr>
          <w:i/>
        </w:rPr>
        <w:t xml:space="preserve"> </w:t>
      </w:r>
      <w:r w:rsidRPr="004C35AD">
        <w:rPr>
          <w:i/>
        </w:rPr>
        <w:t>пропалывает, под</w:t>
      </w:r>
      <w:r>
        <w:rPr>
          <w:i/>
        </w:rPr>
        <w:softHyphen/>
      </w:r>
      <w:r w:rsidRPr="004C35AD">
        <w:rPr>
          <w:i/>
        </w:rPr>
        <w:t>саживает</w:t>
      </w:r>
      <w:r>
        <w:rPr>
          <w:i/>
        </w:rPr>
        <w:t xml:space="preserve"> новые </w:t>
      </w:r>
      <w:r w:rsidRPr="004C35AD">
        <w:rPr>
          <w:i/>
        </w:rPr>
        <w:t>растения</w:t>
      </w:r>
      <w:r>
        <w:rPr>
          <w:i/>
        </w:rPr>
        <w:t>, прививает на них подвои, полив</w:t>
      </w:r>
      <w:r>
        <w:rPr>
          <w:i/>
        </w:rPr>
        <w:t>а</w:t>
      </w:r>
      <w:r>
        <w:rPr>
          <w:i/>
        </w:rPr>
        <w:t xml:space="preserve">ет, удобряет и т.п.». </w:t>
      </w:r>
      <w:r>
        <w:t>Иначе говоря:</w:t>
      </w:r>
    </w:p>
    <w:p w14:paraId="5787EC4B" w14:textId="05AB5B99" w:rsidR="00D30B85" w:rsidRDefault="00D30B85" w:rsidP="00C50FE4">
      <w:pPr>
        <w:pStyle w:val="a7"/>
      </w:pPr>
      <w:r w:rsidRPr="00A77F93">
        <w:t>В жизни общества, ни одно явление не может быть создано из ничего и после этого «вытянуто за уши» до нужной ко</w:t>
      </w:r>
      <w:r w:rsidRPr="00A77F93">
        <w:t>н</w:t>
      </w:r>
      <w:r w:rsidRPr="00A77F93">
        <w:t xml:space="preserve">диции, но </w:t>
      </w:r>
      <w:r>
        <w:t>открывшиеся возможности могут быть преобраз</w:t>
      </w:r>
      <w:r>
        <w:t>о</w:t>
      </w:r>
      <w:r>
        <w:t>ваны в действующие тенденции, тенденции могут быть в</w:t>
      </w:r>
      <w:r>
        <w:t>ы</w:t>
      </w:r>
      <w:r>
        <w:t xml:space="preserve">ращены в </w:t>
      </w:r>
      <w:r w:rsidRPr="00A77F93">
        <w:t xml:space="preserve">явления, </w:t>
      </w:r>
      <w:r>
        <w:t xml:space="preserve">а порождаемые </w:t>
      </w:r>
      <w:r w:rsidRPr="00A77F93">
        <w:t>обществом</w:t>
      </w:r>
      <w:r>
        <w:t xml:space="preserve"> явления</w:t>
      </w:r>
      <w:r w:rsidRPr="00A77F93">
        <w:t>, могут быть взяты под управление</w:t>
      </w:r>
      <w:r>
        <w:t xml:space="preserve">, </w:t>
      </w:r>
      <w:r w:rsidRPr="00223AAE">
        <w:t>—</w:t>
      </w:r>
      <w:r>
        <w:t xml:space="preserve"> разнородное по своим целям и средствам</w:t>
      </w:r>
      <w:r w:rsidRPr="00D30B85">
        <w:rPr>
          <w:vertAlign w:val="superscript"/>
        </w:rPr>
        <w:t>[CIII]</w:t>
      </w:r>
      <w:r w:rsidRPr="00A77F93">
        <w:t xml:space="preserve">, </w:t>
      </w:r>
      <w:r w:rsidRPr="00223AAE">
        <w:t>—</w:t>
      </w:r>
      <w:r>
        <w:t xml:space="preserve"> </w:t>
      </w:r>
      <w:r w:rsidRPr="00A77F93">
        <w:t xml:space="preserve">на какой основе жизнь общества обретает </w:t>
      </w:r>
      <w:r>
        <w:t xml:space="preserve">определённую целесообразность </w:t>
      </w:r>
      <w:r w:rsidRPr="00223AAE">
        <w:t>—</w:t>
      </w:r>
      <w:r>
        <w:t xml:space="preserve"> </w:t>
      </w:r>
      <w:r w:rsidRPr="00A77F93">
        <w:t>управляемую направле</w:t>
      </w:r>
      <w:r w:rsidRPr="00A77F93">
        <w:t>н</w:t>
      </w:r>
      <w:r w:rsidRPr="00A77F93">
        <w:t>ность.</w:t>
      </w:r>
    </w:p>
    <w:p w14:paraId="1480DDCE" w14:textId="77777777" w:rsidR="00D30B85" w:rsidRDefault="00D30B85" w:rsidP="00873ABF">
      <w:pPr>
        <w:pStyle w:val="PlainText"/>
      </w:pPr>
      <w:r>
        <w:t xml:space="preserve">Тот факт, что «отцы основатели» США </w:t>
      </w:r>
      <w:r w:rsidRPr="00223AAE">
        <w:t>—</w:t>
      </w:r>
      <w:r>
        <w:t xml:space="preserve"> если не все пог</w:t>
      </w:r>
      <w:r>
        <w:t>о</w:t>
      </w:r>
      <w:r>
        <w:t xml:space="preserve">ловно, то в их большинстве </w:t>
      </w:r>
      <w:r w:rsidRPr="00223AAE">
        <w:t>—</w:t>
      </w:r>
      <w:r>
        <w:t xml:space="preserve"> были масонами, </w:t>
      </w:r>
      <w:r w:rsidRPr="00223AAE">
        <w:t>—</w:t>
      </w:r>
      <w:r>
        <w:t xml:space="preserve"> хотя и не пр</w:t>
      </w:r>
      <w:r>
        <w:t>е</w:t>
      </w:r>
      <w:r>
        <w:t>давался огласке в отечественных учебниках истории, замалч</w:t>
      </w:r>
      <w:r>
        <w:t>и</w:t>
      </w:r>
      <w:r>
        <w:t>вавших тему масонства и его роли в истории и функциях в пол</w:t>
      </w:r>
      <w:r>
        <w:t>и</w:t>
      </w:r>
      <w:r>
        <w:t xml:space="preserve">тике, но после </w:t>
      </w:r>
      <w:smartTag w:uri="urn:schemas-microsoft-com:office:smarttags" w:element="metricconverter">
        <w:smartTagPr>
          <w:attr w:name="ProductID" w:val="1991 г"/>
        </w:smartTagPr>
        <w:r>
          <w:t>1991 г</w:t>
        </w:r>
      </w:smartTag>
      <w:r>
        <w:t>. всё же стал достаточно широко известен в нашем обществе. Однако констатация этого факта, равно как и его муссирование и смакование в писаниях “борцов” с «жидом</w:t>
      </w:r>
      <w:r>
        <w:t>а</w:t>
      </w:r>
      <w:r>
        <w:t xml:space="preserve">сонским заговором», </w:t>
      </w:r>
      <w:r w:rsidRPr="00223AAE">
        <w:t>—</w:t>
      </w:r>
      <w:r>
        <w:t xml:space="preserve"> сами по себе ничего не объясняют вне соотнесения этого факта с тем спектром явлений общественной жизни, в котором выражается управление обществом в русле би</w:t>
      </w:r>
      <w:r>
        <w:t>б</w:t>
      </w:r>
      <w:r>
        <w:t>лейского пр</w:t>
      </w:r>
      <w:r>
        <w:t>о</w:t>
      </w:r>
      <w:r>
        <w:t>екта порабощения человечества от имени Бога.</w:t>
      </w:r>
    </w:p>
    <w:p w14:paraId="2EC9D22C" w14:textId="77777777" w:rsidR="00D30B85" w:rsidRDefault="00D30B85" w:rsidP="00873ABF">
      <w:pPr>
        <w:pStyle w:val="PlainText"/>
      </w:pPr>
      <w:r>
        <w:t>Ещё один масон, однако живший в другой части света, ост</w:t>
      </w:r>
      <w:r>
        <w:t>а</w:t>
      </w:r>
      <w:r>
        <w:t>вил после себя мнение, которое многое объясняет в истории США, в их образе жизни, в политике их федерального правител</w:t>
      </w:r>
      <w:r>
        <w:t>ь</w:t>
      </w:r>
      <w:r>
        <w:t>ства как внутренней, так и внешней:</w:t>
      </w:r>
    </w:p>
    <w:p w14:paraId="0F90AD84" w14:textId="77777777" w:rsidR="00D30B85" w:rsidRPr="00E36143" w:rsidRDefault="00D30B85" w:rsidP="00F509F0">
      <w:pPr>
        <w:pStyle w:val="a5"/>
      </w:pPr>
      <w:r>
        <w:t>«… </w:t>
      </w:r>
      <w:r w:rsidRPr="00E36143">
        <w:t>самые действительные Наставники Народов суть Законы Государственные: они образуют и так сказать воспитывают нар</w:t>
      </w:r>
      <w:r w:rsidRPr="00E36143">
        <w:t>о</w:t>
      </w:r>
      <w:r w:rsidRPr="00E36143">
        <w:t xml:space="preserve">ды и по ним нравы, обычаи, Понятия, вид свой и Деятельность свою </w:t>
      </w:r>
      <w:r>
        <w:t>пол</w:t>
      </w:r>
      <w:r>
        <w:t>у</w:t>
      </w:r>
      <w:r>
        <w:t>чают,</w:t>
      </w:r>
      <w:r w:rsidRPr="00E36143">
        <w:t xml:space="preserve"> от них исходят Направление Умов и Волей; и потому утвердительно сказать можно что Политические и Гра</w:t>
      </w:r>
      <w:r w:rsidRPr="00E36143">
        <w:t>ж</w:t>
      </w:r>
      <w:r w:rsidRPr="00E36143">
        <w:t xml:space="preserve">данские Законы соделывают Народы таковыми каковыми они суть. </w:t>
      </w:r>
    </w:p>
    <w:p w14:paraId="3C5D5807" w14:textId="77777777" w:rsidR="00D30B85" w:rsidRPr="00E36143" w:rsidRDefault="00D30B85" w:rsidP="00F509F0">
      <w:pPr>
        <w:pStyle w:val="a5"/>
        <w:rPr>
          <w:szCs w:val="24"/>
        </w:rPr>
      </w:pPr>
      <w:r w:rsidRPr="00E36143">
        <w:rPr>
          <w:szCs w:val="24"/>
        </w:rPr>
        <w:lastRenderedPageBreak/>
        <w:t>Из сего следует что одинаковые Гражданские Законы на ц</w:t>
      </w:r>
      <w:r w:rsidRPr="00E36143">
        <w:rPr>
          <w:szCs w:val="24"/>
        </w:rPr>
        <w:t>е</w:t>
      </w:r>
      <w:r w:rsidRPr="00E36143">
        <w:rPr>
          <w:szCs w:val="24"/>
        </w:rPr>
        <w:t>лом пространстве Государства более всего содейс</w:t>
      </w:r>
      <w:r w:rsidRPr="00E36143">
        <w:rPr>
          <w:szCs w:val="24"/>
        </w:rPr>
        <w:t>т</w:t>
      </w:r>
      <w:r w:rsidRPr="00E36143">
        <w:rPr>
          <w:szCs w:val="24"/>
        </w:rPr>
        <w:t>вовать будут к дарованию всем частям онаго одинаковаго оттенка Нравственн</w:t>
      </w:r>
      <w:r w:rsidRPr="00E36143">
        <w:rPr>
          <w:szCs w:val="24"/>
        </w:rPr>
        <w:t>о</w:t>
      </w:r>
      <w:r w:rsidRPr="00E36143">
        <w:rPr>
          <w:szCs w:val="24"/>
        </w:rPr>
        <w:t>сти а тем самым и произведут ту совершенно крепкую и истинно тесную политическую связь в Государстве, коея существование столь благод</w:t>
      </w:r>
      <w:r w:rsidRPr="00E36143">
        <w:rPr>
          <w:szCs w:val="24"/>
        </w:rPr>
        <w:t>е</w:t>
      </w:r>
      <w:r w:rsidRPr="00E36143">
        <w:rPr>
          <w:szCs w:val="24"/>
        </w:rPr>
        <w:t xml:space="preserve">тельно. </w:t>
      </w:r>
    </w:p>
    <w:p w14:paraId="6406CB6C" w14:textId="2FD791A9" w:rsidR="00D30B85" w:rsidRDefault="00D30B85" w:rsidP="00F509F0">
      <w:pPr>
        <w:pStyle w:val="a5"/>
      </w:pPr>
      <w:r w:rsidRPr="00E36143">
        <w:t>Из сего явствует что все Спорщики противу одинаковости Законов и образа Управления внимание свое обращали на час</w:t>
      </w:r>
      <w:r w:rsidRPr="00E36143">
        <w:t>т</w:t>
      </w:r>
      <w:r w:rsidRPr="00E36143">
        <w:t>ные предметы, не входя в соображение ни об общей связи Гос</w:t>
      </w:r>
      <w:r w:rsidRPr="00E36143">
        <w:t>у</w:t>
      </w:r>
      <w:r w:rsidRPr="00E36143">
        <w:t>дарственнаго Бытия, ни о Началах и основах из коих частныя сии разнообразности могли произойти</w:t>
      </w:r>
      <w:r>
        <w:t>» (П.И.Пестель</w:t>
      </w:r>
      <w:r w:rsidRPr="00D30B85">
        <w:rPr>
          <w:vertAlign w:val="superscript"/>
        </w:rPr>
        <w:t>[CIV]</w:t>
      </w:r>
      <w:r>
        <w:t>. “РУ</w:t>
      </w:r>
      <w:r>
        <w:t>С</w:t>
      </w:r>
      <w:r>
        <w:t>СКАЯ ПРАВДА”</w:t>
      </w:r>
      <w:r w:rsidRPr="00D30B85">
        <w:rPr>
          <w:vertAlign w:val="superscript"/>
        </w:rPr>
        <w:t>[CV]</w:t>
      </w:r>
      <w:r>
        <w:t>, орфография и пунктуация цитируемой пу</w:t>
      </w:r>
      <w:r>
        <w:t>б</w:t>
      </w:r>
      <w:r>
        <w:t xml:space="preserve">ликации: </w:t>
      </w:r>
      <w:hyperlink r:id="rId129" w:history="1">
        <w:r w:rsidRPr="00FC1098">
          <w:rPr>
            <w:rStyle w:val="Hyperlink"/>
          </w:rPr>
          <w:t>http://lib.babr.ru/index.php?book=4533</w:t>
        </w:r>
      </w:hyperlink>
      <w:r>
        <w:t xml:space="preserve">; </w:t>
      </w:r>
      <w:hyperlink r:id="rId130" w:history="1">
        <w:r w:rsidRPr="00FC1098">
          <w:rPr>
            <w:rStyle w:val="Hyperlink"/>
          </w:rPr>
          <w:t>http://constitution.garant.ru/DOC_32000.htm</w:t>
        </w:r>
      </w:hyperlink>
      <w:r>
        <w:t>).</w:t>
      </w:r>
    </w:p>
    <w:p w14:paraId="73B6E7FD" w14:textId="77777777" w:rsidR="00D30B85" w:rsidRDefault="00D30B85" w:rsidP="00873ABF">
      <w:pPr>
        <w:pStyle w:val="PlainText"/>
      </w:pPr>
      <w:r>
        <w:t>И далее в разделе 16, озаглавленном «</w:t>
      </w:r>
      <w:r w:rsidRPr="005567EE">
        <w:rPr>
          <w:b/>
        </w:rPr>
        <w:t>Все племена должны быть слиты в один Народ</w:t>
      </w:r>
      <w:r>
        <w:t>» (обратите вн</w:t>
      </w:r>
      <w:r>
        <w:t>и</w:t>
      </w:r>
      <w:r>
        <w:t>мание на эту фразу), П.И.Пестель пишет:</w:t>
      </w:r>
    </w:p>
    <w:p w14:paraId="4AEEDB7B" w14:textId="77777777" w:rsidR="00D30B85" w:rsidRDefault="00D30B85" w:rsidP="00F509F0">
      <w:pPr>
        <w:pStyle w:val="a5"/>
      </w:pPr>
      <w:r>
        <w:t>«</w:t>
      </w:r>
      <w:r w:rsidRPr="00E36143">
        <w:t>В третьих: чтобы одни и те же Законы, один и тот же о</w:t>
      </w:r>
      <w:r w:rsidRPr="00E36143">
        <w:t>б</w:t>
      </w:r>
      <w:r w:rsidRPr="00E36143">
        <w:t>раз Управления по всем частям России существовали и тем с</w:t>
      </w:r>
      <w:r w:rsidRPr="00E36143">
        <w:t>а</w:t>
      </w:r>
      <w:r w:rsidRPr="00E36143">
        <w:t>мим в Политическом и Гражда</w:t>
      </w:r>
      <w:r w:rsidRPr="00E36143">
        <w:t>н</w:t>
      </w:r>
      <w:r w:rsidRPr="00E36143">
        <w:t>ском отношениях вся Россия на целом своем пространстве бы являла вид Единородства, Един</w:t>
      </w:r>
      <w:r w:rsidRPr="00E36143">
        <w:t>о</w:t>
      </w:r>
      <w:r w:rsidRPr="00E36143">
        <w:t xml:space="preserve">образия и Единомыслия. </w:t>
      </w:r>
      <w:r w:rsidRPr="00E36143">
        <w:rPr>
          <w:b/>
        </w:rPr>
        <w:t>Опыты всех веков и всех Государств доказали что Народы везде бывают таковыми, каковыми их соделывают правление и Законы под коими они живут</w:t>
      </w:r>
      <w:r>
        <w:rPr>
          <w:b/>
        </w:rPr>
        <w:t xml:space="preserve"> </w:t>
      </w:r>
      <w:r w:rsidRPr="00E36143">
        <w:t>(</w:t>
      </w:r>
      <w:r>
        <w:t>в</w:t>
      </w:r>
      <w:r>
        <w:t>ы</w:t>
      </w:r>
      <w:r>
        <w:t>делено нами жирным при цитировании)</w:t>
      </w:r>
      <w:r w:rsidRPr="00E36143">
        <w:t>»</w:t>
      </w:r>
      <w:r>
        <w:t xml:space="preserve"> (П.И.Пестель. “РУ</w:t>
      </w:r>
      <w:r>
        <w:t>С</w:t>
      </w:r>
      <w:r>
        <w:t>СКАЯ ПРАВДА”, орфография и пунктуация цитируемой пу</w:t>
      </w:r>
      <w:r>
        <w:t>б</w:t>
      </w:r>
      <w:r>
        <w:t xml:space="preserve">ликации: </w:t>
      </w:r>
      <w:hyperlink r:id="rId131" w:history="1">
        <w:r w:rsidRPr="00FC1098">
          <w:rPr>
            <w:rStyle w:val="Hyperlink"/>
          </w:rPr>
          <w:t>http://lib.babr.ru/index.php?book=4533</w:t>
        </w:r>
      </w:hyperlink>
      <w:r>
        <w:t xml:space="preserve">; </w:t>
      </w:r>
      <w:hyperlink r:id="rId132" w:history="1">
        <w:r w:rsidRPr="00FC1098">
          <w:rPr>
            <w:rStyle w:val="Hyperlink"/>
          </w:rPr>
          <w:t>http://constitution.garant.ru/DOC_32000.htm</w:t>
        </w:r>
      </w:hyperlink>
      <w:r>
        <w:t>).</w:t>
      </w:r>
    </w:p>
    <w:p w14:paraId="4866E037" w14:textId="77777777" w:rsidR="00D30B85" w:rsidRDefault="00D30B85" w:rsidP="00C50FE4">
      <w:pPr>
        <w:pStyle w:val="a7"/>
      </w:pPr>
      <w:r>
        <w:t xml:space="preserve">Однако 14 декабря </w:t>
      </w:r>
      <w:smartTag w:uri="urn:schemas-microsoft-com:office:smarttags" w:element="metricconverter">
        <w:smartTagPr>
          <w:attr w:name="ProductID" w:val="1825 г"/>
        </w:smartTagPr>
        <w:r>
          <w:t>1825 г</w:t>
        </w:r>
      </w:smartTag>
      <w:r>
        <w:t>. бунт группировки кланов Рюрик</w:t>
      </w:r>
      <w:r>
        <w:t>о</w:t>
      </w:r>
      <w:r>
        <w:t>вичей против клана Романовых, вдохновляемый заправилами мирового масонства, потерпел поражение благодаря тому, что наследник престола, ставший императором Николаем </w:t>
      </w:r>
      <w:r>
        <w:rPr>
          <w:lang w:val="en-US"/>
        </w:rPr>
        <w:t>I</w:t>
      </w:r>
      <w:r>
        <w:t>, всё же сумел преодолеть собственную растерянность и саб</w:t>
      </w:r>
      <w:r>
        <w:t>о</w:t>
      </w:r>
      <w:r>
        <w:t xml:space="preserve">таж ближайшего окружения, а вожди бунта </w:t>
      </w:r>
      <w:r w:rsidRPr="00223AAE">
        <w:t>—</w:t>
      </w:r>
      <w:r>
        <w:t xml:space="preserve"> «кинули» друг друга, проявив растерянность и неспособность к самоорган</w:t>
      </w:r>
      <w:r>
        <w:t>и</w:t>
      </w:r>
      <w:r>
        <w:t xml:space="preserve">зации. </w:t>
      </w:r>
    </w:p>
    <w:p w14:paraId="2DB4725A" w14:textId="77777777" w:rsidR="00D30B85" w:rsidRDefault="00D30B85" w:rsidP="00873ABF">
      <w:pPr>
        <w:pStyle w:val="PlainText"/>
      </w:pPr>
      <w:r>
        <w:t>Вследствие этого П.И.Пестель не сумел на практ</w:t>
      </w:r>
      <w:r>
        <w:t>и</w:t>
      </w:r>
      <w:r>
        <w:t xml:space="preserve">ке убедиться в том, что: </w:t>
      </w:r>
    </w:p>
    <w:p w14:paraId="7E93AE66" w14:textId="77777777" w:rsidR="00D30B85" w:rsidRDefault="00D30B85" w:rsidP="00F509F0">
      <w:pPr>
        <w:pStyle w:val="a3"/>
        <w:numPr>
          <w:ilvl w:val="0"/>
          <w:numId w:val="20"/>
        </w:numPr>
        <w:ind w:left="397" w:hanging="227"/>
      </w:pPr>
      <w:r>
        <w:lastRenderedPageBreak/>
        <w:t>его постулат, возведённый им в ранг стратегической полит</w:t>
      </w:r>
      <w:r>
        <w:t>и</w:t>
      </w:r>
      <w:r>
        <w:t>ческой аксиомы, выраженный в выделенной нами в после</w:t>
      </w:r>
      <w:r>
        <w:t>д</w:t>
      </w:r>
      <w:r>
        <w:t xml:space="preserve">ней цитате жирным фразе, </w:t>
      </w:r>
      <w:r w:rsidRPr="00223AAE">
        <w:t>—</w:t>
      </w:r>
      <w:r>
        <w:t xml:space="preserve"> не носит всеобщего характера, т.е. характера, не знающего исключений </w:t>
      </w:r>
      <w:r w:rsidRPr="00223AAE">
        <w:t>—</w:t>
      </w:r>
      <w:r>
        <w:t xml:space="preserve"> хотя законод</w:t>
      </w:r>
      <w:r>
        <w:t>а</w:t>
      </w:r>
      <w:r>
        <w:t>тельство и близкое к неукоснительному его проведение в жизнь в процессе правления и оказывает определённое восп</w:t>
      </w:r>
      <w:r>
        <w:t>и</w:t>
      </w:r>
      <w:r>
        <w:t>тательное воздействие на население, но это воздействие не носит абсолютного характера и не является единственно во</w:t>
      </w:r>
      <w:r>
        <w:t>з</w:t>
      </w:r>
      <w:r>
        <w:t xml:space="preserve">можным; </w:t>
      </w:r>
    </w:p>
    <w:p w14:paraId="029678BE" w14:textId="77777777" w:rsidR="00D30B85" w:rsidRDefault="00D30B85" w:rsidP="00F509F0">
      <w:pPr>
        <w:pStyle w:val="a3"/>
        <w:numPr>
          <w:ilvl w:val="0"/>
          <w:numId w:val="20"/>
        </w:numPr>
        <w:ind w:left="397" w:hanging="227"/>
      </w:pPr>
      <w:r>
        <w:t>в жизни общества постулат П.И.Пестеля дополняют и иные явления, в результате чего законы, не отвечающие нравам общества и идеалам его развития в русле Промысла, не и</w:t>
      </w:r>
      <w:r>
        <w:t>с</w:t>
      </w:r>
      <w:r>
        <w:t xml:space="preserve">полняются, о чём высказался выдающийся социолог </w:t>
      </w:r>
      <w:r>
        <w:rPr>
          <w:lang w:val="en-US"/>
        </w:rPr>
        <w:t>XIX</w:t>
      </w:r>
      <w:r>
        <w:t xml:space="preserve"> века М.Е.Салтыков-Щедрин, которого в общественном мнении пытаются опустить до уровня писателя-сатирика, а ещё лучше </w:t>
      </w:r>
      <w:r w:rsidRPr="00223AAE">
        <w:t>—</w:t>
      </w:r>
      <w:r>
        <w:t xml:space="preserve"> предать забвению: </w:t>
      </w:r>
      <w:r w:rsidRPr="00626BB7">
        <w:rPr>
          <w:i/>
        </w:rPr>
        <w:t>«Строгость российских законов смя</w:t>
      </w:r>
      <w:r w:rsidRPr="00626BB7">
        <w:rPr>
          <w:i/>
        </w:rPr>
        <w:t>г</w:t>
      </w:r>
      <w:r w:rsidRPr="00626BB7">
        <w:rPr>
          <w:i/>
        </w:rPr>
        <w:t>чается необязательностью их выполн</w:t>
      </w:r>
      <w:r w:rsidRPr="00626BB7">
        <w:rPr>
          <w:i/>
        </w:rPr>
        <w:t>е</w:t>
      </w:r>
      <w:r w:rsidRPr="00626BB7">
        <w:rPr>
          <w:i/>
        </w:rPr>
        <w:t>ния»</w:t>
      </w:r>
      <w:r>
        <w:rPr>
          <w:i/>
        </w:rPr>
        <w:t>.</w:t>
      </w:r>
    </w:p>
    <w:p w14:paraId="61A2C3E6" w14:textId="77777777" w:rsidR="00D30B85" w:rsidRDefault="00D30B85" w:rsidP="00C50FE4">
      <w:pPr>
        <w:pStyle w:val="a7"/>
      </w:pPr>
      <w:r>
        <w:t xml:space="preserve">И можно </w:t>
      </w:r>
      <w:r w:rsidRPr="009176E6">
        <w:rPr>
          <w:i/>
        </w:rPr>
        <w:t>видеть по жизни,</w:t>
      </w:r>
      <w:r>
        <w:t xml:space="preserve"> что после-ельцинский режим в РФ </w:t>
      </w:r>
      <w:r w:rsidRPr="00223AAE">
        <w:t>—</w:t>
      </w:r>
      <w:r>
        <w:t xml:space="preserve"> продолжатель </w:t>
      </w:r>
      <w:r w:rsidRPr="00FE1946">
        <w:rPr>
          <w:b/>
        </w:rPr>
        <w:t>дела</w:t>
      </w:r>
      <w:r>
        <w:rPr>
          <w:b/>
        </w:rPr>
        <w:t xml:space="preserve"> </w:t>
      </w:r>
      <w:r w:rsidRPr="00FE1946">
        <w:rPr>
          <w:b/>
        </w:rPr>
        <w:t>П.И.Пестеля и К</w:t>
      </w:r>
      <w:r w:rsidRPr="00FE1946">
        <w:rPr>
          <w:b/>
          <w:vertAlign w:val="superscript"/>
        </w:rPr>
        <w:t>О</w:t>
      </w:r>
      <w:r w:rsidRPr="00FE1946">
        <w:rPr>
          <w:b/>
        </w:rPr>
        <w:t xml:space="preserve"> и их «юрид</w:t>
      </w:r>
      <w:r w:rsidRPr="00FE1946">
        <w:rPr>
          <w:b/>
        </w:rPr>
        <w:t>и</w:t>
      </w:r>
      <w:r w:rsidRPr="00FE1946">
        <w:rPr>
          <w:b/>
        </w:rPr>
        <w:t>ческого безпредела»</w:t>
      </w:r>
      <w:r>
        <w:t xml:space="preserve"> со всеми вытекающими из этого факта объективно предопределёнными последствиями: </w:t>
      </w:r>
      <w:r w:rsidRPr="009176E6">
        <w:rPr>
          <w:i/>
        </w:rPr>
        <w:t>у нас есть иммунитет к «юридической чуме», от которой Запад и США излечиться не могут</w:t>
      </w:r>
      <w:r>
        <w:t>.</w:t>
      </w:r>
    </w:p>
    <w:p w14:paraId="3C423536" w14:textId="31DB8D21" w:rsidR="00D30B85" w:rsidRDefault="00D30B85" w:rsidP="00873ABF">
      <w:pPr>
        <w:pStyle w:val="PlainText"/>
      </w:pPr>
      <w:r w:rsidRPr="003118D0">
        <w:t xml:space="preserve">И мимоходом отметив, что </w:t>
      </w:r>
      <w:r w:rsidRPr="003118D0">
        <w:rPr>
          <w:i/>
        </w:rPr>
        <w:t>“Русская правда” П.И.Пестеля — несостоявшийся аналог “Декларации независимости” США</w:t>
      </w:r>
      <w:r w:rsidRPr="00D30B85">
        <w:rPr>
          <w:vertAlign w:val="superscript"/>
        </w:rPr>
        <w:t>[CVI]</w:t>
      </w:r>
      <w:r w:rsidRPr="003118D0">
        <w:rPr>
          <w:i/>
        </w:rPr>
        <w:t>, х</w:t>
      </w:r>
      <w:r w:rsidRPr="003118D0">
        <w:rPr>
          <w:i/>
        </w:rPr>
        <w:t>о</w:t>
      </w:r>
      <w:r w:rsidRPr="003118D0">
        <w:rPr>
          <w:i/>
        </w:rPr>
        <w:t>тя и с запаздыванием на 50 лет,</w:t>
      </w:r>
      <w:r>
        <w:t xml:space="preserve"> вернёмся к предъистории и и</w:t>
      </w:r>
      <w:r>
        <w:t>с</w:t>
      </w:r>
      <w:r>
        <w:t>тории С</w:t>
      </w:r>
      <w:r>
        <w:t>о</w:t>
      </w:r>
      <w:r>
        <w:t>единённых Штатов.</w:t>
      </w:r>
    </w:p>
    <w:p w14:paraId="53001D40" w14:textId="3D5E343B" w:rsidR="00D30B85" w:rsidRDefault="00D30B85" w:rsidP="00873ABF">
      <w:pPr>
        <w:pStyle w:val="PlainText"/>
      </w:pPr>
      <w:r>
        <w:t xml:space="preserve">В ходе предъистории США в британских колониях в Северной Америке </w:t>
      </w:r>
      <w:r w:rsidRPr="009176E6">
        <w:rPr>
          <w:i/>
        </w:rPr>
        <w:t>отчасти упра</w:t>
      </w:r>
      <w:r w:rsidRPr="009176E6">
        <w:rPr>
          <w:i/>
        </w:rPr>
        <w:t>в</w:t>
      </w:r>
      <w:r w:rsidRPr="009176E6">
        <w:rPr>
          <w:i/>
        </w:rPr>
        <w:t>ляемо</w:t>
      </w:r>
      <w:r>
        <w:t xml:space="preserve"> сложились в общем-то уникальные условия, которые обеспечивали объективные возможности реал</w:t>
      </w:r>
      <w:r>
        <w:t>и</w:t>
      </w:r>
      <w:r>
        <w:t>зации идей переустройства и унификации жизни многонаци</w:t>
      </w:r>
      <w:r>
        <w:t>о</w:t>
      </w:r>
      <w:r>
        <w:t>нального общества, которые выразил П.И.Пестель в программно-масонском документе, названном им «Русская правда»</w:t>
      </w:r>
      <w:r w:rsidRPr="00D30B85">
        <w:rPr>
          <w:vertAlign w:val="superscript"/>
        </w:rPr>
        <w:t>[CVII]</w:t>
      </w:r>
      <w:r>
        <w:t xml:space="preserve">: </w:t>
      </w:r>
    </w:p>
    <w:p w14:paraId="466F08C6" w14:textId="77777777" w:rsidR="00D30B85" w:rsidRPr="00EE7A5F" w:rsidRDefault="00D30B85" w:rsidP="00873ABF">
      <w:pPr>
        <w:pStyle w:val="PlainText"/>
        <w:rPr>
          <w:i/>
        </w:rPr>
      </w:pPr>
      <w:r w:rsidRPr="00EE7A5F">
        <w:rPr>
          <w:i/>
        </w:rPr>
        <w:t xml:space="preserve">1. Все племена должны быть слиты в один народ. </w:t>
      </w:r>
    </w:p>
    <w:p w14:paraId="2CB07CAE" w14:textId="77777777" w:rsidR="00D30B85" w:rsidRPr="00EE7A5F" w:rsidRDefault="00D30B85" w:rsidP="00873ABF">
      <w:pPr>
        <w:pStyle w:val="PlainText"/>
        <w:rPr>
          <w:i/>
        </w:rPr>
      </w:pPr>
      <w:r w:rsidRPr="00EE7A5F">
        <w:rPr>
          <w:i/>
        </w:rPr>
        <w:t>2. Народы везде бывают таковыми, каковыми их соделывают правление и законы, под коими они ж</w:t>
      </w:r>
      <w:r w:rsidRPr="00EE7A5F">
        <w:rPr>
          <w:i/>
        </w:rPr>
        <w:t>и</w:t>
      </w:r>
      <w:r w:rsidRPr="00EE7A5F">
        <w:rPr>
          <w:i/>
        </w:rPr>
        <w:t xml:space="preserve">вут. </w:t>
      </w:r>
    </w:p>
    <w:p w14:paraId="09ABF682" w14:textId="07CE5A3A" w:rsidR="00D30B85" w:rsidRDefault="00D30B85" w:rsidP="00873ABF">
      <w:pPr>
        <w:pStyle w:val="PlainText"/>
      </w:pPr>
      <w:r>
        <w:t xml:space="preserve">История США от истории всех других государств и обществ </w:t>
      </w:r>
      <w:r>
        <w:lastRenderedPageBreak/>
        <w:t>отличается своей противоестественн</w:t>
      </w:r>
      <w:r>
        <w:t>о</w:t>
      </w:r>
      <w:r>
        <w:t>стью</w:t>
      </w:r>
      <w:r w:rsidRPr="00D30B85">
        <w:rPr>
          <w:vertAlign w:val="superscript"/>
        </w:rPr>
        <w:t>[CVIII]</w:t>
      </w:r>
      <w:r>
        <w:t>:</w:t>
      </w:r>
    </w:p>
    <w:p w14:paraId="251C7DCB" w14:textId="77777777" w:rsidR="00D30B85" w:rsidRDefault="00D30B85" w:rsidP="00F509F0">
      <w:pPr>
        <w:pStyle w:val="a3"/>
        <w:numPr>
          <w:ilvl w:val="0"/>
          <w:numId w:val="20"/>
        </w:numPr>
        <w:ind w:left="397" w:hanging="227"/>
      </w:pPr>
      <w:r>
        <w:t xml:space="preserve">США </w:t>
      </w:r>
      <w:r w:rsidRPr="00223AAE">
        <w:t>—</w:t>
      </w:r>
      <w:r>
        <w:t xml:space="preserve"> это единственное общество и государственное обр</w:t>
      </w:r>
      <w:r>
        <w:t>а</w:t>
      </w:r>
      <w:r>
        <w:t>зование, искусственно выращенное под прессом определё</w:t>
      </w:r>
      <w:r>
        <w:t>н</w:t>
      </w:r>
      <w:r>
        <w:t>ного законодательства, выражающего определённую конце</w:t>
      </w:r>
      <w:r>
        <w:t>п</w:t>
      </w:r>
      <w:r>
        <w:t xml:space="preserve">цию управления обществом, и эта концепция </w:t>
      </w:r>
      <w:r w:rsidRPr="00223AAE">
        <w:t>—</w:t>
      </w:r>
      <w:r>
        <w:t xml:space="preserve"> библейский то</w:t>
      </w:r>
      <w:r>
        <w:t>л</w:t>
      </w:r>
      <w:r>
        <w:t>по-“элитаризм”;</w:t>
      </w:r>
    </w:p>
    <w:p w14:paraId="5112A0CC" w14:textId="77777777" w:rsidR="00D30B85" w:rsidRDefault="00D30B85" w:rsidP="00F509F0">
      <w:pPr>
        <w:pStyle w:val="a3"/>
        <w:numPr>
          <w:ilvl w:val="0"/>
          <w:numId w:val="20"/>
        </w:numPr>
        <w:ind w:left="397" w:hanging="227"/>
      </w:pPr>
      <w:r>
        <w:t>Во всех других обществах законодательство в своей основе имеет пусть даже и забытую ныне древнюю самобытность и представляет собой продукт её исторического развития, с б</w:t>
      </w:r>
      <w:r>
        <w:t>о</w:t>
      </w:r>
      <w:r>
        <w:t xml:space="preserve">лее (в Европе, Америке </w:t>
      </w:r>
      <w:r w:rsidRPr="00DF7AF8">
        <w:rPr>
          <w:i/>
        </w:rPr>
        <w:t>(вне США),</w:t>
      </w:r>
      <w:r>
        <w:t xml:space="preserve"> Австралии, Африке, Ро</w:t>
      </w:r>
      <w:r>
        <w:t>с</w:t>
      </w:r>
      <w:r>
        <w:t>сии) или менее (в регионе мусульманской цивилизации и в остальной Азии) ярко выраженным влиянием политики з</w:t>
      </w:r>
      <w:r>
        <w:t>а</w:t>
      </w:r>
      <w:r>
        <w:t>правил библейского проекта на культуру и на её юридич</w:t>
      </w:r>
      <w:r>
        <w:t>е</w:t>
      </w:r>
      <w:r>
        <w:t>скую составляющую.</w:t>
      </w:r>
    </w:p>
    <w:p w14:paraId="52AF99F6" w14:textId="77777777" w:rsidR="00D30B85" w:rsidRDefault="00D30B85" w:rsidP="00C50FE4">
      <w:pPr>
        <w:pStyle w:val="a7"/>
      </w:pPr>
      <w:r>
        <w:t>В этой особенности США и состоит суть перезагрузки би</w:t>
      </w:r>
      <w:r>
        <w:t>б</w:t>
      </w:r>
      <w:r>
        <w:t>лейского проекта, начало которой положило «Бостонское чаепитие» (</w:t>
      </w:r>
      <w:smartTag w:uri="urn:schemas-microsoft-com:office:smarttags" w:element="metricconverter">
        <w:smartTagPr>
          <w:attr w:name="ProductID" w:val="1773 г"/>
        </w:smartTagPr>
        <w:r>
          <w:t>1773 г</w:t>
        </w:r>
      </w:smartTag>
      <w:r>
        <w:t xml:space="preserve">.) и “Декларация независимости” (4 июля </w:t>
      </w:r>
      <w:smartTag w:uri="urn:schemas-microsoft-com:office:smarttags" w:element="metricconverter">
        <w:smartTagPr>
          <w:attr w:name="ProductID" w:val="1776 г"/>
        </w:smartTagPr>
        <w:r>
          <w:t>1776 г</w:t>
        </w:r>
      </w:smartTag>
      <w:r>
        <w:t>.).</w:t>
      </w:r>
    </w:p>
    <w:p w14:paraId="35B242C4" w14:textId="77777777" w:rsidR="00D30B85" w:rsidRDefault="00D30B85" w:rsidP="00873ABF">
      <w:pPr>
        <w:pStyle w:val="PlainText"/>
      </w:pPr>
      <w:r>
        <w:t>История США до конца ХХ века укладывается в принцип, к</w:t>
      </w:r>
      <w:r>
        <w:t>о</w:t>
      </w:r>
      <w:r>
        <w:t xml:space="preserve">торый П.И.Пестель не смог либо не пожелал выразить </w:t>
      </w:r>
      <w:r w:rsidRPr="00CC5EF5">
        <w:rPr>
          <w:i/>
        </w:rPr>
        <w:t>точно:</w:t>
      </w:r>
      <w:r>
        <w:t xml:space="preserve"> </w:t>
      </w:r>
      <w:r w:rsidRPr="00231F94">
        <w:rPr>
          <w:i/>
        </w:rPr>
        <w:t>З</w:t>
      </w:r>
      <w:r w:rsidRPr="00231F94">
        <w:rPr>
          <w:i/>
        </w:rPr>
        <w:t>а</w:t>
      </w:r>
      <w:r w:rsidRPr="00231F94">
        <w:rPr>
          <w:i/>
        </w:rPr>
        <w:t>конодательство и правл</w:t>
      </w:r>
      <w:r w:rsidRPr="00231F94">
        <w:rPr>
          <w:i/>
        </w:rPr>
        <w:t>е</w:t>
      </w:r>
      <w:r w:rsidRPr="00231F94">
        <w:rPr>
          <w:i/>
        </w:rPr>
        <w:t>ние на его основе должны сфор</w:t>
      </w:r>
      <w:r>
        <w:rPr>
          <w:i/>
        </w:rPr>
        <w:softHyphen/>
      </w:r>
      <w:r w:rsidRPr="00231F94">
        <w:rPr>
          <w:i/>
        </w:rPr>
        <w:t>ми</w:t>
      </w:r>
      <w:r>
        <w:rPr>
          <w:i/>
        </w:rPr>
        <w:softHyphen/>
      </w:r>
      <w:r w:rsidRPr="00231F94">
        <w:rPr>
          <w:i/>
        </w:rPr>
        <w:t>ровать общество таким, каким мы этого хотим</w:t>
      </w:r>
      <w:r>
        <w:t xml:space="preserve">. </w:t>
      </w:r>
    </w:p>
    <w:p w14:paraId="12B82F39" w14:textId="11865005" w:rsidR="00D30B85" w:rsidRDefault="00D30B85" w:rsidP="00873ABF">
      <w:pPr>
        <w:pStyle w:val="PlainText"/>
      </w:pPr>
      <w:r>
        <w:t>Но будучи концептуально безвластным, П.И.Пестель по сам</w:t>
      </w:r>
      <w:r>
        <w:t>о</w:t>
      </w:r>
      <w:r>
        <w:t>довольству и амбициозности в этом принципе за словом «мы» в</w:t>
      </w:r>
      <w:r>
        <w:t>и</w:t>
      </w:r>
      <w:r>
        <w:t xml:space="preserve">дел себя самого и своих будущих подельников, а не кого-то ещё </w:t>
      </w:r>
      <w:r w:rsidRPr="00223AAE">
        <w:t>—</w:t>
      </w:r>
      <w:r>
        <w:t xml:space="preserve"> ему лично персонально неведомого, но кто действительно д</w:t>
      </w:r>
      <w:r>
        <w:t>е</w:t>
      </w:r>
      <w:r>
        <w:t>лал глобальную политику</w:t>
      </w:r>
      <w:r w:rsidRPr="00D30B85">
        <w:rPr>
          <w:vertAlign w:val="superscript"/>
        </w:rPr>
        <w:t>[CIX]</w:t>
      </w:r>
      <w:r>
        <w:t>, но делал её не сам лично, а опосред</w:t>
      </w:r>
      <w:r>
        <w:t>о</w:t>
      </w:r>
      <w:r>
        <w:t xml:space="preserve">ванно: на территории России </w:t>
      </w:r>
      <w:r w:rsidRPr="00223AAE">
        <w:t>—</w:t>
      </w:r>
      <w:r>
        <w:t xml:space="preserve"> руками П.И.Пестеля и прочих декабристов; на территории США </w:t>
      </w:r>
      <w:r w:rsidRPr="00223AAE">
        <w:t>—</w:t>
      </w:r>
      <w:r>
        <w:t xml:space="preserve"> руками тамошних братанов-масонов; и так </w:t>
      </w:r>
      <w:r w:rsidRPr="00223AAE">
        <w:t>—</w:t>
      </w:r>
      <w:r>
        <w:t xml:space="preserve"> в каждом р</w:t>
      </w:r>
      <w:r>
        <w:t>е</w:t>
      </w:r>
      <w:r>
        <w:t>гионе планеты.</w:t>
      </w:r>
    </w:p>
    <w:p w14:paraId="3EF86544" w14:textId="6D776F39" w:rsidR="00D30B85" w:rsidRDefault="00D30B85" w:rsidP="00873ABF">
      <w:pPr>
        <w:pStyle w:val="PlainText"/>
      </w:pPr>
      <w:r>
        <w:t>Как было упомянуто ранее в рассмотрении предъистории США, основной целью деятельности Лондо</w:t>
      </w:r>
      <w:r>
        <w:t>н</w:t>
      </w:r>
      <w:r>
        <w:t>ской и Плимутской вирджинских компаний, организованных прави</w:t>
      </w:r>
      <w:r>
        <w:softHyphen/>
        <w:t>тельством «Вел</w:t>
      </w:r>
      <w:r>
        <w:t>и</w:t>
      </w:r>
      <w:r>
        <w:t>кобратании»</w:t>
      </w:r>
      <w:r w:rsidRPr="00D30B85">
        <w:rPr>
          <w:vertAlign w:val="superscript"/>
        </w:rPr>
        <w:t>[CX]</w:t>
      </w:r>
      <w:r>
        <w:t>, было заявлено распространение христианства, что подразумевало интеграцию коренного населения (по крайней м</w:t>
      </w:r>
      <w:r>
        <w:t>е</w:t>
      </w:r>
      <w:r>
        <w:t>ре той его части, что примет христианство) в новое общество, о</w:t>
      </w:r>
      <w:r>
        <w:t>д</w:t>
      </w:r>
      <w:r>
        <w:t xml:space="preserve">нако реально процесс </w:t>
      </w:r>
      <w:r>
        <w:lastRenderedPageBreak/>
        <w:t>исторического ра</w:t>
      </w:r>
      <w:r>
        <w:t>з</w:t>
      </w:r>
      <w:r>
        <w:t>вития США пошёл иначе.</w:t>
      </w:r>
    </w:p>
    <w:p w14:paraId="5A51A716" w14:textId="77777777" w:rsidR="00D30B85" w:rsidRDefault="00D30B85" w:rsidP="00873ABF">
      <w:pPr>
        <w:pStyle w:val="PlainText"/>
      </w:pPr>
      <w:r>
        <w:t>Некоторые племена северо-американских индейцев действ</w:t>
      </w:r>
      <w:r>
        <w:t>и</w:t>
      </w:r>
      <w:r>
        <w:t>тельно приняли христианство, и на этой осн</w:t>
      </w:r>
      <w:r>
        <w:t>о</w:t>
      </w:r>
      <w:r>
        <w:t>ве начался процесс их интеграции в общество «американской нации». В результате возникли так называ</w:t>
      </w:r>
      <w:r>
        <w:t>е</w:t>
      </w:r>
      <w:r>
        <w:t>мые «цивилизованные индейцы», которые продолжали жить на землях своих предков. Однако этот процесс завершился не интеграцией коренного населения в общую для всех граждан США культуру, а практич</w:t>
      </w:r>
      <w:r>
        <w:t>е</w:t>
      </w:r>
      <w:r>
        <w:t>ски полным геноцидом коренного насел</w:t>
      </w:r>
      <w:r>
        <w:t>е</w:t>
      </w:r>
      <w:r>
        <w:t>ния.</w:t>
      </w:r>
    </w:p>
    <w:p w14:paraId="0983D87A" w14:textId="77777777" w:rsidR="00D30B85" w:rsidRDefault="00D30B85" w:rsidP="00F509F0">
      <w:pPr>
        <w:pStyle w:val="a5"/>
      </w:pPr>
      <w:r>
        <w:t>«Владения «цивилизованных племён» превратились в мален</w:t>
      </w:r>
      <w:r>
        <w:t>ь</w:t>
      </w:r>
      <w:r>
        <w:t>кие индейские республики, смодел</w:t>
      </w:r>
      <w:r>
        <w:t>и</w:t>
      </w:r>
      <w:r>
        <w:t xml:space="preserve">рованные по образцу США </w:t>
      </w:r>
      <w:r w:rsidRPr="00223AAE">
        <w:t>—</w:t>
      </w:r>
      <w:r>
        <w:t xml:space="preserve"> со своими конституциями и ветвями власти (президентов по традиции называли «верховными вождями»). Граждане этих ре</w:t>
      </w:r>
      <w:r>
        <w:t>с</w:t>
      </w:r>
      <w:r>
        <w:t>публик во многом переняли образ жизни своих белых соседей из южных штатов. Часто это происходило благодаря смешанным бракам с лицами европейского или африканского происхождения (в канун Гражданской войны чистокровными оставались лишь 1/4 членов «Пяти цивилизованных племён»). Богатые индейцы владели плантациями и жили, как аристократы; у некоторых чи</w:t>
      </w:r>
      <w:r>
        <w:t>с</w:t>
      </w:r>
      <w:r>
        <w:t>ло чернокожих рабов исчислялось сотн</w:t>
      </w:r>
      <w:r>
        <w:t>я</w:t>
      </w:r>
      <w:r>
        <w:t>ми. Рабовладение стало для индейцев своего рода «побочным продуктом» программы ф</w:t>
      </w:r>
      <w:r>
        <w:t>е</w:t>
      </w:r>
      <w:r>
        <w:t>дерализации, поскольку на момент её начала оно являлось частью жизни самих учителей-американцев.</w:t>
      </w:r>
    </w:p>
    <w:p w14:paraId="22147FDD" w14:textId="77777777" w:rsidR="00D30B85" w:rsidRDefault="00D30B85" w:rsidP="00F509F0">
      <w:pPr>
        <w:pStyle w:val="a5"/>
      </w:pPr>
      <w:r>
        <w:t>Самостоятельное развитие «Пяти цивилизованных племен» было грубо прервано в 1830-х годов. Власти южных штатов при поддержке (а во многом и с п</w:t>
      </w:r>
      <w:r>
        <w:t>о</w:t>
      </w:r>
      <w:r>
        <w:t>дачи) федерального правительства решили ликвидировать индейские анклавы, а самих индейцев в</w:t>
      </w:r>
      <w:r>
        <w:t>ы</w:t>
      </w:r>
      <w:r>
        <w:t>селить на пустующие земли к западу от р. Миссисипи. Им пр</w:t>
      </w:r>
      <w:r>
        <w:t>и</w:t>
      </w:r>
      <w:r>
        <w:t>шлось воссоздавать свою цивилизацию заново. За последнее д</w:t>
      </w:r>
      <w:r>
        <w:t>е</w:t>
      </w:r>
      <w:r>
        <w:t>сятилетие перед войной Инде</w:t>
      </w:r>
      <w:r>
        <w:t>й</w:t>
      </w:r>
      <w:r>
        <w:t>ская территория превратилась в один из самых ра</w:t>
      </w:r>
      <w:r>
        <w:t>з</w:t>
      </w:r>
      <w:r>
        <w:t>витых регионов США к западу от Миссисипи. Пр</w:t>
      </w:r>
      <w:r>
        <w:t>а</w:t>
      </w:r>
      <w:r>
        <w:t>вительства «Пяти цивилизованных племён» открыли первую сеть беспла</w:t>
      </w:r>
      <w:r>
        <w:t>т</w:t>
      </w:r>
      <w:r>
        <w:t>ных школ в стране. У индейцев был самый высокий уровень грамотности на Западе. Большинство образованных и</w:t>
      </w:r>
      <w:r>
        <w:t>н</w:t>
      </w:r>
      <w:r>
        <w:t xml:space="preserve">дейцев умело читать и писать на двух языках </w:t>
      </w:r>
      <w:r w:rsidRPr="00223AAE">
        <w:t>—</w:t>
      </w:r>
      <w:r>
        <w:t xml:space="preserve"> английском и своём ро</w:t>
      </w:r>
      <w:r>
        <w:t>д</w:t>
      </w:r>
      <w:r>
        <w:t>ном, который сами сделали письменным, изобретя свои алфавиты. Они печатали на двух языках газеты. Многие приняли христианство.</w:t>
      </w:r>
    </w:p>
    <w:p w14:paraId="0779F5F7" w14:textId="77777777" w:rsidR="00D30B85" w:rsidRDefault="00D30B85" w:rsidP="00F509F0">
      <w:pPr>
        <w:pStyle w:val="a5"/>
        <w:widowControl w:val="0"/>
      </w:pPr>
      <w:r>
        <w:lastRenderedPageBreak/>
        <w:t xml:space="preserve">В самой крупной индейской республике </w:t>
      </w:r>
      <w:r w:rsidRPr="00223AAE">
        <w:t>—</w:t>
      </w:r>
      <w:r>
        <w:t xml:space="preserve"> Территории Ч</w:t>
      </w:r>
      <w:r>
        <w:t>е</w:t>
      </w:r>
      <w:r>
        <w:t xml:space="preserve">роки </w:t>
      </w:r>
      <w:r w:rsidRPr="00223AAE">
        <w:t>—</w:t>
      </w:r>
      <w:r>
        <w:t xml:space="preserve"> в конце 1850-х годов насчитыв</w:t>
      </w:r>
      <w:r>
        <w:t>а</w:t>
      </w:r>
      <w:r>
        <w:t>лось около 22 тысячи жителей. Из них только 4 тысячи чероки-мужчин считались гражданами и имели право голоса. Остальную часть населения составляли женщины и дети чероки, негры (около 4 тысяч, в основном рабы), белые (около 1 тысячи) и индейцы других пл</w:t>
      </w:r>
      <w:r>
        <w:t>е</w:t>
      </w:r>
      <w:r>
        <w:t>мён. Около 1 500 индейцев посещало 30 общественных школ, где все учителя (кроме двоих) также были чероки.</w:t>
      </w:r>
    </w:p>
    <w:p w14:paraId="6CDDAC71" w14:textId="6DCDEC4E" w:rsidR="00D30B85" w:rsidRDefault="00D30B85" w:rsidP="00F509F0">
      <w:pPr>
        <w:pStyle w:val="a5"/>
      </w:pPr>
      <w:r>
        <w:t>Когда южные штаты вышли из Союза, перед индейскими республиками встал нелёгкий выбор дал</w:t>
      </w:r>
      <w:r>
        <w:t>ь</w:t>
      </w:r>
      <w:r>
        <w:t>нейшего пути. У них установились прочные экономические и культурные связи с юж</w:t>
      </w:r>
      <w:r>
        <w:t>а</w:t>
      </w:r>
      <w:r>
        <w:t xml:space="preserve">нами </w:t>
      </w:r>
      <w:r w:rsidRPr="00223AAE">
        <w:t>—</w:t>
      </w:r>
      <w:r>
        <w:t xml:space="preserve"> Индейскую территорию в литературе иногда даже н</w:t>
      </w:r>
      <w:r>
        <w:t>а</w:t>
      </w:r>
      <w:r>
        <w:t>зывают «малой Конфедерацией». Однако вопрос о единодушной поддержке КША</w:t>
      </w:r>
      <w:r w:rsidRPr="00D30B85">
        <w:rPr>
          <w:vertAlign w:val="superscript"/>
        </w:rPr>
        <w:t>[CXI]</w:t>
      </w:r>
      <w:r>
        <w:t xml:space="preserve"> не стоял. Не все индейцы восприняли «ю</w:t>
      </w:r>
      <w:r>
        <w:t>ж</w:t>
      </w:r>
      <w:r>
        <w:t>ный образ жизни». Если у чокто и чикасо таковых было бол</w:t>
      </w:r>
      <w:r>
        <w:t>ь</w:t>
      </w:r>
      <w:r>
        <w:t>шинство, то у чероки, криков и семинолов оставались приве</w:t>
      </w:r>
      <w:r>
        <w:t>р</w:t>
      </w:r>
      <w:r>
        <w:t>женцы традиционного уклада. Они сторонились городов, заним</w:t>
      </w:r>
      <w:r>
        <w:t>а</w:t>
      </w:r>
      <w:r>
        <w:t>лись привычным хозяйством и не собирались вмешиваться в ко</w:t>
      </w:r>
      <w:r>
        <w:t>н</w:t>
      </w:r>
      <w:r>
        <w:t>фликт белых людей. Среди чистокровных индейцев активно р</w:t>
      </w:r>
      <w:r>
        <w:t>а</w:t>
      </w:r>
      <w:r>
        <w:t>ботали миссионеры-аболиционисты</w:t>
      </w:r>
      <w:r w:rsidRPr="00D30B85">
        <w:rPr>
          <w:vertAlign w:val="superscript"/>
        </w:rPr>
        <w:t>[CXII]</w:t>
      </w:r>
      <w:r>
        <w:t>. Сильнее всего против рабс</w:t>
      </w:r>
      <w:r>
        <w:t>т</w:t>
      </w:r>
      <w:r>
        <w:t>ва были настроены сем</w:t>
      </w:r>
      <w:r>
        <w:t>и</w:t>
      </w:r>
      <w:r>
        <w:t>нолы, которые давно жили с неграми бок о бок и прятали у себя беглых рабов. Наконец, были те, кто не сч</w:t>
      </w:r>
      <w:r>
        <w:t>и</w:t>
      </w:r>
      <w:r>
        <w:t>тал возможным изменять старым договорам с федеральным правительством и рушить наладившуюся за последние годы жизнь. Кто-то не забыл, что с исконных земель северяне и южане прогоняли индейцев сообща; особенно свежи были восп</w:t>
      </w:r>
      <w:r>
        <w:t>о</w:t>
      </w:r>
      <w:r>
        <w:t>минания у тех же семинолов, третья по счёту война с которыми закончилась всего несколько лет назад. Поэтому они не делали разницы между первыми и вторыми.</w:t>
      </w:r>
    </w:p>
    <w:p w14:paraId="0F2D4F3C" w14:textId="77777777" w:rsidR="00D30B85" w:rsidRDefault="00D30B85" w:rsidP="00F509F0">
      <w:pPr>
        <w:pStyle w:val="a5"/>
      </w:pPr>
      <w:r>
        <w:t>У криков и особенно у чероки «конфликт двух миров» ус</w:t>
      </w:r>
      <w:r>
        <w:t>у</w:t>
      </w:r>
      <w:r>
        <w:t>гублялся ещё и тем, что в годы Великой депортации часть и</w:t>
      </w:r>
      <w:r>
        <w:t>н</w:t>
      </w:r>
      <w:r>
        <w:t>дейцев пошла на компромисс с федеральным правительством, и переселилась на З</w:t>
      </w:r>
      <w:r>
        <w:t>а</w:t>
      </w:r>
      <w:r>
        <w:t>пад добровольно, на более или менее сносных условиях. Остальных депортировали насильно. Уже на Инде</w:t>
      </w:r>
      <w:r>
        <w:t>й</w:t>
      </w:r>
      <w:r>
        <w:t>ской территории между сторонниками и противниками компр</w:t>
      </w:r>
      <w:r>
        <w:t>о</w:t>
      </w:r>
      <w:r>
        <w:t>мисса началась настоящая гражданская война, которая прекрат</w:t>
      </w:r>
      <w:r>
        <w:t>и</w:t>
      </w:r>
      <w:r>
        <w:t>лась только при вмешательстве федеральных властей. В 1861 г</w:t>
      </w:r>
      <w:r>
        <w:t>о</w:t>
      </w:r>
      <w:r>
        <w:t xml:space="preserve">ду члены «договорной партии» </w:t>
      </w:r>
      <w:r>
        <w:lastRenderedPageBreak/>
        <w:t xml:space="preserve">превратились в самых горячих сторонников Конфедерации </w:t>
      </w:r>
      <w:r w:rsidRPr="00223AAE">
        <w:t>—</w:t>
      </w:r>
      <w:r>
        <w:t xml:space="preserve"> это была наиболее американиз</w:t>
      </w:r>
      <w:r>
        <w:t>и</w:t>
      </w:r>
      <w:r>
        <w:t xml:space="preserve">рованная часть общества. Напротив, их политические противники </w:t>
      </w:r>
      <w:r w:rsidRPr="00223AAE">
        <w:t>—</w:t>
      </w:r>
      <w:r>
        <w:t xml:space="preserve"> даже имея интересы на Юге </w:t>
      </w:r>
      <w:r w:rsidRPr="00223AAE">
        <w:t>—</w:t>
      </w:r>
      <w:r>
        <w:t xml:space="preserve"> порой отказывались вмеш</w:t>
      </w:r>
      <w:r>
        <w:t>и</w:t>
      </w:r>
      <w:r>
        <w:t xml:space="preserve">ваться в конфликт просто потому, что не желали служить с ними бок о бок. </w:t>
      </w:r>
    </w:p>
    <w:p w14:paraId="58455EBA" w14:textId="77777777" w:rsidR="00D30B85" w:rsidRDefault="00D30B85" w:rsidP="00F509F0">
      <w:pPr>
        <w:pStyle w:val="a5"/>
      </w:pPr>
      <w:r>
        <w:t>(…)</w:t>
      </w:r>
    </w:p>
    <w:p w14:paraId="784FECAB" w14:textId="060BC292" w:rsidR="00D30B85" w:rsidRPr="00573E54" w:rsidRDefault="00D30B85" w:rsidP="00F509F0">
      <w:pPr>
        <w:pStyle w:val="a5"/>
      </w:pPr>
      <w:r w:rsidRPr="00933C72">
        <w:t xml:space="preserve">Индейская территория заплатила за участие в Войне Севера и Юга непомерно высокую цену. По сути дела, индейцы стали единственными, кто эту войну проиграл по-настоящему. </w:t>
      </w:r>
      <w:r>
        <w:t>Ни Конф</w:t>
      </w:r>
      <w:r>
        <w:t>е</w:t>
      </w:r>
      <w:r>
        <w:t>дерация, ни Союз не оправдали их чаяний. За годы войны экономика индейских республик оказалась полностью разруше</w:t>
      </w:r>
      <w:r>
        <w:t>н</w:t>
      </w:r>
      <w:r>
        <w:t xml:space="preserve">ной </w:t>
      </w:r>
      <w:r w:rsidRPr="00223AAE">
        <w:t>—</w:t>
      </w:r>
      <w:r>
        <w:t xml:space="preserve"> значительная часть окультуренных земель превратилась в выжженную пустыню. Тысячи людей погибли, тысячи стали б</w:t>
      </w:r>
      <w:r>
        <w:t>е</w:t>
      </w:r>
      <w:r>
        <w:t>женцами. По примерным подсчётам, к концу войны 33 % же</w:t>
      </w:r>
      <w:r>
        <w:t>н</w:t>
      </w:r>
      <w:r>
        <w:t>щин Индейской территории овдовели, 16 % детей лишились о</w:t>
      </w:r>
      <w:r>
        <w:t>т</w:t>
      </w:r>
      <w:r>
        <w:t>цов, а 14 % полностью осиротели. После войны «Пяти цивил</w:t>
      </w:r>
      <w:r>
        <w:t>и</w:t>
      </w:r>
      <w:r>
        <w:t>зованным племенам» пришлось восстанавливать отношения с США, заключая новые договоры. В глазах федерального прав</w:t>
      </w:r>
      <w:r>
        <w:t>и</w:t>
      </w:r>
      <w:r>
        <w:t>тельства они были не просто разбитыми мятежниками, а ещё и индейцами-мятежниками (14-я</w:t>
      </w:r>
      <w:r w:rsidRPr="00D30B85">
        <w:rPr>
          <w:vertAlign w:val="superscript"/>
        </w:rPr>
        <w:t>[CXIII]</w:t>
      </w:r>
      <w:r>
        <w:t xml:space="preserve"> и 15-я</w:t>
      </w:r>
      <w:r w:rsidRPr="00D30B85">
        <w:rPr>
          <w:vertAlign w:val="superscript"/>
        </w:rPr>
        <w:t>[CXIV]</w:t>
      </w:r>
      <w:r>
        <w:t xml:space="preserve"> поправки к Конституции США индейцев не коснулись). Поэтому с ними обошлись соо</w:t>
      </w:r>
      <w:r>
        <w:t>т</w:t>
      </w:r>
      <w:r>
        <w:t>ветственно, не делая разницы между теми, кто воевал за конф</w:t>
      </w:r>
      <w:r>
        <w:t>е</w:t>
      </w:r>
      <w:r>
        <w:t>дератов и теми, кто воевал против них. В послевоенные годы остатки автономии, ещё имевшиеся у индейских республик, мет</w:t>
      </w:r>
      <w:r>
        <w:t>о</w:t>
      </w:r>
      <w:r>
        <w:t>дично уничтожались, от самой Индейской территории кусок за куском отчуждался в пользу белых поселенцев. В 1907 году И</w:t>
      </w:r>
      <w:r>
        <w:t>н</w:t>
      </w:r>
      <w:r>
        <w:t>дейская территория была окончательно ликвидирована и в</w:t>
      </w:r>
      <w:r>
        <w:t>о</w:t>
      </w:r>
      <w:r>
        <w:t>шла в США как штат Оклахома. «Пяти цивилизованным пл</w:t>
      </w:r>
      <w:r>
        <w:t>е</w:t>
      </w:r>
      <w:r>
        <w:t>менам» уже в который раз за последние сто лет пришлось начинать всё сначала» (</w:t>
      </w:r>
      <w:hyperlink r:id="rId133" w:history="1">
        <w:r w:rsidRPr="00FC1098">
          <w:rPr>
            <w:rStyle w:val="Hyperlink"/>
          </w:rPr>
          <w:t>http://america-xix.org.ru/civilwar/sumter-appomattox/indeans.php</w:t>
        </w:r>
      </w:hyperlink>
      <w:r>
        <w:t>).</w:t>
      </w:r>
    </w:p>
    <w:p w14:paraId="2D3759ED" w14:textId="77777777" w:rsidR="00D30B85" w:rsidRDefault="00D30B85" w:rsidP="00F509F0">
      <w:pPr>
        <w:pStyle w:val="a5"/>
      </w:pPr>
      <w:r>
        <w:t>«Могикан можно, пожалуй, назвать одним из наиболее и</w:t>
      </w:r>
      <w:r>
        <w:t>з</w:t>
      </w:r>
      <w:r>
        <w:t>вестных племён Северной Америки, благод</w:t>
      </w:r>
      <w:r>
        <w:t>а</w:t>
      </w:r>
      <w:r>
        <w:t>ря многочисленным литературным произведениям, в которых достаточно достоверно описана жизнь и нравы племени. Подобная популярность среди лит</w:t>
      </w:r>
      <w:r>
        <w:t>е</w:t>
      </w:r>
      <w:r>
        <w:t>раторов, скорее всего, связана с тем, что могикане приняли христианство быстрее других племён и, сл</w:t>
      </w:r>
      <w:r>
        <w:t>е</w:t>
      </w:r>
      <w:r>
        <w:t xml:space="preserve">довательно, раньше других начали </w:t>
      </w:r>
      <w:r>
        <w:lastRenderedPageBreak/>
        <w:t>принимать участие в жизни переселенцев из Ст</w:t>
      </w:r>
      <w:r>
        <w:t>а</w:t>
      </w:r>
      <w:r>
        <w:t>рого Света. Вполне вероятно, что именно эта адаптация и прив</w:t>
      </w:r>
      <w:r>
        <w:t>е</w:t>
      </w:r>
      <w:r>
        <w:t>ла к постепенному исчезновению племени. В наши дни в общ</w:t>
      </w:r>
      <w:r>
        <w:t>и</w:t>
      </w:r>
      <w:r>
        <w:t>ну коренных жителей Северной Америки входит лишь одно из о</w:t>
      </w:r>
      <w:r>
        <w:t>т</w:t>
      </w:r>
      <w:r>
        <w:t>далённо родственных могиканам пл</w:t>
      </w:r>
      <w:r>
        <w:t>е</w:t>
      </w:r>
      <w:r>
        <w:t>мен — мохиган, чьи обычаи и язык, однако, знач</w:t>
      </w:r>
      <w:r>
        <w:t>и</w:t>
      </w:r>
      <w:r>
        <w:t xml:space="preserve">тельно отличаются. </w:t>
      </w:r>
    </w:p>
    <w:p w14:paraId="3F81B20A" w14:textId="77777777" w:rsidR="00D30B85" w:rsidRPr="00933C72" w:rsidRDefault="00D30B85" w:rsidP="00F509F0">
      <w:pPr>
        <w:pStyle w:val="a5"/>
        <w:rPr>
          <w:szCs w:val="24"/>
        </w:rPr>
      </w:pPr>
      <w:r>
        <w:t>Могикане, как и ирокезы, являются выходцами из долины реки Гудзон (именно там они впервые встр</w:t>
      </w:r>
      <w:r>
        <w:t>е</w:t>
      </w:r>
      <w:r>
        <w:t xml:space="preserve">тили «белых богов», т.е. европейских переселенцев в </w:t>
      </w:r>
      <w:smartTag w:uri="urn:schemas-microsoft-com:office:smarttags" w:element="metricconverter">
        <w:smartTagPr>
          <w:attr w:name="ProductID" w:val="1609 г"/>
        </w:smartTagPr>
        <w:r>
          <w:t>1609 г</w:t>
        </w:r>
      </w:smartTag>
      <w:r>
        <w:t>.). Позднее, в результате постоянной вражды с племенем могавков, а затем и с переселе</w:t>
      </w:r>
      <w:r>
        <w:t>н</w:t>
      </w:r>
      <w:r>
        <w:t>цами, они обосновались на территории современных Висконсина, Массачусетса и Коннектикута. Самоназвание племени — «мох</w:t>
      </w:r>
      <w:r>
        <w:t>и</w:t>
      </w:r>
      <w:r>
        <w:t>куньо» — буквально означало «народ великой реки» в память о почти осёдлом образе жизни, который они вели на берегах р. Гудзон. Приход протестантских миссионеров не вызвал пр</w:t>
      </w:r>
      <w:r>
        <w:t>о</w:t>
      </w:r>
      <w:r>
        <w:t>теста у могикан, и к 18 в. почти всё племя приняло христианство, к</w:t>
      </w:r>
      <w:r>
        <w:t>о</w:t>
      </w:r>
      <w:r>
        <w:t>торое, тем не менее, прекрасно уживалось с их исконными вер</w:t>
      </w:r>
      <w:r>
        <w:t>о</w:t>
      </w:r>
      <w:r>
        <w:t>ваниями. Это был взаимовыгодный союз: христианская церковь обеспечивала племени защиту от эксплуатации европейцами и посягательств на исконные земли коренных жителей, а могикане, в свою очередь, сделали всё, чтобы расширить владения проте</w:t>
      </w:r>
      <w:r>
        <w:t>с</w:t>
      </w:r>
      <w:r>
        <w:t>тантской общины в Новом Свете. Однако такой союз не устра</w:t>
      </w:r>
      <w:r>
        <w:t>и</w:t>
      </w:r>
      <w:r>
        <w:t>вал колонизационное правительство, стремившееся прибрать к рукам как можно больше земель, заплатив наименьшую ц</w:t>
      </w:r>
      <w:r>
        <w:t>е</w:t>
      </w:r>
      <w:r>
        <w:t>ну. Церковь оказалась не в силах долго противост</w:t>
      </w:r>
      <w:r>
        <w:t>о</w:t>
      </w:r>
      <w:r>
        <w:t>ять требованиям правительства, и вскоре миссионе</w:t>
      </w:r>
      <w:r>
        <w:t>р</w:t>
      </w:r>
      <w:r>
        <w:t>ская деятельность пошла на спад. А вместе с этим стала уменьшаться и численность племени. Несмотря на значительную помощь, оказанную могиканами к</w:t>
      </w:r>
      <w:r>
        <w:t>о</w:t>
      </w:r>
      <w:r>
        <w:t>лонистам во время французской и и</w:t>
      </w:r>
      <w:r>
        <w:t>н</w:t>
      </w:r>
      <w:r>
        <w:t>дийской военных кампаний, а так же в период американской революции, к концу 18 в. племя было окончательно лишено прав на свои земли и ограничено з</w:t>
      </w:r>
      <w:r>
        <w:t>о</w:t>
      </w:r>
      <w:r>
        <w:t>ной резервации. А уже к середине 19 в. был утрачен даже язык могикан» (</w:t>
      </w:r>
      <w:hyperlink r:id="rId134" w:history="1">
        <w:r w:rsidRPr="00933C72">
          <w:rPr>
            <w:rStyle w:val="Hyperlink"/>
            <w:rFonts w:cs="Tahoma"/>
            <w:szCs w:val="24"/>
          </w:rPr>
          <w:t>http://indeec.net/mogikane.html</w:t>
        </w:r>
      </w:hyperlink>
      <w:r>
        <w:rPr>
          <w:szCs w:val="24"/>
        </w:rPr>
        <w:t>).</w:t>
      </w:r>
    </w:p>
    <w:p w14:paraId="6D97F469" w14:textId="77777777" w:rsidR="00D30B85" w:rsidRDefault="00D30B85" w:rsidP="00C50FE4">
      <w:pPr>
        <w:pStyle w:val="a7"/>
      </w:pPr>
      <w:r>
        <w:t>Как явствует из сообщаемого в цитированных источн</w:t>
      </w:r>
      <w:r>
        <w:t>и</w:t>
      </w:r>
      <w:r>
        <w:t xml:space="preserve">ках, по крайней мере, на Юге </w:t>
      </w:r>
      <w:r w:rsidRPr="00223AAE">
        <w:t>—</w:t>
      </w:r>
      <w:r>
        <w:t xml:space="preserve"> на Индейской территории </w:t>
      </w:r>
      <w:r w:rsidRPr="00223AAE">
        <w:t>—</w:t>
      </w:r>
      <w:r>
        <w:t xml:space="preserve"> пр</w:t>
      </w:r>
      <w:r>
        <w:t>о</w:t>
      </w:r>
      <w:r>
        <w:t xml:space="preserve">цесс интеграции культур коренного и пришлого населения протекал в общем-то успешно, если вынести за </w:t>
      </w:r>
      <w:r>
        <w:lastRenderedPageBreak/>
        <w:t>скобки в</w:t>
      </w:r>
      <w:r>
        <w:t>о</w:t>
      </w:r>
      <w:r>
        <w:t>прос о рабовладении как о норме жизни человеческого общ</w:t>
      </w:r>
      <w:r>
        <w:t>е</w:t>
      </w:r>
      <w:r>
        <w:t xml:space="preserve">ства. </w:t>
      </w:r>
    </w:p>
    <w:p w14:paraId="7988449F" w14:textId="1168F433" w:rsidR="00D30B85" w:rsidRDefault="00D30B85" w:rsidP="00873ABF">
      <w:pPr>
        <w:pStyle w:val="PlainText"/>
      </w:pPr>
      <w:r>
        <w:t>Но вдруг федеральное правительство в Вашингтоне проявило инициативу к геноциду коренного насел</w:t>
      </w:r>
      <w:r>
        <w:t>е</w:t>
      </w:r>
      <w:r>
        <w:t>ния, воспользовавшись поводом: в итоге в гражданской войне между южанами и север</w:t>
      </w:r>
      <w:r>
        <w:t>я</w:t>
      </w:r>
      <w:r>
        <w:t>нами и южане, и северяне каждый по-своему выиграли, а прои</w:t>
      </w:r>
      <w:r>
        <w:t>г</w:t>
      </w:r>
      <w:r>
        <w:t xml:space="preserve">рали её </w:t>
      </w:r>
      <w:r w:rsidRPr="00223AAE">
        <w:t>—</w:t>
      </w:r>
      <w:r>
        <w:t xml:space="preserve"> индейцы. Потом в ходе «освоения дикого Запада» пр</w:t>
      </w:r>
      <w:r>
        <w:t>о</w:t>
      </w:r>
      <w:r>
        <w:t>стые американцы, поощряемые масонским режимом в Вашингт</w:t>
      </w:r>
      <w:r>
        <w:t>о</w:t>
      </w:r>
      <w:r>
        <w:t>не, в дороге от скуки стреляли по и</w:t>
      </w:r>
      <w:r>
        <w:t>н</w:t>
      </w:r>
      <w:r>
        <w:t>дейцам из ружей прямо из кибиток («в</w:t>
      </w:r>
      <w:r>
        <w:t>а</w:t>
      </w:r>
      <w:r>
        <w:t>гончиков»</w:t>
      </w:r>
      <w:r w:rsidRPr="00D30B85">
        <w:rPr>
          <w:vertAlign w:val="superscript"/>
        </w:rPr>
        <w:t>[CXV]</w:t>
      </w:r>
      <w:r>
        <w:t>), в которых их семьи совершали переезд к будущему ме</w:t>
      </w:r>
      <w:r>
        <w:t>с</w:t>
      </w:r>
      <w:r>
        <w:t xml:space="preserve">ту жительства. Довершила дело геноцида «огненная вода» </w:t>
      </w:r>
      <w:r w:rsidRPr="00223AAE">
        <w:t>—</w:t>
      </w:r>
      <w:r>
        <w:t xml:space="preserve"> виски </w:t>
      </w:r>
      <w:r w:rsidRPr="00223AAE">
        <w:t>—</w:t>
      </w:r>
      <w:r>
        <w:t xml:space="preserve"> оружие геноцида (5</w:t>
      </w:r>
      <w:r>
        <w:noBreakHyphen/>
        <w:t>й приоритет обобщённых средств управл</w:t>
      </w:r>
      <w:r>
        <w:t>е</w:t>
      </w:r>
      <w:r>
        <w:t>ния / оружия).</w:t>
      </w:r>
    </w:p>
    <w:p w14:paraId="7BBD77ED" w14:textId="1138071D" w:rsidR="00D30B85" w:rsidRDefault="00D30B85" w:rsidP="00C50FE4">
      <w:pPr>
        <w:pStyle w:val="a7"/>
      </w:pPr>
      <w:r>
        <w:t>Причина такого отношения к коренному населению в том, что инициаторы перезагрузки библейского проекта на терр</w:t>
      </w:r>
      <w:r>
        <w:t>и</w:t>
      </w:r>
      <w:r>
        <w:t>тории Северо-Американского континента стр</w:t>
      </w:r>
      <w:r>
        <w:t>е</w:t>
      </w:r>
      <w:r>
        <w:t>мились к тому, чтобы у создаваемого ими общества «новой Атлантиды»</w:t>
      </w:r>
      <w:r w:rsidRPr="00D30B85">
        <w:rPr>
          <w:vertAlign w:val="superscript"/>
        </w:rPr>
        <w:t>[CXVI]</w:t>
      </w:r>
      <w:r>
        <w:t xml:space="preserve"> не было никакой памяти о своей предъистории </w:t>
      </w:r>
      <w:r w:rsidRPr="00223AAE">
        <w:t>—</w:t>
      </w:r>
      <w:r>
        <w:t xml:space="preserve"> ни об инде</w:t>
      </w:r>
      <w:r>
        <w:t>й</w:t>
      </w:r>
      <w:r>
        <w:t xml:space="preserve">ской, ни о европейской, ни о какой-либо иной </w:t>
      </w:r>
      <w:r w:rsidRPr="00223AAE">
        <w:t>—</w:t>
      </w:r>
      <w:r>
        <w:t xml:space="preserve"> африка</w:t>
      </w:r>
      <w:r>
        <w:t>н</w:t>
      </w:r>
      <w:r>
        <w:t>ской, японской, китайской и т.п.; чтобы у населения не было никакой исторической памяти об этапе предъистории ни в виде памятников культуры, ни запечатлённой в родовых э</w:t>
      </w:r>
      <w:r>
        <w:t>г</w:t>
      </w:r>
      <w:r>
        <w:t xml:space="preserve">регорах населения </w:t>
      </w:r>
      <w:r w:rsidRPr="00223AAE">
        <w:t>—</w:t>
      </w:r>
      <w:r>
        <w:t xml:space="preserve"> так называемой «генетической пам</w:t>
      </w:r>
      <w:r>
        <w:t>я</w:t>
      </w:r>
      <w:r>
        <w:t>ти», доступ к которой (по мнению заправил проекта) должен был быть наглухо заблокир</w:t>
      </w:r>
      <w:r>
        <w:t>о</w:t>
      </w:r>
      <w:r>
        <w:t xml:space="preserve">ван. </w:t>
      </w:r>
    </w:p>
    <w:p w14:paraId="2EAEBC28" w14:textId="0BA16DFA" w:rsidR="00D30B85" w:rsidRDefault="00D30B85" w:rsidP="00873ABF">
      <w:pPr>
        <w:pStyle w:val="PlainText"/>
      </w:pPr>
      <w:r>
        <w:t>Достичь этого во многом удалось, хотя и не абсолютно</w:t>
      </w:r>
      <w:r w:rsidRPr="00D30B85">
        <w:rPr>
          <w:vertAlign w:val="superscript"/>
        </w:rPr>
        <w:t>[CXVII]</w:t>
      </w:r>
      <w:r>
        <w:t>, вследствие чего простые американцы в большинстве своём наи</w:t>
      </w:r>
      <w:r>
        <w:t>в</w:t>
      </w:r>
      <w:r>
        <w:t xml:space="preserve">ны, самоуверенны и амбициозны, как малые дети: </w:t>
      </w:r>
      <w:r w:rsidRPr="00386864">
        <w:rPr>
          <w:i/>
        </w:rPr>
        <w:t>могут быть по-детски добры, при этом творя зло, которому их научили «старшие братаны-масоны», не понимая при этом его сути и воспринимая его как дол</w:t>
      </w:r>
      <w:r w:rsidRPr="00386864">
        <w:rPr>
          <w:i/>
        </w:rPr>
        <w:t>ж</w:t>
      </w:r>
      <w:r w:rsidRPr="00386864">
        <w:rPr>
          <w:i/>
        </w:rPr>
        <w:t>ное; так же, как и малые дети, они искренне обижаются, когда встречают неодобрение их действий не-американцами</w:t>
      </w:r>
      <w:r>
        <w:t xml:space="preserve">. </w:t>
      </w:r>
    </w:p>
    <w:p w14:paraId="00750428" w14:textId="77777777" w:rsidR="00D30B85" w:rsidRDefault="00D30B85" w:rsidP="00873ABF">
      <w:pPr>
        <w:pStyle w:val="PlainText"/>
      </w:pPr>
      <w:r w:rsidRPr="00223AAE">
        <w:t>—</w:t>
      </w:r>
      <w:r>
        <w:t xml:space="preserve"> Что поделаешь: Духу Америки («</w:t>
      </w:r>
      <w:r>
        <w:rPr>
          <w:lang w:val="en-US"/>
        </w:rPr>
        <w:t>Spirit</w:t>
      </w:r>
      <w:r w:rsidRPr="008368A6">
        <w:t xml:space="preserve"> </w:t>
      </w:r>
      <w:r>
        <w:rPr>
          <w:lang w:val="en-US"/>
        </w:rPr>
        <w:t>of</w:t>
      </w:r>
      <w:r w:rsidRPr="008368A6">
        <w:t xml:space="preserve"> </w:t>
      </w:r>
      <w:r>
        <w:rPr>
          <w:lang w:val="en-US"/>
        </w:rPr>
        <w:t>America</w:t>
      </w:r>
      <w:r>
        <w:t>») всего 200 лет, из которых не было ни года св</w:t>
      </w:r>
      <w:r>
        <w:t>о</w:t>
      </w:r>
      <w:r>
        <w:t xml:space="preserve">бодного развития </w:t>
      </w:r>
      <w:r w:rsidRPr="00223AAE">
        <w:t>—</w:t>
      </w:r>
      <w:r>
        <w:t xml:space="preserve"> всё детство под опёкой няньки-робота </w:t>
      </w:r>
      <w:r w:rsidRPr="00223AAE">
        <w:t>—</w:t>
      </w:r>
      <w:r>
        <w:t xml:space="preserve"> брат</w:t>
      </w:r>
      <w:r>
        <w:t>а</w:t>
      </w:r>
      <w:r>
        <w:t>нов-масонов.</w:t>
      </w:r>
    </w:p>
    <w:p w14:paraId="242D19CC" w14:textId="77777777" w:rsidR="00D30B85" w:rsidRDefault="00D30B85" w:rsidP="00873ABF">
      <w:pPr>
        <w:pStyle w:val="PlainText"/>
      </w:pPr>
      <w:r>
        <w:t>Но геноцид коренного населения Америки све</w:t>
      </w:r>
      <w:r>
        <w:t>р</w:t>
      </w:r>
      <w:r>
        <w:t xml:space="preserve">шился не сразу </w:t>
      </w:r>
      <w:r>
        <w:lastRenderedPageBreak/>
        <w:t>с началом истории США. Организовать его сразу же, хотя и было желание, но не было возможности: британским колониям не хв</w:t>
      </w:r>
      <w:r>
        <w:t>а</w:t>
      </w:r>
      <w:r>
        <w:t xml:space="preserve">тало для этого ресурсов. Но как только ресурсы </w:t>
      </w:r>
      <w:r w:rsidRPr="00223AAE">
        <w:t>—</w:t>
      </w:r>
      <w:r>
        <w:t xml:space="preserve"> военно-экономические и людские, подчинённые федеральному прав</w:t>
      </w:r>
      <w:r>
        <w:t>и</w:t>
      </w:r>
      <w:r>
        <w:t xml:space="preserve">тельству, стали достаточными для его свершения, </w:t>
      </w:r>
      <w:r w:rsidRPr="00223AAE">
        <w:t>—</w:t>
      </w:r>
      <w:r>
        <w:t xml:space="preserve"> геноцид к</w:t>
      </w:r>
      <w:r>
        <w:t>о</w:t>
      </w:r>
      <w:r>
        <w:t>ренного населения был осуществлён в кратчайшие сроки. И ест</w:t>
      </w:r>
      <w:r>
        <w:t>е</w:t>
      </w:r>
      <w:r>
        <w:t xml:space="preserve">ственно, что, </w:t>
      </w:r>
      <w:r w:rsidRPr="000052D4">
        <w:rPr>
          <w:i/>
        </w:rPr>
        <w:t>по мнению многих американцев, ставших жертвами соответствующего промывания мозгов,</w:t>
      </w:r>
      <w:r>
        <w:t xml:space="preserve"> индейцы в нём с</w:t>
      </w:r>
      <w:r>
        <w:t>а</w:t>
      </w:r>
      <w:r>
        <w:t xml:space="preserve">ми же и виноваты: не приняли с распростёртыми объятиями и рабской покорностью первых вторгшихся на их земли заморских </w:t>
      </w:r>
      <w:r w:rsidRPr="00782639">
        <w:rPr>
          <w:i/>
        </w:rPr>
        <w:t>искат</w:t>
      </w:r>
      <w:r w:rsidRPr="00782639">
        <w:rPr>
          <w:i/>
        </w:rPr>
        <w:t>е</w:t>
      </w:r>
      <w:r w:rsidRPr="00782639">
        <w:rPr>
          <w:i/>
        </w:rPr>
        <w:t>лей золота и серебра с изначально рабовладельческими наклонн</w:t>
      </w:r>
      <w:r w:rsidRPr="00782639">
        <w:rPr>
          <w:i/>
        </w:rPr>
        <w:t>о</w:t>
      </w:r>
      <w:r w:rsidRPr="00782639">
        <w:rPr>
          <w:i/>
        </w:rPr>
        <w:t>стями,</w:t>
      </w:r>
      <w:r>
        <w:t xml:space="preserve"> которых послало «для распространения христианства» правительство «Великобратании».</w:t>
      </w:r>
    </w:p>
    <w:p w14:paraId="7143617A" w14:textId="77777777" w:rsidR="00D30B85" w:rsidRDefault="00D30B85" w:rsidP="00C50FE4">
      <w:pPr>
        <w:pStyle w:val="a7"/>
      </w:pPr>
      <w:r>
        <w:t>«Обнуление предъистории» было одной из целей политики при создании «новой Атлантиды» потому, что из предъист</w:t>
      </w:r>
      <w:r>
        <w:t>о</w:t>
      </w:r>
      <w:r>
        <w:t>рии проистекают тенденции, которые могут быть активны на протяжении многих веков и тысячелетий, а активность так</w:t>
      </w:r>
      <w:r>
        <w:t>о</w:t>
      </w:r>
      <w:r>
        <w:t>го рода тенденций по отношению к принципам, сформулир</w:t>
      </w:r>
      <w:r>
        <w:t>о</w:t>
      </w:r>
      <w:r>
        <w:t>ванным П.И.Пестелем, представляет собой «собственные шумы» системы, снижающие качество управления ею по и</w:t>
      </w:r>
      <w:r>
        <w:t>з</w:t>
      </w:r>
      <w:r>
        <w:t xml:space="preserve">бранной концепции, либо делающие его невозможным. </w:t>
      </w:r>
      <w:r w:rsidRPr="00053A0C">
        <w:rPr>
          <w:b/>
        </w:rPr>
        <w:t>Именно</w:t>
      </w:r>
      <w:r>
        <w:rPr>
          <w:b/>
        </w:rPr>
        <w:t xml:space="preserve"> </w:t>
      </w:r>
      <w:r w:rsidRPr="00053A0C">
        <w:rPr>
          <w:b/>
        </w:rPr>
        <w:t>под воздействием такого рода «собственных ш</w:t>
      </w:r>
      <w:r w:rsidRPr="00053A0C">
        <w:rPr>
          <w:b/>
        </w:rPr>
        <w:t>у</w:t>
      </w:r>
      <w:r w:rsidRPr="00053A0C">
        <w:rPr>
          <w:b/>
        </w:rPr>
        <w:t>мов» библейский проект и зашёл в Европе в тупик к ко</w:t>
      </w:r>
      <w:r w:rsidRPr="00053A0C">
        <w:rPr>
          <w:b/>
        </w:rPr>
        <w:t>н</w:t>
      </w:r>
      <w:r w:rsidRPr="00053A0C">
        <w:rPr>
          <w:b/>
        </w:rPr>
        <w:t>цу эпохи крестовых походов, о чём речь шла р</w:t>
      </w:r>
      <w:r w:rsidRPr="00053A0C">
        <w:rPr>
          <w:b/>
        </w:rPr>
        <w:t>а</w:t>
      </w:r>
      <w:r w:rsidRPr="00053A0C">
        <w:rPr>
          <w:b/>
        </w:rPr>
        <w:t>нее.</w:t>
      </w:r>
    </w:p>
    <w:p w14:paraId="40FF7DC5" w14:textId="77777777" w:rsidR="00D30B85" w:rsidRDefault="00D30B85" w:rsidP="00F509F0">
      <w:pPr>
        <w:pStyle w:val="ab"/>
        <w:spacing w:before="0"/>
      </w:pPr>
      <w:r>
        <w:t>*         *         *</w:t>
      </w:r>
    </w:p>
    <w:p w14:paraId="2488B4C7" w14:textId="77777777" w:rsidR="00D30B85" w:rsidRDefault="00D30B85" w:rsidP="00873ABF">
      <w:pPr>
        <w:pStyle w:val="PlainText"/>
      </w:pPr>
      <w:r>
        <w:t>Некоторые аспекты геноцида коренного населения нашли своё отражение и в искусстве США. Ниже представлена картина Дж</w:t>
      </w:r>
      <w:r>
        <w:t>о</w:t>
      </w:r>
      <w:r>
        <w:t>на Гэста “Американский прогресс”. Обратим внимание на два о</w:t>
      </w:r>
      <w:r>
        <w:t>б</w:t>
      </w:r>
      <w:r>
        <w:t>стояте</w:t>
      </w:r>
      <w:r>
        <w:softHyphen/>
        <w:t>ль</w:t>
      </w:r>
      <w:r>
        <w:softHyphen/>
        <w:t>ства:</w:t>
      </w:r>
    </w:p>
    <w:p w14:paraId="2B8BF157" w14:textId="486AEB39" w:rsidR="00D30B85" w:rsidRDefault="00D30B85" w:rsidP="00873ABF">
      <w:pPr>
        <w:pStyle w:val="PlainText"/>
      </w:pPr>
      <w:r>
        <w:rPr>
          <w:b/>
          <w:noProof/>
        </w:rPr>
        <w:lastRenderedPageBreak/>
        <mc:AlternateContent>
          <mc:Choice Requires="wpc">
            <w:drawing>
              <wp:inline distT="0" distB="0" distL="0" distR="0" wp14:anchorId="5E31C87A" wp14:editId="6974FF16">
                <wp:extent cx="3657600" cy="3657600"/>
                <wp:effectExtent l="3810" t="0" r="0" b="254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Text Box 81"/>
                        <wps:cNvSpPr txBox="1">
                          <a:spLocks noChangeArrowheads="1"/>
                        </wps:cNvSpPr>
                        <wps:spPr bwMode="auto">
                          <a:xfrm>
                            <a:off x="60003" y="2743200"/>
                            <a:ext cx="3597597"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5F8A8" w14:textId="77777777" w:rsidR="00D30B85" w:rsidRDefault="00D30B85" w:rsidP="00F509F0">
                              <w:pPr>
                                <w:spacing w:before="60"/>
                                <w:jc w:val="both"/>
                                <w:rPr>
                                  <w:rFonts w:cs="Courier New"/>
                                </w:rPr>
                              </w:pPr>
                              <w:r>
                                <w:rPr>
                                  <w:rFonts w:cs="Courier New"/>
                                </w:rPr>
                                <w:t>Картина Джона Гэста “Американский пр</w:t>
                              </w:r>
                              <w:r>
                                <w:rPr>
                                  <w:rFonts w:cs="Courier New"/>
                                </w:rPr>
                                <w:t>о</w:t>
                              </w:r>
                              <w:r>
                                <w:rPr>
                                  <w:rFonts w:cs="Courier New"/>
                                </w:rPr>
                                <w:t>гресс” (</w:t>
                              </w:r>
                              <w:smartTag w:uri="urn:schemas-microsoft-com:office:smarttags" w:element="metricconverter">
                                <w:smartTagPr>
                                  <w:attr w:name="ProductID" w:val="1872 г"/>
                                </w:smartTagPr>
                                <w:r>
                                  <w:rPr>
                                    <w:rFonts w:cs="Courier New"/>
                                  </w:rPr>
                                  <w:t>1872 г</w:t>
                                </w:r>
                              </w:smartTag>
                              <w:r>
                                <w:rPr>
                                  <w:rFonts w:cs="Courier New"/>
                                </w:rPr>
                                <w:t xml:space="preserve">.), </w:t>
                              </w:r>
                              <w:r>
                                <w:rPr>
                                  <w:rFonts w:cs="Courier New"/>
                                </w:rPr>
                                <w:br/>
                                <w:t>изображающая Колумбию (символ США, предшестве</w:t>
                              </w:r>
                              <w:r>
                                <w:rPr>
                                  <w:rFonts w:cs="Courier New"/>
                                </w:rPr>
                                <w:t>н</w:t>
                              </w:r>
                              <w:r>
                                <w:rPr>
                                  <w:rFonts w:cs="Courier New"/>
                                </w:rPr>
                                <w:t>ница «дяди Сэма»), прогоняющую индейцев с их земель во имя продвижения цивилизации на Запад. (Иллюстрация взята с са</w:t>
                              </w:r>
                              <w:r>
                                <w:rPr>
                                  <w:rFonts w:cs="Courier New"/>
                                </w:rPr>
                                <w:t>й</w:t>
                              </w:r>
                              <w:r>
                                <w:rPr>
                                  <w:rFonts w:cs="Courier New"/>
                                </w:rPr>
                                <w:t xml:space="preserve">та: </w:t>
                              </w:r>
                              <w:hyperlink r:id="rId135" w:history="1">
                                <w:r>
                                  <w:rPr>
                                    <w:rStyle w:val="Hyperlink"/>
                                    <w:rFonts w:cs="Courier New"/>
                                  </w:rPr>
                                  <w:t>http://www.usinfo.ru/indejcy.htm</w:t>
                                </w:r>
                              </w:hyperlink>
                              <w:r>
                                <w:rPr>
                                  <w:rFonts w:cs="Courier New"/>
                                </w:rPr>
                                <w:t>).</w:t>
                              </w:r>
                            </w:p>
                            <w:p w14:paraId="0D91004E" w14:textId="77777777" w:rsidR="00D30B85" w:rsidRDefault="00D30B85"/>
                          </w:txbxContent>
                        </wps:txbx>
                        <wps:bodyPr rot="0" vert="horz" wrap="square" lIns="91440" tIns="45720" rIns="91440" bIns="45720" anchor="t" anchorCtr="0" upright="1">
                          <a:noAutofit/>
                        </wps:bodyPr>
                      </wps:wsp>
                      <pic:pic xmlns:pic="http://schemas.openxmlformats.org/drawingml/2006/picture">
                        <pic:nvPicPr>
                          <pic:cNvPr id="6"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E31C87A" id="Canvas 79" o:spid="_x0000_s1026" editas="canvas" style="width:4in;height:4in;mso-position-horizontal-relative:char;mso-position-vertical-relative:line" coordsize="36576,365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576;height:36576;visibility:visible;mso-wrap-style:square">
                  <v:fill o:detectmouseclick="t"/>
                  <v:path o:connecttype="none"/>
                </v:shape>
                <v:shapetype id="_x0000_t202" coordsize="21600,21600" o:spt="202" path="m,l,21600r21600,l21600,xe">
                  <v:stroke joinstyle="miter"/>
                  <v:path gradientshapeok="t" o:connecttype="rect"/>
                </v:shapetype>
                <v:shape id="Text Box 81" o:spid="_x0000_s1028" type="#_x0000_t202" style="position:absolute;left:600;top:27432;width:3597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C35F8A8" w14:textId="77777777" w:rsidR="00D30B85" w:rsidRDefault="00D30B85" w:rsidP="00F509F0">
                        <w:pPr>
                          <w:spacing w:before="60"/>
                          <w:jc w:val="both"/>
                          <w:rPr>
                            <w:rFonts w:cs="Courier New"/>
                          </w:rPr>
                        </w:pPr>
                        <w:r>
                          <w:rPr>
                            <w:rFonts w:cs="Courier New"/>
                          </w:rPr>
                          <w:t>Картина Джона Гэста “Американский пр</w:t>
                        </w:r>
                        <w:r>
                          <w:rPr>
                            <w:rFonts w:cs="Courier New"/>
                          </w:rPr>
                          <w:t>о</w:t>
                        </w:r>
                        <w:r>
                          <w:rPr>
                            <w:rFonts w:cs="Courier New"/>
                          </w:rPr>
                          <w:t>гресс” (</w:t>
                        </w:r>
                        <w:smartTag w:uri="urn:schemas-microsoft-com:office:smarttags" w:element="metricconverter">
                          <w:smartTagPr>
                            <w:attr w:name="ProductID" w:val="1872 г"/>
                          </w:smartTagPr>
                          <w:r>
                            <w:rPr>
                              <w:rFonts w:cs="Courier New"/>
                            </w:rPr>
                            <w:t>1872 г</w:t>
                          </w:r>
                        </w:smartTag>
                        <w:r>
                          <w:rPr>
                            <w:rFonts w:cs="Courier New"/>
                          </w:rPr>
                          <w:t xml:space="preserve">.), </w:t>
                        </w:r>
                        <w:r>
                          <w:rPr>
                            <w:rFonts w:cs="Courier New"/>
                          </w:rPr>
                          <w:br/>
                          <w:t>изображающая Колумбию (символ США, предшестве</w:t>
                        </w:r>
                        <w:r>
                          <w:rPr>
                            <w:rFonts w:cs="Courier New"/>
                          </w:rPr>
                          <w:t>н</w:t>
                        </w:r>
                        <w:r>
                          <w:rPr>
                            <w:rFonts w:cs="Courier New"/>
                          </w:rPr>
                          <w:t>ница «дяди Сэма»), прогоняющую индейцев с их земель во имя продвижения цивилизации на Запад. (Иллюстрация взята с са</w:t>
                        </w:r>
                        <w:r>
                          <w:rPr>
                            <w:rFonts w:cs="Courier New"/>
                          </w:rPr>
                          <w:t>й</w:t>
                        </w:r>
                        <w:r>
                          <w:rPr>
                            <w:rFonts w:cs="Courier New"/>
                          </w:rPr>
                          <w:t xml:space="preserve">та: </w:t>
                        </w:r>
                        <w:hyperlink r:id="rId137" w:history="1">
                          <w:r>
                            <w:rPr>
                              <w:rStyle w:val="Hyperlink"/>
                              <w:rFonts w:cs="Courier New"/>
                            </w:rPr>
                            <w:t>http://www.usinfo.ru/indejcy.htm</w:t>
                          </w:r>
                        </w:hyperlink>
                        <w:r>
                          <w:rPr>
                            <w:rFonts w:cs="Courier New"/>
                          </w:rPr>
                          <w:t>).</w:t>
                        </w:r>
                      </w:p>
                      <w:p w14:paraId="0D91004E" w14:textId="77777777" w:rsidR="00D30B85" w:rsidRDefault="00D30B85"/>
                    </w:txbxContent>
                  </v:textbox>
                </v:shape>
                <v:shape id="Picture 82" o:spid="_x0000_s1029" type="#_x0000_t75" style="position:absolute;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">
                  <v:imagedata r:id="rId138" o:title=""/>
                </v:shape>
                <w10:anchorlock/>
              </v:group>
            </w:pict>
          </mc:Fallback>
        </mc:AlternateContent>
      </w:r>
      <w:r w:rsidRPr="00A01ECC">
        <w:rPr>
          <w:b/>
        </w:rPr>
        <w:t>Первое</w:t>
      </w:r>
      <w:r>
        <w:rPr>
          <w:b/>
        </w:rPr>
        <w:t xml:space="preserve"> </w:t>
      </w:r>
      <w:r w:rsidRPr="005674AA">
        <w:t>—</w:t>
      </w:r>
      <w:r>
        <w:t xml:space="preserve"> в Русской живописи покорение Средней Азии, прои</w:t>
      </w:r>
      <w:r>
        <w:t>с</w:t>
      </w:r>
      <w:r>
        <w:t>хо</w:t>
      </w:r>
      <w:r>
        <w:softHyphen/>
        <w:t>див</w:t>
      </w:r>
      <w:r>
        <w:softHyphen/>
        <w:t>шее примерно в то же время, что и освоение «дикого Зап</w:t>
      </w:r>
      <w:r>
        <w:t>а</w:t>
      </w:r>
      <w:r>
        <w:t xml:space="preserve">да» США (началом активных боевых действий со стороны России можно считать поход на Хиву </w:t>
      </w:r>
      <w:smartTag w:uri="urn:schemas-microsoft-com:office:smarttags" w:element="metricconverter">
        <w:smartTagPr>
          <w:attr w:name="ProductID" w:val="1839 г"/>
        </w:smartTagPr>
        <w:r>
          <w:t>1839 г</w:t>
        </w:r>
      </w:smartTag>
      <w:r>
        <w:t>. и заверш</w:t>
      </w:r>
      <w:r>
        <w:t>е</w:t>
      </w:r>
      <w:r>
        <w:t xml:space="preserve">нием </w:t>
      </w:r>
      <w:r w:rsidRPr="00223AAE">
        <w:t>—</w:t>
      </w:r>
      <w:r>
        <w:t xml:space="preserve"> </w:t>
      </w:r>
      <w:smartTag w:uri="urn:schemas-microsoft-com:office:smarttags" w:element="metricconverter">
        <w:smartTagPr>
          <w:attr w:name="ProductID" w:val="1881 г"/>
        </w:smartTagPr>
        <w:r>
          <w:t>1881 г</w:t>
        </w:r>
      </w:smartTag>
      <w:r>
        <w:t>., когда регион был подчинён управл</w:t>
      </w:r>
      <w:r>
        <w:t>е</w:t>
      </w:r>
      <w:r>
        <w:t>нию имперской адми</w:t>
      </w:r>
      <w:r>
        <w:softHyphen/>
        <w:t>ни</w:t>
      </w:r>
      <w:r>
        <w:softHyphen/>
        <w:t>стра</w:t>
      </w:r>
      <w:r>
        <w:softHyphen/>
        <w:t>ции), ото</w:t>
      </w:r>
      <w:r>
        <w:softHyphen/>
        <w:t>бражено в картинах В.В.Вере</w:t>
      </w:r>
      <w:r>
        <w:softHyphen/>
        <w:t>ща</w:t>
      </w:r>
      <w:r>
        <w:softHyphen/>
        <w:t xml:space="preserve">гина (1842 </w:t>
      </w:r>
      <w:r w:rsidRPr="00223AAE">
        <w:t>—</w:t>
      </w:r>
      <w:r>
        <w:t xml:space="preserve"> 1904) и предстаёт в них как трагедия для обеих сторон. Однако за пок</w:t>
      </w:r>
      <w:r>
        <w:t>о</w:t>
      </w:r>
      <w:r>
        <w:t xml:space="preserve">рением Средней Азии последовала интеграция её народов в жизнь империи, а потом </w:t>
      </w:r>
      <w:r w:rsidRPr="00223AAE">
        <w:t>—</w:t>
      </w:r>
      <w:r>
        <w:t xml:space="preserve"> в жизнь СССР, в результ</w:t>
      </w:r>
      <w:r>
        <w:t>а</w:t>
      </w:r>
      <w:r>
        <w:t>те чего все народы сохранились, а их культуры получили развитие. По сути в резул</w:t>
      </w:r>
      <w:r>
        <w:t>ь</w:t>
      </w:r>
      <w:r>
        <w:t>тате «покорения Средней Азии» Росси</w:t>
      </w:r>
      <w:r>
        <w:t>й</w:t>
      </w:r>
      <w:r>
        <w:t>ской империей они вышли из тупика безпросветного феодализма, что было следствием укл</w:t>
      </w:r>
      <w:r>
        <w:t>о</w:t>
      </w:r>
      <w:r>
        <w:t>нения их исторически сложившихся культур от идеалов, огл</w:t>
      </w:r>
      <w:r>
        <w:t>а</w:t>
      </w:r>
      <w:r>
        <w:t>шённых в Коране</w:t>
      </w:r>
      <w:r w:rsidRPr="00D30B85">
        <w:rPr>
          <w:vertAlign w:val="superscript"/>
        </w:rPr>
        <w:t>[CXVIII]</w:t>
      </w:r>
      <w:r>
        <w:t>.</w:t>
      </w:r>
    </w:p>
    <w:p w14:paraId="32B64F2D" w14:textId="462028FD" w:rsidR="00D30B85" w:rsidRPr="00A41E96" w:rsidRDefault="00D30B85" w:rsidP="00873ABF">
      <w:pPr>
        <w:pStyle w:val="PlainText"/>
      </w:pPr>
      <w:r>
        <w:t xml:space="preserve">А представленная картина Джона Гэста </w:t>
      </w:r>
      <w:r w:rsidRPr="005674AA">
        <w:t>—</w:t>
      </w:r>
      <w:r>
        <w:t xml:space="preserve"> идеализация и р</w:t>
      </w:r>
      <w:r>
        <w:t>о</w:t>
      </w:r>
      <w:r>
        <w:t xml:space="preserve">мантизация геноцида в отношении коренного населения Северо-Американского континента, проводимого заправилами </w:t>
      </w:r>
      <w:r>
        <w:lastRenderedPageBreak/>
        <w:t>библе</w:t>
      </w:r>
      <w:r>
        <w:t>й</w:t>
      </w:r>
      <w:r>
        <w:t xml:space="preserve">ского проекта руками “свободолюбивых” англо-саксов и других выходцев из «цивилизованной» библейцами Европы </w:t>
      </w:r>
      <w:r w:rsidRPr="00AC5AA1">
        <w:t>—</w:t>
      </w:r>
      <w:r>
        <w:t xml:space="preserve"> отщепе</w:t>
      </w:r>
      <w:r>
        <w:t>н</w:t>
      </w:r>
      <w:r>
        <w:t>цев от европейских народов. Т.е. в ней довольно хорошо выраз</w:t>
      </w:r>
      <w:r>
        <w:t>и</w:t>
      </w:r>
      <w:r>
        <w:t>лись реальные, а не декларативные нравы и коллективная психика “нации” «США-анцев»</w:t>
      </w:r>
      <w:r w:rsidRPr="00D30B85">
        <w:rPr>
          <w:vertAlign w:val="superscript"/>
        </w:rPr>
        <w:t>[CXIX]</w:t>
      </w:r>
      <w:r>
        <w:t>.</w:t>
      </w:r>
    </w:p>
    <w:p w14:paraId="17085082" w14:textId="3CB4DFAC" w:rsidR="00D30B85" w:rsidRDefault="00D30B85" w:rsidP="00873ABF">
      <w:pPr>
        <w:pStyle w:val="PlainText"/>
      </w:pPr>
      <w:r w:rsidRPr="00A01ECC">
        <w:rPr>
          <w:b/>
        </w:rPr>
        <w:t>Второе</w:t>
      </w:r>
      <w:r>
        <w:t xml:space="preserve"> </w:t>
      </w:r>
      <w:r w:rsidRPr="00CC1000">
        <w:t>—</w:t>
      </w:r>
      <w:r>
        <w:t xml:space="preserve"> Колумбия видится одноногой калекой</w:t>
      </w:r>
      <w:r w:rsidRPr="00D30B85">
        <w:rPr>
          <w:vertAlign w:val="superscript"/>
        </w:rPr>
        <w:t>[CXX]</w:t>
      </w:r>
      <w:r>
        <w:t>, что для изображения национального символа «си</w:t>
      </w:r>
      <w:r>
        <w:t>м</w:t>
      </w:r>
      <w:r>
        <w:t xml:space="preserve">птоматично»: судьба у США изначально </w:t>
      </w:r>
      <w:r w:rsidRPr="00223AAE">
        <w:t>—</w:t>
      </w:r>
      <w:r>
        <w:t xml:space="preserve"> как минимум «хромая», если не о</w:t>
      </w:r>
      <w:r>
        <w:t>д</w:t>
      </w:r>
      <w:r>
        <w:t>ноногая, хотя анатомически нормальный орлан на их гербе лучше двугл</w:t>
      </w:r>
      <w:r>
        <w:t>а</w:t>
      </w:r>
      <w:r>
        <w:t>вого урода на росс</w:t>
      </w:r>
      <w:r>
        <w:t>и</w:t>
      </w:r>
      <w:r>
        <w:t>онском гербе.</w:t>
      </w:r>
    </w:p>
    <w:p w14:paraId="350558EE" w14:textId="77777777" w:rsidR="00D30B85" w:rsidRDefault="00D30B85" w:rsidP="00F509F0">
      <w:pPr>
        <w:pStyle w:val="ab"/>
      </w:pPr>
      <w:r>
        <w:t>*                   *</w:t>
      </w:r>
      <w:r>
        <w:br/>
        <w:t>*</w:t>
      </w:r>
    </w:p>
    <w:p w14:paraId="293163CD" w14:textId="77777777" w:rsidR="00D30B85" w:rsidRPr="00A77D67" w:rsidRDefault="00D30B85" w:rsidP="003E318B">
      <w:pPr>
        <w:pStyle w:val="Heading4"/>
        <w:numPr>
          <w:ins w:id="26" w:author="Пользователь" w:date="2009-07-19T18:08:00Z"/>
        </w:numPr>
        <w:spacing w:before="0"/>
      </w:pPr>
      <w:r>
        <w:t>3.3.1.3. США: возникновение, становление, самопиар и реальность</w:t>
      </w:r>
    </w:p>
    <w:p w14:paraId="66CE71EF" w14:textId="77777777" w:rsidR="00D30B85" w:rsidRDefault="00D30B85" w:rsidP="00C50FE4">
      <w:pPr>
        <w:pStyle w:val="a7"/>
      </w:pPr>
      <w:r>
        <w:t xml:space="preserve">В процесс формирования общества «новой Атлантиды» не вписалось только коренное население Северной Америки именно потому, что оно было носителем определённой предъистории и за это было большей частью уничтожено. </w:t>
      </w:r>
    </w:p>
    <w:p w14:paraId="18F5BC16" w14:textId="77777777" w:rsidR="00D30B85" w:rsidRDefault="00D30B85" w:rsidP="00873ABF">
      <w:pPr>
        <w:pStyle w:val="PlainText"/>
      </w:pPr>
      <w:r>
        <w:t>Но прежде, чем говорить о процессе формирования общества США, необходимо сказать несколько слов о войне за независ</w:t>
      </w:r>
      <w:r>
        <w:t>и</w:t>
      </w:r>
      <w:r>
        <w:t xml:space="preserve">мость северо-американских колоний против метрополии </w:t>
      </w:r>
      <w:r w:rsidRPr="00223AAE">
        <w:t>—</w:t>
      </w:r>
      <w:r>
        <w:t xml:space="preserve"> «В</w:t>
      </w:r>
      <w:r>
        <w:t>е</w:t>
      </w:r>
      <w:r>
        <w:t>ликобратании».</w:t>
      </w:r>
    </w:p>
    <w:p w14:paraId="263D5ECD" w14:textId="77777777" w:rsidR="00D30B85" w:rsidRDefault="00D30B85" w:rsidP="00F509F0">
      <w:pPr>
        <w:pStyle w:val="ab"/>
      </w:pPr>
      <w:r>
        <w:t>———————</w:t>
      </w:r>
    </w:p>
    <w:p w14:paraId="1B6AAAE7" w14:textId="77777777" w:rsidR="00D30B85" w:rsidRDefault="00D30B85" w:rsidP="00F509F0">
      <w:pPr>
        <w:pStyle w:val="a5"/>
      </w:pPr>
      <w:r>
        <w:t xml:space="preserve"> «В </w:t>
      </w:r>
      <w:hyperlink r:id="rId139" w:tooltip="1765" w:history="1">
        <w:r>
          <w:rPr>
            <w:rStyle w:val="Hyperlink"/>
          </w:rPr>
          <w:t>1765</w:t>
        </w:r>
      </w:hyperlink>
      <w:r>
        <w:t xml:space="preserve"> г. </w:t>
      </w:r>
      <w:hyperlink r:id="rId140" w:tooltip="Королевство Великобритания" w:history="1">
        <w:r>
          <w:rPr>
            <w:rStyle w:val="Hyperlink"/>
          </w:rPr>
          <w:t>английское правительство</w:t>
        </w:r>
      </w:hyperlink>
      <w:r>
        <w:t xml:space="preserve"> провело через парл</w:t>
      </w:r>
      <w:r>
        <w:t>а</w:t>
      </w:r>
      <w:r>
        <w:t xml:space="preserve">мент </w:t>
      </w:r>
      <w:hyperlink r:id="rId141" w:tooltip="Акт о гербовом сборе" w:history="1">
        <w:r>
          <w:rPr>
            <w:rStyle w:val="Hyperlink"/>
          </w:rPr>
          <w:t>Акт о гербовом сборе</w:t>
        </w:r>
      </w:hyperlink>
      <w:r>
        <w:t>, по кот</w:t>
      </w:r>
      <w:r>
        <w:t>о</w:t>
      </w:r>
      <w:r>
        <w:t>рому все торговые и иные гражданские документы облагались штемпельным сбором. Одн</w:t>
      </w:r>
      <w:r>
        <w:t>о</w:t>
      </w:r>
      <w:r>
        <w:t>временно решено было расквартировать в Америке английское войско в 10 тыс. чел. с обязательством американцев обесп</w:t>
      </w:r>
      <w:r>
        <w:t>е</w:t>
      </w:r>
      <w:r>
        <w:t>чить его жильём, определёнными продуктами питания и предметами мебели для удо</w:t>
      </w:r>
      <w:r>
        <w:t>б</w:t>
      </w:r>
      <w:r>
        <w:t xml:space="preserve">ства солдат. </w:t>
      </w:r>
      <w:hyperlink r:id="rId142" w:tooltip="Акт о гербовом сборе" w:history="1">
        <w:r>
          <w:rPr>
            <w:rStyle w:val="Hyperlink"/>
          </w:rPr>
          <w:t>Акт о гербовом сборе</w:t>
        </w:r>
      </w:hyperlink>
      <w:r>
        <w:t xml:space="preserve"> был открыто несправедлив к амер</w:t>
      </w:r>
      <w:r>
        <w:t>и</w:t>
      </w:r>
      <w:r>
        <w:t xml:space="preserve">канцам. Так, например, чтобы получить права нотариуса в Англии надо было заплатить </w:t>
      </w:r>
      <w:smartTag w:uri="urn:schemas-microsoft-com:office:smarttags" w:element="metricconverter">
        <w:smartTagPr>
          <w:attr w:name="ProductID" w:val="2 фунта"/>
        </w:smartTagPr>
        <w:r>
          <w:t>2 фунта</w:t>
        </w:r>
      </w:smartTag>
      <w:r>
        <w:t xml:space="preserve"> стерли</w:t>
      </w:r>
      <w:r>
        <w:t>н</w:t>
      </w:r>
      <w:r>
        <w:t>гов, а в Америке — 10. К тому же это был первый закон о н</w:t>
      </w:r>
      <w:r>
        <w:t>а</w:t>
      </w:r>
      <w:r>
        <w:t>логах, которые были предназначены непосредственно для Ан</w:t>
      </w:r>
      <w:r>
        <w:t>г</w:t>
      </w:r>
      <w:r>
        <w:t xml:space="preserve">лии. До этого налоги использовались для развития </w:t>
      </w:r>
      <w:r>
        <w:lastRenderedPageBreak/>
        <w:t>инфрастру</w:t>
      </w:r>
      <w:r>
        <w:t>к</w:t>
      </w:r>
      <w:r>
        <w:t>туры торговли и промышленности и были, в основном, понятны нас</w:t>
      </w:r>
      <w:r>
        <w:t>е</w:t>
      </w:r>
      <w:r>
        <w:t>лению.</w:t>
      </w:r>
    </w:p>
    <w:p w14:paraId="662B1DE2" w14:textId="77777777" w:rsidR="00D30B85" w:rsidRDefault="00D30B85" w:rsidP="00F509F0">
      <w:pPr>
        <w:pStyle w:val="a5"/>
      </w:pPr>
      <w:r>
        <w:t>(…)</w:t>
      </w:r>
    </w:p>
    <w:p w14:paraId="1F264943" w14:textId="7E69E468" w:rsidR="00D30B85" w:rsidRDefault="00D30B85" w:rsidP="00F509F0">
      <w:pPr>
        <w:pStyle w:val="a5"/>
      </w:pPr>
      <w:r>
        <w:t xml:space="preserve">В </w:t>
      </w:r>
      <w:hyperlink r:id="rId143" w:tooltip="1767" w:history="1">
        <w:r>
          <w:rPr>
            <w:rStyle w:val="Hyperlink"/>
          </w:rPr>
          <w:t>1767</w:t>
        </w:r>
      </w:hyperlink>
      <w:r>
        <w:t> г. Англия обложила таможенными пошлинами ввоз</w:t>
      </w:r>
      <w:r>
        <w:t>и</w:t>
      </w:r>
      <w:r>
        <w:t>мые в американские колонии стекло, св</w:t>
      </w:r>
      <w:r>
        <w:t>и</w:t>
      </w:r>
      <w:r>
        <w:t>нец, бумагу, краски и чай; затем, когда нью-йоркское законодательное собрание отк</w:t>
      </w:r>
      <w:r>
        <w:t>а</w:t>
      </w:r>
      <w:r>
        <w:t>зало в субсидии английскому гарнизону, английский парламент ответил отказом в утверждении каких бы то ни было постановл</w:t>
      </w:r>
      <w:r>
        <w:t>е</w:t>
      </w:r>
      <w:r>
        <w:t>ний нью-йоркского законодательного собрания, пока оно не см</w:t>
      </w:r>
      <w:r>
        <w:t>и</w:t>
      </w:r>
      <w:r>
        <w:t>рится; в то же время министерство приказало губернаторам ра</w:t>
      </w:r>
      <w:r>
        <w:t>с</w:t>
      </w:r>
      <w:r>
        <w:t>пускать законодательные собрания, которые будут протестовать против английских властей. Американцы отвечали агитацией за неупотребление подлежащих оплате пошлинами товаров — и действительно, эти товары стали доставлять английскому казн</w:t>
      </w:r>
      <w:r>
        <w:t>а</w:t>
      </w:r>
      <w:r>
        <w:t>чейству не более 16 000 фт. ст. дохода (при 15 000 фт. ст. ра</w:t>
      </w:r>
      <w:r>
        <w:t>с</w:t>
      </w:r>
      <w:r>
        <w:t>хода по взиманию пошлин), то есть в 2,5 раза менее, чем ож</w:t>
      </w:r>
      <w:r>
        <w:t>и</w:t>
      </w:r>
      <w:r>
        <w:t>далось. Ввиду этого новые пошлины были отм</w:t>
      </w:r>
      <w:r>
        <w:t>е</w:t>
      </w:r>
      <w:r>
        <w:t xml:space="preserve">нены в </w:t>
      </w:r>
      <w:hyperlink r:id="rId144" w:tooltip="1770" w:history="1">
        <w:r>
          <w:rPr>
            <w:rStyle w:val="Hyperlink"/>
          </w:rPr>
          <w:t>1770</w:t>
        </w:r>
      </w:hyperlink>
      <w:r>
        <w:t> г., но пошлина на чай удержана как подтверждение права метроп</w:t>
      </w:r>
      <w:r>
        <w:t>о</w:t>
      </w:r>
      <w:r>
        <w:t>лии»</w:t>
      </w:r>
      <w:r w:rsidRPr="00D30B85">
        <w:rPr>
          <w:vertAlign w:val="superscript"/>
        </w:rPr>
        <w:t>[CXXI]</w:t>
      </w:r>
      <w:r>
        <w:t>.</w:t>
      </w:r>
    </w:p>
    <w:p w14:paraId="1AD540DF" w14:textId="77777777" w:rsidR="00D30B85" w:rsidRDefault="00D30B85" w:rsidP="00873ABF">
      <w:pPr>
        <w:pStyle w:val="PlainText"/>
      </w:pPr>
      <w:r>
        <w:t>Т.е. правящая “элита” «Великобратании», которой были сво</w:t>
      </w:r>
      <w:r>
        <w:t>й</w:t>
      </w:r>
      <w:r>
        <w:t>ственны паразитические наклонности, как и всякой “элите” в л</w:t>
      </w:r>
      <w:r>
        <w:t>ю</w:t>
      </w:r>
      <w:r>
        <w:t xml:space="preserve">бой стране, к </w:t>
      </w:r>
      <w:smartTag w:uri="urn:schemas-microsoft-com:office:smarttags" w:element="metricconverter">
        <w:smartTagPr>
          <w:attr w:name="ProductID" w:val="1765 г"/>
        </w:smartTagPr>
        <w:r>
          <w:t>1765 г</w:t>
        </w:r>
      </w:smartTag>
      <w:r>
        <w:t>. пришла ко мнению, что «курочка», которую они на протяжении двух столетий выращивали за океаном, дол</w:t>
      </w:r>
      <w:r>
        <w:t>ж</w:t>
      </w:r>
      <w:r>
        <w:t>на наконец-таки начать нести «золотые яички» для заправил ме</w:t>
      </w:r>
      <w:r>
        <w:t>т</w:t>
      </w:r>
      <w:r>
        <w:t>рополии. И есть основания полагать, что решение о расквартир</w:t>
      </w:r>
      <w:r>
        <w:t>о</w:t>
      </w:r>
      <w:r>
        <w:t>вании в Америке за счёт колоний 10 000-ного контингента войск метрополии, было масонской провокацией, направленной именно на то, чтобы вызвать в колониях сепаратизм, поскольку нигде не отмечено, чтобы колонии просили метрополию оказать им вое</w:t>
      </w:r>
      <w:r>
        <w:t>н</w:t>
      </w:r>
      <w:r>
        <w:t>ную поддержку и прислать воинский контингент. И эта провок</w:t>
      </w:r>
      <w:r>
        <w:t>а</w:t>
      </w:r>
      <w:r>
        <w:t>ция была приурочена к введению Акта о гербовом сборе. По о</w:t>
      </w:r>
      <w:r>
        <w:t>т</w:t>
      </w:r>
      <w:r>
        <w:t xml:space="preserve">ношению же к «гербовому сбору» размещение контингента в Америке </w:t>
      </w:r>
      <w:r w:rsidRPr="00223AAE">
        <w:t>—</w:t>
      </w:r>
      <w:r>
        <w:t xml:space="preserve"> “вполне разумное” «полицейское мероприятие», цель которого обеспечить готовность к подавлению возможного а</w:t>
      </w:r>
      <w:r>
        <w:t>к</w:t>
      </w:r>
      <w:r>
        <w:t>тивного недовольства нововведёнными н</w:t>
      </w:r>
      <w:r>
        <w:t>а</w:t>
      </w:r>
      <w:r>
        <w:t>логами.</w:t>
      </w:r>
    </w:p>
    <w:p w14:paraId="022660F7" w14:textId="77777777" w:rsidR="00D30B85" w:rsidRDefault="00D30B85" w:rsidP="00873ABF">
      <w:pPr>
        <w:pStyle w:val="PlainText"/>
      </w:pPr>
      <w:r>
        <w:t>В итоге «Великобратания» предприняла попытку усмирить мятеж в колониях, что и прив</w:t>
      </w:r>
      <w:r>
        <w:t>е</w:t>
      </w:r>
      <w:r>
        <w:t xml:space="preserve">ло к войне за независимость США, продолжавшейся с 1775 по </w:t>
      </w:r>
      <w:smartTag w:uri="urn:schemas-microsoft-com:office:smarttags" w:element="metricconverter">
        <w:smartTagPr>
          <w:attr w:name="ProductID" w:val="1783 г"/>
        </w:smartTagPr>
        <w:r>
          <w:t>1783 г</w:t>
        </w:r>
      </w:smartTag>
      <w:r>
        <w:t xml:space="preserve">., в ходе которой в </w:t>
      </w:r>
      <w:smartTag w:uri="urn:schemas-microsoft-com:office:smarttags" w:element="metricconverter">
        <w:smartTagPr>
          <w:attr w:name="ProductID" w:val="1776 г"/>
        </w:smartTagPr>
        <w:r>
          <w:t>1776 г</w:t>
        </w:r>
      </w:smartTag>
      <w:r>
        <w:t>. и б</w:t>
      </w:r>
      <w:r>
        <w:t>ы</w:t>
      </w:r>
      <w:r>
        <w:t xml:space="preserve">ла оглашена “Декларация независимости” североамериканских </w:t>
      </w:r>
      <w:r>
        <w:lastRenderedPageBreak/>
        <w:t>колоний, и они трансформировались в самостоятельное госуда</w:t>
      </w:r>
      <w:r>
        <w:t>р</w:t>
      </w:r>
      <w:r>
        <w:t xml:space="preserve">ство. </w:t>
      </w:r>
    </w:p>
    <w:p w14:paraId="15628ED1" w14:textId="77777777" w:rsidR="00D30B85" w:rsidRDefault="00D30B85" w:rsidP="00C50FE4">
      <w:pPr>
        <w:pStyle w:val="a7"/>
      </w:pPr>
      <w:r>
        <w:t>Так произошла перезагрузка библейского проекта, осущест</w:t>
      </w:r>
      <w:r>
        <w:t>в</w:t>
      </w:r>
      <w:r>
        <w:t>лённая на территории Северо-Американского континента, в каком деле Великобритания исполнила миссию генератора перез</w:t>
      </w:r>
      <w:r>
        <w:t>а</w:t>
      </w:r>
      <w:r>
        <w:t>грузки.</w:t>
      </w:r>
    </w:p>
    <w:p w14:paraId="010DAC6B" w14:textId="775DB978" w:rsidR="00D30B85" w:rsidRDefault="00D30B85" w:rsidP="00873ABF">
      <w:pPr>
        <w:pStyle w:val="PlainText"/>
      </w:pPr>
      <w:r>
        <w:t>Если смотреть на эти события с уровня управления библе</w:t>
      </w:r>
      <w:r>
        <w:t>й</w:t>
      </w:r>
      <w:r>
        <w:t>ским проектом в целом, то судя по всему, правящая “элита” «В</w:t>
      </w:r>
      <w:r>
        <w:t>е</w:t>
      </w:r>
      <w:r>
        <w:t>ликобратании» не вняла каким-то намёкам на тему, что северо-амери</w:t>
      </w:r>
      <w:r>
        <w:softHyphen/>
        <w:t>кан</w:t>
      </w:r>
      <w:r>
        <w:softHyphen/>
        <w:t xml:space="preserve">ские колонии </w:t>
      </w:r>
      <w:r w:rsidRPr="00223AAE">
        <w:t>—</w:t>
      </w:r>
      <w:r>
        <w:t xml:space="preserve"> вовсе не собственность британской к</w:t>
      </w:r>
      <w:r>
        <w:t>о</w:t>
      </w:r>
      <w:r>
        <w:t xml:space="preserve">роны, а являются собственностью других политических сил, по отношению к которым «Великобратания» </w:t>
      </w:r>
      <w:r w:rsidRPr="00223AAE">
        <w:t>—</w:t>
      </w:r>
      <w:r>
        <w:t xml:space="preserve"> только инстр</w:t>
      </w:r>
      <w:r>
        <w:t>у</w:t>
      </w:r>
      <w:r>
        <w:t>мент в их проекте на определённом этапе</w:t>
      </w:r>
      <w:r w:rsidRPr="00BD1AF6">
        <w:t xml:space="preserve"> </w:t>
      </w:r>
      <w:r>
        <w:t>его осуществления. Когда этот этап завершился, то «Великобратании» итогами войны за незав</w:t>
      </w:r>
      <w:r>
        <w:t>и</w:t>
      </w:r>
      <w:r>
        <w:t xml:space="preserve">симость США дали понять, что не надо путаться под ногами у «серьёзных людей», которые делают </w:t>
      </w:r>
      <w:r w:rsidRPr="00304192">
        <w:rPr>
          <w:i/>
        </w:rPr>
        <w:t>гл</w:t>
      </w:r>
      <w:r w:rsidRPr="00304192">
        <w:rPr>
          <w:i/>
        </w:rPr>
        <w:t>о</w:t>
      </w:r>
      <w:r w:rsidRPr="00304192">
        <w:rPr>
          <w:i/>
        </w:rPr>
        <w:t>бальную политику</w:t>
      </w:r>
      <w:r>
        <w:t>.</w:t>
      </w:r>
      <w:r w:rsidRPr="00D30B85">
        <w:rPr>
          <w:vertAlign w:val="superscript"/>
        </w:rPr>
        <w:t>[CXXII]</w:t>
      </w:r>
      <w:r>
        <w:t xml:space="preserve"> </w:t>
      </w:r>
    </w:p>
    <w:p w14:paraId="049C29BD" w14:textId="77777777" w:rsidR="00D30B85" w:rsidRDefault="00D30B85" w:rsidP="00F509F0">
      <w:pPr>
        <w:pStyle w:val="ab"/>
      </w:pPr>
      <w:r>
        <w:t>———————</w:t>
      </w:r>
    </w:p>
    <w:p w14:paraId="75F9F938" w14:textId="77777777" w:rsidR="00D30B85" w:rsidRDefault="00D30B85" w:rsidP="00873ABF">
      <w:pPr>
        <w:pStyle w:val="PlainText"/>
      </w:pPr>
      <w:r>
        <w:t>Теперь можно обратиться к рассмотрению собственно проце</w:t>
      </w:r>
      <w:r>
        <w:t>с</w:t>
      </w:r>
      <w:r>
        <w:t xml:space="preserve">са формирования общества США и его культуры, включая и </w:t>
      </w:r>
      <w:r w:rsidRPr="001806ED">
        <w:rPr>
          <w:i/>
        </w:rPr>
        <w:t>су</w:t>
      </w:r>
      <w:r w:rsidRPr="001806ED">
        <w:rPr>
          <w:i/>
        </w:rPr>
        <w:t>б</w:t>
      </w:r>
      <w:r w:rsidRPr="001806ED">
        <w:rPr>
          <w:i/>
        </w:rPr>
        <w:t>культуру организации управления делами общества государс</w:t>
      </w:r>
      <w:r w:rsidRPr="001806ED">
        <w:rPr>
          <w:i/>
        </w:rPr>
        <w:t>т</w:t>
      </w:r>
      <w:r w:rsidRPr="001806ED">
        <w:rPr>
          <w:i/>
        </w:rPr>
        <w:t>венностью и дире</w:t>
      </w:r>
      <w:r w:rsidRPr="001806ED">
        <w:rPr>
          <w:i/>
        </w:rPr>
        <w:t>к</w:t>
      </w:r>
      <w:r w:rsidRPr="001806ED">
        <w:rPr>
          <w:i/>
        </w:rPr>
        <w:t>торатами предприятий</w:t>
      </w:r>
      <w:r>
        <w:t>.</w:t>
      </w:r>
    </w:p>
    <w:p w14:paraId="11DAE293" w14:textId="77777777" w:rsidR="00D30B85" w:rsidRDefault="00D30B85" w:rsidP="00873ABF">
      <w:pPr>
        <w:pStyle w:val="PlainText"/>
      </w:pPr>
      <w:r>
        <w:t>Начальные условия этого процесса на завершающем этапе предъистории США так</w:t>
      </w:r>
      <w:r>
        <w:t>о</w:t>
      </w:r>
      <w:r>
        <w:t>вы:</w:t>
      </w:r>
    </w:p>
    <w:p w14:paraId="1532D3FB" w14:textId="77777777" w:rsidR="00D30B85" w:rsidRDefault="00D30B85" w:rsidP="00F509F0">
      <w:pPr>
        <w:pStyle w:val="a3"/>
        <w:numPr>
          <w:ilvl w:val="0"/>
          <w:numId w:val="20"/>
        </w:numPr>
        <w:ind w:left="397" w:hanging="227"/>
      </w:pPr>
      <w:r>
        <w:t>В северо-американских колониях сформиров</w:t>
      </w:r>
      <w:r>
        <w:t>а</w:t>
      </w:r>
      <w:r>
        <w:t>лась толпо-“эли</w:t>
      </w:r>
      <w:r>
        <w:softHyphen/>
        <w:t>тарная” социальная система. Колонисты большей частью принадлежат англоязычной культуре. В обществе уже слож</w:t>
      </w:r>
      <w:r>
        <w:t>и</w:t>
      </w:r>
      <w:r>
        <w:t>лась определённая специализация населения по видам де</w:t>
      </w:r>
      <w:r>
        <w:t>я</w:t>
      </w:r>
      <w:r>
        <w:t>тельности: есть те, кто работает в производстве и обеспечив</w:t>
      </w:r>
      <w:r>
        <w:t>а</w:t>
      </w:r>
      <w:r>
        <w:t>ет производство; есть и те, кто управляет жизнью к</w:t>
      </w:r>
      <w:r>
        <w:t>о</w:t>
      </w:r>
      <w:r>
        <w:t xml:space="preserve">лоний. </w:t>
      </w:r>
    </w:p>
    <w:p w14:paraId="59FB0EF6" w14:textId="77777777" w:rsidR="00D30B85" w:rsidRDefault="00D30B85" w:rsidP="00F509F0">
      <w:pPr>
        <w:pStyle w:val="a3"/>
        <w:numPr>
          <w:ilvl w:val="0"/>
          <w:numId w:val="20"/>
        </w:numPr>
        <w:ind w:left="397" w:hanging="227"/>
      </w:pPr>
      <w:r>
        <w:t>В среде тех, кто управляет, развёрнуты структуры масонства, которое является единственной орган</w:t>
      </w:r>
      <w:r>
        <w:t>и</w:t>
      </w:r>
      <w:r>
        <w:t xml:space="preserve">зованной политической силой </w:t>
      </w:r>
      <w:r w:rsidRPr="00223AAE">
        <w:t>—</w:t>
      </w:r>
      <w:r>
        <w:t xml:space="preserve"> проводником определённой концепции упра</w:t>
      </w:r>
      <w:r>
        <w:softHyphen/>
        <w:t>в</w:t>
      </w:r>
      <w:r>
        <w:softHyphen/>
        <w:t>ления глобальной зн</w:t>
      </w:r>
      <w:r>
        <w:t>а</w:t>
      </w:r>
      <w:r>
        <w:t>чимости.</w:t>
      </w:r>
    </w:p>
    <w:p w14:paraId="0F79D7D9" w14:textId="77777777" w:rsidR="00D30B85" w:rsidRDefault="00D30B85" w:rsidP="00F509F0">
      <w:pPr>
        <w:pStyle w:val="a3"/>
        <w:numPr>
          <w:ilvl w:val="0"/>
          <w:numId w:val="20"/>
        </w:numPr>
        <w:ind w:left="397" w:hanging="227"/>
      </w:pPr>
      <w:r>
        <w:t>Если характеризовать индивидов составля</w:t>
      </w:r>
      <w:r>
        <w:t>ю</w:t>
      </w:r>
      <w:r>
        <w:t xml:space="preserve">щих это прото-США-анское общество, то они: </w:t>
      </w:r>
    </w:p>
    <w:p w14:paraId="505A6990" w14:textId="77777777" w:rsidR="00D30B85" w:rsidRDefault="00D30B85" w:rsidP="00F509F0">
      <w:pPr>
        <w:pStyle w:val="2"/>
        <w:numPr>
          <w:ilvl w:val="0"/>
          <w:numId w:val="25"/>
        </w:numPr>
        <w:ind w:left="624" w:hanging="227"/>
      </w:pPr>
      <w:r>
        <w:lastRenderedPageBreak/>
        <w:t xml:space="preserve">в своём большинстве </w:t>
      </w:r>
      <w:r w:rsidRPr="00223AAE">
        <w:t>—</w:t>
      </w:r>
      <w:r>
        <w:t xml:space="preserve"> выходцы из Великобритании и п</w:t>
      </w:r>
      <w:r>
        <w:t>о</w:t>
      </w:r>
      <w:r>
        <w:t>томки выходцев из неё в прошлых поколениях. Но есть и малочисленные выходцы из других стран (некоторые на</w:t>
      </w:r>
      <w:r>
        <w:t>и</w:t>
      </w:r>
      <w:r>
        <w:t>более известные не англичане, внёсшие свой вклад в ст</w:t>
      </w:r>
      <w:r>
        <w:t>а</w:t>
      </w:r>
      <w:r>
        <w:t xml:space="preserve">новление США: Лафайет </w:t>
      </w:r>
      <w:r w:rsidRPr="00223AAE">
        <w:t>—</w:t>
      </w:r>
      <w:r>
        <w:t xml:space="preserve"> француз, Костюшко </w:t>
      </w:r>
      <w:r w:rsidRPr="00223AAE">
        <w:t>—</w:t>
      </w:r>
      <w:r>
        <w:t xml:space="preserve"> поляк, но были и другие, не так широко известные) и их пото</w:t>
      </w:r>
      <w:r>
        <w:t>м</w:t>
      </w:r>
      <w:r>
        <w:t>ки;</w:t>
      </w:r>
    </w:p>
    <w:p w14:paraId="379088F6" w14:textId="77777777" w:rsidR="00D30B85" w:rsidRDefault="00D30B85" w:rsidP="00F509F0">
      <w:pPr>
        <w:pStyle w:val="2"/>
        <w:numPr>
          <w:ilvl w:val="0"/>
          <w:numId w:val="25"/>
        </w:numPr>
        <w:ind w:left="624" w:hanging="227"/>
      </w:pPr>
      <w:r>
        <w:t>если характеризовать их в аспекте психологии, то это л</w:t>
      </w:r>
      <w:r>
        <w:t>ю</w:t>
      </w:r>
      <w:r>
        <w:t>ди, которым не нашлось приемлемого места в структуре общества на их родине, либо которым место на родине н</w:t>
      </w:r>
      <w:r>
        <w:t>а</w:t>
      </w:r>
      <w:r>
        <w:t>шлось, но исторически сложившиеся порядки не нрав</w:t>
      </w:r>
      <w:r>
        <w:t>и</w:t>
      </w:r>
      <w:r>
        <w:t>лись, по каким причинам и те, и другие желали строить н</w:t>
      </w:r>
      <w:r>
        <w:t>о</w:t>
      </w:r>
      <w:r>
        <w:t>вую жизнь и новое общество «с чистого листа»;</w:t>
      </w:r>
    </w:p>
    <w:p w14:paraId="3EE3226E" w14:textId="57FD0BC9" w:rsidR="00D30B85" w:rsidRDefault="00D30B85" w:rsidP="00F509F0">
      <w:pPr>
        <w:pStyle w:val="2"/>
        <w:numPr>
          <w:ilvl w:val="0"/>
          <w:numId w:val="25"/>
        </w:numPr>
        <w:ind w:left="624" w:hanging="227"/>
      </w:pPr>
      <w:r>
        <w:t>при этом они были в большинстве своём инициативные и</w:t>
      </w:r>
      <w:r>
        <w:t>н</w:t>
      </w:r>
      <w:r>
        <w:t>дивидуалисты</w:t>
      </w:r>
      <w:r w:rsidRPr="00D30B85">
        <w:rPr>
          <w:vertAlign w:val="superscript"/>
        </w:rPr>
        <w:t>[CXXIII]</w:t>
      </w:r>
      <w:r>
        <w:t>, однако сп</w:t>
      </w:r>
      <w:r>
        <w:t>о</w:t>
      </w:r>
      <w:r>
        <w:t>собные к корпоративности</w:t>
      </w:r>
      <w:r w:rsidRPr="00D30B85">
        <w:rPr>
          <w:vertAlign w:val="superscript"/>
        </w:rPr>
        <w:t>[CXXIV]</w:t>
      </w:r>
      <w:r>
        <w:t>;</w:t>
      </w:r>
    </w:p>
    <w:p w14:paraId="2AACA05E" w14:textId="346B68AF" w:rsidR="00D30B85" w:rsidRDefault="00D30B85" w:rsidP="00F509F0">
      <w:pPr>
        <w:pStyle w:val="2"/>
        <w:numPr>
          <w:ilvl w:val="0"/>
          <w:numId w:val="25"/>
        </w:numPr>
        <w:ind w:left="624" w:hanging="227"/>
      </w:pPr>
      <w:r>
        <w:t>хотя протестантизм ориентировал их на реализацию тво</w:t>
      </w:r>
      <w:r>
        <w:t>р</w:t>
      </w:r>
      <w:r>
        <w:t>ческого потенциала в своём труде, но он же допускал и п</w:t>
      </w:r>
      <w:r>
        <w:t>а</w:t>
      </w:r>
      <w:r>
        <w:t>разитизм на труде и жизни других, что создавало нравс</w:t>
      </w:r>
      <w:r>
        <w:t>т</w:t>
      </w:r>
      <w:r>
        <w:t>венно-этические возможности и предпосылки к постро</w:t>
      </w:r>
      <w:r>
        <w:t>е</w:t>
      </w:r>
      <w:r>
        <w:t xml:space="preserve">нию иерархии рабовладения </w:t>
      </w:r>
      <w:r w:rsidRPr="00223AAE">
        <w:t>—</w:t>
      </w:r>
      <w:r>
        <w:t xml:space="preserve"> как осознаваемого общес</w:t>
      </w:r>
      <w:r>
        <w:t>т</w:t>
      </w:r>
      <w:r>
        <w:t>вом (в отношении завезённых из Африки негров), так и не осознаваемого (в отношении себя самих «любимых»), ос</w:t>
      </w:r>
      <w:r>
        <w:t>у</w:t>
      </w:r>
      <w:r>
        <w:t>ществляемого посредством разного рода «игр с ненулев</w:t>
      </w:r>
      <w:r>
        <w:t>ы</w:t>
      </w:r>
      <w:r>
        <w:t>ми су</w:t>
      </w:r>
      <w:r>
        <w:t>м</w:t>
      </w:r>
      <w:r>
        <w:t>мами»</w:t>
      </w:r>
      <w:r w:rsidRPr="00D30B85">
        <w:rPr>
          <w:vertAlign w:val="superscript"/>
        </w:rPr>
        <w:t>[CXXV]</w:t>
      </w:r>
      <w:r>
        <w:t>;</w:t>
      </w:r>
    </w:p>
    <w:p w14:paraId="3B90F7C9" w14:textId="77777777" w:rsidR="00D30B85" w:rsidRDefault="00D30B85" w:rsidP="00F509F0">
      <w:pPr>
        <w:pStyle w:val="2"/>
        <w:numPr>
          <w:ilvl w:val="0"/>
          <w:numId w:val="25"/>
        </w:numPr>
        <w:ind w:left="624" w:hanging="227"/>
      </w:pPr>
      <w:r>
        <w:t>также протестантизм с кальвинистским учением о пред</w:t>
      </w:r>
      <w:r>
        <w:t>о</w:t>
      </w:r>
      <w:r>
        <w:t>пределённости спасения души давал “предопределённым к спасению” иллюзию наличия у них морального права на эксплуатацию Божиего попущения в отношении тех, кому, по их мнению, было отказано Богом в спасении души, вплоть до г</w:t>
      </w:r>
      <w:r>
        <w:t>е</w:t>
      </w:r>
      <w:r>
        <w:t>ноцида.</w:t>
      </w:r>
    </w:p>
    <w:p w14:paraId="437EB85B" w14:textId="77777777" w:rsidR="00D30B85" w:rsidRDefault="00D30B85" w:rsidP="00F509F0">
      <w:pPr>
        <w:pStyle w:val="a3"/>
        <w:numPr>
          <w:ilvl w:val="0"/>
          <w:numId w:val="20"/>
        </w:numPr>
        <w:ind w:left="397" w:hanging="227"/>
      </w:pPr>
      <w:r>
        <w:t>Носительницей политической воли в этом обществе была м</w:t>
      </w:r>
      <w:r>
        <w:t>а</w:t>
      </w:r>
      <w:r>
        <w:t>сонская корпорация, изначально являвшаяся региональным филиалом мирового масонства как инструмента осуществл</w:t>
      </w:r>
      <w:r>
        <w:t>е</w:t>
      </w:r>
      <w:r>
        <w:t>ния библейского пр</w:t>
      </w:r>
      <w:r>
        <w:t>о</w:t>
      </w:r>
      <w:r>
        <w:t xml:space="preserve">екта. Именно она: </w:t>
      </w:r>
    </w:p>
    <w:p w14:paraId="6F7348D5" w14:textId="24925E15" w:rsidR="00D30B85" w:rsidRDefault="00D30B85" w:rsidP="00F509F0">
      <w:pPr>
        <w:pStyle w:val="2"/>
        <w:numPr>
          <w:ilvl w:val="0"/>
          <w:numId w:val="25"/>
        </w:numPr>
        <w:ind w:left="624" w:hanging="227"/>
      </w:pPr>
      <w:r>
        <w:t xml:space="preserve">учредила </w:t>
      </w:r>
      <w:r w:rsidRPr="001E162C">
        <w:rPr>
          <w:i/>
        </w:rPr>
        <w:t xml:space="preserve">как основу государственности США </w:t>
      </w:r>
      <w:r>
        <w:t>систему разделения властей в её ныне известном и широко рекл</w:t>
      </w:r>
      <w:r>
        <w:t>а</w:t>
      </w:r>
      <w:r>
        <w:t xml:space="preserve">мируемом виде, однако это всего лишь </w:t>
      </w:r>
      <w:r w:rsidRPr="00223AAE">
        <w:t>—</w:t>
      </w:r>
      <w:r>
        <w:t xml:space="preserve"> программно-адаптив</w:t>
      </w:r>
      <w:r>
        <w:softHyphen/>
        <w:t xml:space="preserve">ный модуль схемы управления предиктор-корректор, т.е. предиктор (концептуальная </w:t>
      </w:r>
      <w:r>
        <w:lastRenderedPageBreak/>
        <w:t>власть) преб</w:t>
      </w:r>
      <w:r>
        <w:t>ы</w:t>
      </w:r>
      <w:r>
        <w:t>вает вне госуда</w:t>
      </w:r>
      <w:r>
        <w:t>р</w:t>
      </w:r>
      <w:r>
        <w:t>ственных институтов США и вне структур их «провинц</w:t>
      </w:r>
      <w:r>
        <w:t>и</w:t>
      </w:r>
      <w:r>
        <w:t>ального»</w:t>
      </w:r>
      <w:r w:rsidRPr="001E162C">
        <w:rPr>
          <w:rStyle w:val="EndnoteReference"/>
        </w:rPr>
        <w:t xml:space="preserve"> </w:t>
      </w:r>
      <w:r w:rsidRPr="00D30B85">
        <w:rPr>
          <w:vertAlign w:val="superscript"/>
        </w:rPr>
        <w:t>[CXXVI]</w:t>
      </w:r>
      <w:r>
        <w:t xml:space="preserve"> масонства;</w:t>
      </w:r>
    </w:p>
    <w:p w14:paraId="34BE020D" w14:textId="77777777" w:rsidR="00D30B85" w:rsidRDefault="00D30B85" w:rsidP="00F509F0">
      <w:pPr>
        <w:pStyle w:val="2"/>
        <w:numPr>
          <w:ilvl w:val="0"/>
          <w:numId w:val="25"/>
        </w:numPr>
        <w:ind w:left="624" w:hanging="227"/>
      </w:pPr>
      <w:r>
        <w:t>организовала работы по созданию и продвижению в пра</w:t>
      </w:r>
      <w:r>
        <w:t>к</w:t>
      </w:r>
      <w:r>
        <w:t>тическую политику начальной версии «софта» (законод</w:t>
      </w:r>
      <w:r>
        <w:t>а</w:t>
      </w:r>
      <w:r>
        <w:t>тельства), необходимого для осуществления программно-адаптивным модулем управленческих функций в обществе;</w:t>
      </w:r>
    </w:p>
    <w:p w14:paraId="78616B23" w14:textId="77777777" w:rsidR="00D30B85" w:rsidRDefault="00D30B85" w:rsidP="00F509F0">
      <w:pPr>
        <w:pStyle w:val="2"/>
        <w:numPr>
          <w:ilvl w:val="0"/>
          <w:numId w:val="25"/>
        </w:numPr>
        <w:ind w:left="624" w:hanging="227"/>
      </w:pPr>
      <w:r>
        <w:t>руководит поддержанием «софта» в актуальном состоянии в ходе исторического развития США, что и обеспечивает соответствие законодательства потребностям текущей и перспективной пол</w:t>
      </w:r>
      <w:r>
        <w:t>и</w:t>
      </w:r>
      <w:r>
        <w:t>тики их заправил.</w:t>
      </w:r>
    </w:p>
    <w:p w14:paraId="4C580351" w14:textId="77777777" w:rsidR="00D30B85" w:rsidRDefault="00D30B85" w:rsidP="00F509F0">
      <w:pPr>
        <w:pStyle w:val="af3"/>
      </w:pPr>
      <w:r>
        <w:t xml:space="preserve">Однако масонство </w:t>
      </w:r>
      <w:r w:rsidRPr="00223AAE">
        <w:t>—</w:t>
      </w:r>
      <w:r>
        <w:t xml:space="preserve"> само по себе концептуально безвлас</w:t>
      </w:r>
      <w:r>
        <w:t>т</w:t>
      </w:r>
      <w:r>
        <w:t>но, т.е. не является предиктором системы управления США, что было отмечено выше, поскольку библейский проект, если и осознаётся теми или иными «братанами» персонально как пр</w:t>
      </w:r>
      <w:r>
        <w:t>о</w:t>
      </w:r>
      <w:r>
        <w:t>ект глобально-поли</w:t>
      </w:r>
      <w:r>
        <w:softHyphen/>
        <w:t>ти</w:t>
      </w:r>
      <w:r>
        <w:softHyphen/>
        <w:t>ческий, то оценивается ими как безал</w:t>
      </w:r>
      <w:r>
        <w:t>ь</w:t>
      </w:r>
      <w:r>
        <w:t xml:space="preserve">тернативный. Всякий региональный филиал масонства </w:t>
      </w:r>
      <w:r w:rsidRPr="00223AAE">
        <w:t>—</w:t>
      </w:r>
      <w:r>
        <w:t xml:space="preserve"> тол</w:t>
      </w:r>
      <w:r>
        <w:t>ь</w:t>
      </w:r>
      <w:r>
        <w:t>ко 1) коллективный зомби-ретранслятор политической воли з</w:t>
      </w:r>
      <w:r>
        <w:t>а</w:t>
      </w:r>
      <w:r>
        <w:t xml:space="preserve">правил </w:t>
      </w:r>
      <w:r w:rsidRPr="008331CF">
        <w:rPr>
          <w:i/>
        </w:rPr>
        <w:t>глобал</w:t>
      </w:r>
      <w:r w:rsidRPr="008331CF">
        <w:rPr>
          <w:i/>
        </w:rPr>
        <w:t>ь</w:t>
      </w:r>
      <w:r w:rsidRPr="008331CF">
        <w:rPr>
          <w:i/>
        </w:rPr>
        <w:t>ного</w:t>
      </w:r>
      <w:r>
        <w:t xml:space="preserve"> библейского проекта по отношению к тому региону, в котором развёрнута сеть «провинциальной» масо</w:t>
      </w:r>
      <w:r>
        <w:t>н</w:t>
      </w:r>
      <w:r>
        <w:t>ской ложи, а также и 2) «интерфейс», на который замыкаются обратные связи в процессе управления региональной социал</w:t>
      </w:r>
      <w:r>
        <w:t>ь</w:t>
      </w:r>
      <w:r>
        <w:t xml:space="preserve">ной системой по полной функции заправилами библейского проекта. </w:t>
      </w:r>
    </w:p>
    <w:p w14:paraId="67841FF4" w14:textId="77777777" w:rsidR="00D30B85" w:rsidRDefault="00D30B85" w:rsidP="00277BCE">
      <w:pPr>
        <w:pStyle w:val="PlainText"/>
        <w:spacing w:before="240"/>
      </w:pPr>
      <w:r>
        <w:t>При этом порабощённые системой действуют на основе в о</w:t>
      </w:r>
      <w:r>
        <w:t>б</w:t>
      </w:r>
      <w:r>
        <w:t>щем-то простой алгоритм</w:t>
      </w:r>
      <w:r>
        <w:t>и</w:t>
      </w:r>
      <w:r>
        <w:t>ки:</w:t>
      </w:r>
    </w:p>
    <w:p w14:paraId="52CAB233" w14:textId="77777777" w:rsidR="00D30B85" w:rsidRDefault="00D30B85" w:rsidP="00F509F0">
      <w:pPr>
        <w:pStyle w:val="ad"/>
        <w:numPr>
          <w:ilvl w:val="0"/>
          <w:numId w:val="34"/>
        </w:numPr>
        <w:spacing w:before="240"/>
        <w:ind w:left="397" w:hanging="340"/>
      </w:pPr>
      <w:r>
        <w:t>Верность Библии отождествляется ими с собстве</w:t>
      </w:r>
      <w:r>
        <w:t>н</w:t>
      </w:r>
      <w:r>
        <w:t>ной если не свершившейся праведностью, то устремлённостью к праве</w:t>
      </w:r>
      <w:r>
        <w:t>д</w:t>
      </w:r>
      <w:r>
        <w:t xml:space="preserve">ности, и это </w:t>
      </w:r>
      <w:r w:rsidRPr="00223AAE">
        <w:t>—</w:t>
      </w:r>
      <w:r>
        <w:t xml:space="preserve"> о</w:t>
      </w:r>
      <w:r>
        <w:t>с</w:t>
      </w:r>
      <w:r>
        <w:t>нова всего дальнейшего.</w:t>
      </w:r>
    </w:p>
    <w:p w14:paraId="45233135" w14:textId="77777777" w:rsidR="00D30B85" w:rsidRDefault="00D30B85" w:rsidP="00F509F0">
      <w:pPr>
        <w:pStyle w:val="ad"/>
        <w:numPr>
          <w:ilvl w:val="0"/>
          <w:numId w:val="34"/>
        </w:numPr>
        <w:ind w:left="397" w:hanging="340"/>
      </w:pPr>
      <w:r>
        <w:t>Библейская социология представляется им как безальтерн</w:t>
      </w:r>
      <w:r>
        <w:t>а</w:t>
      </w:r>
      <w:r>
        <w:t>тивная, ориентированная на в</w:t>
      </w:r>
      <w:r>
        <w:t>о</w:t>
      </w:r>
      <w:r>
        <w:t>площение в жизнь Промысла.</w:t>
      </w:r>
    </w:p>
    <w:p w14:paraId="7223A08F" w14:textId="77777777" w:rsidR="00D30B85" w:rsidRDefault="00D30B85" w:rsidP="00F509F0">
      <w:pPr>
        <w:pStyle w:val="ad"/>
        <w:numPr>
          <w:ilvl w:val="0"/>
          <w:numId w:val="34"/>
        </w:numPr>
        <w:ind w:left="397" w:hanging="340"/>
      </w:pPr>
      <w:r>
        <w:t>Оценивается Божие попущение в отношении окр</w:t>
      </w:r>
      <w:r>
        <w:t>у</w:t>
      </w:r>
      <w:r>
        <w:t>жающих, живущих на основе иных представлений о жизни, не соотве</w:t>
      </w:r>
      <w:r>
        <w:t>т</w:t>
      </w:r>
      <w:r>
        <w:t>ствующих Библии и принятым в системе нормам и традиции истолков</w:t>
      </w:r>
      <w:r>
        <w:t>а</w:t>
      </w:r>
      <w:r>
        <w:t>ния жизни на её основе.</w:t>
      </w:r>
    </w:p>
    <w:p w14:paraId="5BD373C7" w14:textId="77777777" w:rsidR="00D30B85" w:rsidRDefault="00D30B85" w:rsidP="00F509F0">
      <w:pPr>
        <w:pStyle w:val="ad"/>
        <w:numPr>
          <w:ilvl w:val="0"/>
          <w:numId w:val="34"/>
        </w:numPr>
        <w:ind w:left="397" w:hanging="340"/>
      </w:pPr>
      <w:r>
        <w:t>Божие попущение эксплуатируется своекорыстно соответс</w:t>
      </w:r>
      <w:r>
        <w:t>т</w:t>
      </w:r>
      <w:r>
        <w:t xml:space="preserve">венно синтетическому постулату протестантизма и </w:t>
      </w:r>
      <w:r>
        <w:lastRenderedPageBreak/>
        <w:t>буржуа</w:t>
      </w:r>
      <w:r>
        <w:t>з</w:t>
      </w:r>
      <w:r>
        <w:t xml:space="preserve">ного либерализма: </w:t>
      </w:r>
      <w:r w:rsidRPr="003861DB">
        <w:rPr>
          <w:i/>
        </w:rPr>
        <w:t>«праведность выражается в богатстве и иных видах пр</w:t>
      </w:r>
      <w:r w:rsidRPr="003861DB">
        <w:rPr>
          <w:i/>
        </w:rPr>
        <w:t>о</w:t>
      </w:r>
      <w:r w:rsidRPr="003861DB">
        <w:rPr>
          <w:i/>
        </w:rPr>
        <w:t>явления успешности»</w:t>
      </w:r>
      <w:r>
        <w:t>.</w:t>
      </w:r>
    </w:p>
    <w:p w14:paraId="5A0D6D70" w14:textId="77777777" w:rsidR="00D30B85" w:rsidRDefault="00D30B85" w:rsidP="00F509F0">
      <w:pPr>
        <w:pStyle w:val="ad"/>
        <w:numPr>
          <w:ilvl w:val="0"/>
          <w:numId w:val="34"/>
        </w:numPr>
        <w:ind w:left="397" w:hanging="340"/>
      </w:pPr>
      <w:r>
        <w:t>Если кто-то начинает эксплуатировать Божие п</w:t>
      </w:r>
      <w:r>
        <w:t>о</w:t>
      </w:r>
      <w:r>
        <w:t>пущение в отношении приверженцев этой системы, то это искренне ра</w:t>
      </w:r>
      <w:r>
        <w:t>с</w:t>
      </w:r>
      <w:r>
        <w:t>ценивается ими как сатанизм оппонентов, который должен быть подавлен.</w:t>
      </w:r>
    </w:p>
    <w:p w14:paraId="502C3ADA" w14:textId="77777777" w:rsidR="00D30B85" w:rsidRDefault="00D30B85" w:rsidP="00277BCE">
      <w:pPr>
        <w:pStyle w:val="PlainText"/>
        <w:spacing w:before="240"/>
      </w:pPr>
      <w:r>
        <w:t xml:space="preserve">Объективно: </w:t>
      </w:r>
    </w:p>
    <w:p w14:paraId="4BDA9CE1" w14:textId="77777777" w:rsidR="00D30B85" w:rsidRDefault="00D30B85" w:rsidP="00F509F0">
      <w:pPr>
        <w:pStyle w:val="a3"/>
        <w:numPr>
          <w:ilvl w:val="0"/>
          <w:numId w:val="20"/>
        </w:numPr>
        <w:ind w:left="397" w:hanging="227"/>
      </w:pPr>
      <w:r>
        <w:t>П. 4 и п. 5 являются выражением двойственности нравстве</w:t>
      </w:r>
      <w:r>
        <w:t>н</w:t>
      </w:r>
      <w:r>
        <w:t>ных стандартов людей, порабощённых этой системой.</w:t>
      </w:r>
    </w:p>
    <w:p w14:paraId="1CC13BDB" w14:textId="2BB02526" w:rsidR="00D30B85" w:rsidRDefault="00D30B85" w:rsidP="00F509F0">
      <w:pPr>
        <w:pStyle w:val="a3"/>
        <w:numPr>
          <w:ilvl w:val="0"/>
          <w:numId w:val="20"/>
        </w:numPr>
        <w:ind w:left="397" w:hanging="227"/>
      </w:pPr>
      <w:r>
        <w:t xml:space="preserve">По сути своей она </w:t>
      </w:r>
      <w:r w:rsidRPr="00223AAE">
        <w:t>—</w:t>
      </w:r>
      <w:r>
        <w:t xml:space="preserve"> антихристианство, поскольку Христос никогда не эксплуатировал Божие попущение в отношении других (иначе бы Синедриону, в частности, мало бы не пок</w:t>
      </w:r>
      <w:r>
        <w:t>а</w:t>
      </w:r>
      <w:r>
        <w:t>залось), и суть христианской этики именно в осознанном о</w:t>
      </w:r>
      <w:r>
        <w:t>т</w:t>
      </w:r>
      <w:r>
        <w:t xml:space="preserve">казе </w:t>
      </w:r>
      <w:r w:rsidRPr="00223AAE">
        <w:t>—</w:t>
      </w:r>
      <w:r>
        <w:t xml:space="preserve"> </w:t>
      </w:r>
      <w:r w:rsidRPr="00EE2017">
        <w:rPr>
          <w:i/>
        </w:rPr>
        <w:t>даже в ущерб себе —</w:t>
      </w:r>
      <w:r>
        <w:t xml:space="preserve"> от эксплуатации Божиего поп</w:t>
      </w:r>
      <w:r>
        <w:t>у</w:t>
      </w:r>
      <w:r>
        <w:t xml:space="preserve">щения в отношении других, поскольку такой отказ </w:t>
      </w:r>
      <w:r w:rsidRPr="00223AAE">
        <w:t>—</w:t>
      </w:r>
      <w:r>
        <w:t xml:space="preserve"> создаёт предпосылки для их просвещения и приведения к праведн</w:t>
      </w:r>
      <w:r>
        <w:t>о</w:t>
      </w:r>
      <w:r>
        <w:t>сти.</w:t>
      </w:r>
      <w:r w:rsidRPr="00D30B85">
        <w:rPr>
          <w:vertAlign w:val="superscript"/>
        </w:rPr>
        <w:t>[CXXVII]</w:t>
      </w:r>
      <w:r>
        <w:t xml:space="preserve"> </w:t>
      </w:r>
    </w:p>
    <w:p w14:paraId="3C220B6A" w14:textId="671C8694" w:rsidR="00D30B85" w:rsidRDefault="00D30B85" w:rsidP="00F509F0">
      <w:pPr>
        <w:pStyle w:val="a3"/>
        <w:numPr>
          <w:ilvl w:val="0"/>
          <w:numId w:val="20"/>
        </w:numPr>
        <w:ind w:left="397" w:hanging="227"/>
      </w:pPr>
      <w:r>
        <w:t xml:space="preserve">В отличие от рабов библейского проекта, для его заправил приверженность п. 3 и п. 4 </w:t>
      </w:r>
      <w:r w:rsidRPr="00223AAE">
        <w:t>—</w:t>
      </w:r>
      <w:r>
        <w:t xml:space="preserve"> не искре</w:t>
      </w:r>
      <w:r>
        <w:t>н</w:t>
      </w:r>
      <w:r>
        <w:t xml:space="preserve">нее заблуждение, а их осознанная нравственно-этическая и религиозная позиция, поскольку они не могут не осознавать своё противодействие Божиему Промыслу, ибо они </w:t>
      </w:r>
      <w:r w:rsidRPr="00223AAE">
        <w:t>—</w:t>
      </w:r>
      <w:r>
        <w:t xml:space="preserve"> вовсе не такие идиоты, чт</w:t>
      </w:r>
      <w:r>
        <w:t>о</w:t>
      </w:r>
      <w:r>
        <w:t>бы не понять общую суть Единого Завета, выраженную во всех Откровениях Свыше, положивших начало всем так называ</w:t>
      </w:r>
      <w:r>
        <w:t>е</w:t>
      </w:r>
      <w:r>
        <w:t>мым «авраамическим рел</w:t>
      </w:r>
      <w:r>
        <w:t>и</w:t>
      </w:r>
      <w:r>
        <w:t>гиям»</w:t>
      </w:r>
      <w:r w:rsidRPr="00D30B85">
        <w:rPr>
          <w:vertAlign w:val="superscript"/>
        </w:rPr>
        <w:t>[CXXVIII]</w:t>
      </w:r>
      <w:r>
        <w:t xml:space="preserve">. </w:t>
      </w:r>
    </w:p>
    <w:p w14:paraId="011CA699" w14:textId="77777777" w:rsidR="00D30B85" w:rsidRDefault="00D30B85" w:rsidP="00F509F0">
      <w:pPr>
        <w:pStyle w:val="a3"/>
        <w:numPr>
          <w:ilvl w:val="0"/>
          <w:numId w:val="20"/>
        </w:numPr>
        <w:ind w:left="397" w:hanging="227"/>
      </w:pPr>
      <w:r>
        <w:t>Жертвой этой их позиции пало коренное население Северо-Американского континента, которое виновато только в том, что уклонилось в область попущения Божиего больше, неж</w:t>
      </w:r>
      <w:r>
        <w:t>е</w:t>
      </w:r>
      <w:r>
        <w:t>ли заправилы библейского проекта и их подопечные, и пот</w:t>
      </w:r>
      <w:r>
        <w:t>о</w:t>
      </w:r>
      <w:r>
        <w:t>му не смогло поставить колонистов на место и научить их праведной жи</w:t>
      </w:r>
      <w:r>
        <w:t>з</w:t>
      </w:r>
      <w:r>
        <w:t>ни.</w:t>
      </w:r>
    </w:p>
    <w:p w14:paraId="432FDAD4" w14:textId="77777777" w:rsidR="00D30B85" w:rsidRDefault="00D30B85" w:rsidP="00F509F0">
      <w:pPr>
        <w:pStyle w:val="ab"/>
      </w:pPr>
      <w:r>
        <w:t>*         *         *</w:t>
      </w:r>
    </w:p>
    <w:p w14:paraId="1DEAC70B" w14:textId="77777777" w:rsidR="00D30B85" w:rsidRDefault="00D30B85" w:rsidP="00873ABF">
      <w:pPr>
        <w:pStyle w:val="PlainText"/>
      </w:pPr>
      <w:r>
        <w:t>Соответственно описанной выше алгоритмике и нравственно-религиозным принципам заправил би</w:t>
      </w:r>
      <w:r>
        <w:t>б</w:t>
      </w:r>
      <w:r>
        <w:t xml:space="preserve">лейского проекта, такие исторические факты, как: </w:t>
      </w:r>
    </w:p>
    <w:p w14:paraId="52E2AFA3" w14:textId="77777777" w:rsidR="00D30B85" w:rsidRDefault="00D30B85" w:rsidP="00F509F0">
      <w:pPr>
        <w:pStyle w:val="a3"/>
        <w:numPr>
          <w:ilvl w:val="0"/>
          <w:numId w:val="20"/>
        </w:numPr>
        <w:ind w:left="397" w:hanging="227"/>
      </w:pPr>
      <w:r>
        <w:t xml:space="preserve">уничтожение Дрездена американской и британской авиацией в ночь с 13 на 14 февраля </w:t>
      </w:r>
      <w:smartTag w:uri="urn:schemas-microsoft-com:office:smarttags" w:element="metricconverter">
        <w:smartTagPr>
          <w:attr w:name="ProductID" w:val="1945 г"/>
        </w:smartTagPr>
        <w:r>
          <w:t>1945 г</w:t>
        </w:r>
      </w:smartTag>
      <w:r>
        <w:t xml:space="preserve">., </w:t>
      </w:r>
    </w:p>
    <w:p w14:paraId="5D78D45C" w14:textId="77777777" w:rsidR="00D30B85" w:rsidRDefault="00D30B85" w:rsidP="00F509F0">
      <w:pPr>
        <w:pStyle w:val="a3"/>
        <w:numPr>
          <w:ilvl w:val="0"/>
          <w:numId w:val="20"/>
        </w:numPr>
        <w:ind w:left="397" w:hanging="227"/>
      </w:pPr>
      <w:r>
        <w:lastRenderedPageBreak/>
        <w:t>ядерные бомбардировки Хиросимы и Н</w:t>
      </w:r>
      <w:r>
        <w:t>а</w:t>
      </w:r>
      <w:r>
        <w:t xml:space="preserve">гасаки, </w:t>
      </w:r>
    </w:p>
    <w:p w14:paraId="7F77A695" w14:textId="77777777" w:rsidR="00D30B85" w:rsidRDefault="00D30B85" w:rsidP="00F509F0">
      <w:pPr>
        <w:pStyle w:val="a3"/>
        <w:numPr>
          <w:ilvl w:val="0"/>
          <w:numId w:val="20"/>
        </w:numPr>
        <w:ind w:left="397" w:hanging="227"/>
      </w:pPr>
      <w:r>
        <w:t xml:space="preserve">ковровые бомбардировки Вьетнама, </w:t>
      </w:r>
    </w:p>
    <w:p w14:paraId="2C3EA82D" w14:textId="77777777" w:rsidR="00D30B85" w:rsidRDefault="00D30B85" w:rsidP="00F509F0">
      <w:pPr>
        <w:pStyle w:val="a3"/>
        <w:numPr>
          <w:ilvl w:val="0"/>
          <w:numId w:val="20"/>
        </w:numPr>
        <w:ind w:left="397" w:hanging="227"/>
      </w:pPr>
      <w:r>
        <w:t>ковровые бомбардировки городов Сербии после распада Югославии,</w:t>
      </w:r>
    </w:p>
    <w:p w14:paraId="7AC69E89" w14:textId="77777777" w:rsidR="00D30B85" w:rsidRDefault="00D30B85" w:rsidP="003F0816">
      <w:pPr>
        <w:pStyle w:val="PlainText"/>
        <w:ind w:firstLine="0"/>
      </w:pPr>
      <w:r w:rsidRPr="00223AAE">
        <w:t>—</w:t>
      </w:r>
      <w:r>
        <w:t xml:space="preserve"> объективно неизбежные следствия этой алгоритмики и нравс</w:t>
      </w:r>
      <w:r>
        <w:t>т</w:t>
      </w:r>
      <w:r>
        <w:t>венно-религиозных принципов заправил библейского проекта.</w:t>
      </w:r>
    </w:p>
    <w:p w14:paraId="30BCE5F5" w14:textId="38C4B3FF" w:rsidR="00D30B85" w:rsidRDefault="00D30B85" w:rsidP="00C50FE4">
      <w:pPr>
        <w:pStyle w:val="a7"/>
      </w:pPr>
      <w:r>
        <w:t xml:space="preserve">Также необходимо упомянуть один из не осуществлённых Вашингтоном проектов геноцида </w:t>
      </w:r>
      <w:r w:rsidRPr="00223AAE">
        <w:t>—</w:t>
      </w:r>
      <w:r>
        <w:t xml:space="preserve"> план «Дропшот» нап</w:t>
      </w:r>
      <w:r>
        <w:t>а</w:t>
      </w:r>
      <w:r>
        <w:t>дения на СССР с массированным применением ядерного оружия, который не был осуществлён единственно потому, что к запланированному сроку нападения США утратили свою монополию на ядерное оружие и средства его доставки, вследствие чего ожидаемый ущерб от войны для себя оцен</w:t>
      </w:r>
      <w:r>
        <w:t>и</w:t>
      </w:r>
      <w:r>
        <w:t>ли как неприемлемый</w:t>
      </w:r>
      <w:r w:rsidRPr="00D30B85">
        <w:rPr>
          <w:vertAlign w:val="superscript"/>
        </w:rPr>
        <w:t>[CXXIX]</w:t>
      </w:r>
      <w:r>
        <w:t>.</w:t>
      </w:r>
    </w:p>
    <w:p w14:paraId="59CEA8F7" w14:textId="77777777" w:rsidR="00D30B85" w:rsidRDefault="00D30B85" w:rsidP="00873ABF">
      <w:pPr>
        <w:pStyle w:val="PlainText"/>
      </w:pPr>
      <w:r>
        <w:t>С позиций этой алгоритмики все, кто живёт вне норм либ</w:t>
      </w:r>
      <w:r>
        <w:t>е</w:t>
      </w:r>
      <w:r>
        <w:t>рально-буржуазного проекта и осознанно или бессознательно противится переходу их обществ к этому образу жизни, реализ</w:t>
      </w:r>
      <w:r>
        <w:t>о</w:t>
      </w:r>
      <w:r>
        <w:t xml:space="preserve">ванному в США, </w:t>
      </w:r>
      <w:r w:rsidRPr="00223AAE">
        <w:t>—</w:t>
      </w:r>
      <w:r>
        <w:t xml:space="preserve"> дикари, подлежащие безжалостному и бе</w:t>
      </w:r>
      <w:r>
        <w:t>з</w:t>
      </w:r>
      <w:r>
        <w:t xml:space="preserve">пощадному уничтожению. </w:t>
      </w:r>
    </w:p>
    <w:p w14:paraId="6834F813" w14:textId="77777777" w:rsidR="00D30B85" w:rsidRDefault="00D30B85" w:rsidP="00C50FE4">
      <w:pPr>
        <w:pStyle w:val="a7"/>
      </w:pPr>
      <w:r>
        <w:t>Поэтому, если кто-то не прочувствовал такого рода эк</w:t>
      </w:r>
      <w:r>
        <w:t>с</w:t>
      </w:r>
      <w:r>
        <w:t>порта свободы и демократии из США на себе, то это не потому, что США это не свойственно либо описанное выше было час</w:t>
      </w:r>
      <w:r>
        <w:t>т</w:t>
      </w:r>
      <w:r>
        <w:t>ными эпизодами в их истории, а просто потому, что ваша очередь ещё не пришла…</w:t>
      </w:r>
    </w:p>
    <w:p w14:paraId="531DE3C4" w14:textId="77777777" w:rsidR="00D30B85" w:rsidRDefault="00D30B85" w:rsidP="00873ABF">
      <w:pPr>
        <w:pStyle w:val="PlainText"/>
      </w:pPr>
      <w:r>
        <w:t>Но и вполне лояльные либерально-буржуазному у</w:t>
      </w:r>
      <w:r>
        <w:t>к</w:t>
      </w:r>
      <w:r>
        <w:t>ладу США их граждане не гарантированы от того, чт</w:t>
      </w:r>
      <w:r>
        <w:t>о</w:t>
      </w:r>
      <w:r>
        <w:t>бы вкусить плоды этой алгоритмики и нравственно-религиозных принципов заправил библейского прое</w:t>
      </w:r>
      <w:r>
        <w:t>к</w:t>
      </w:r>
      <w:r>
        <w:t>та:</w:t>
      </w:r>
    </w:p>
    <w:p w14:paraId="3CB7C180" w14:textId="77777777" w:rsidR="00D30B85" w:rsidRDefault="00D30B85" w:rsidP="00F509F0">
      <w:pPr>
        <w:pStyle w:val="a3"/>
        <w:numPr>
          <w:ilvl w:val="0"/>
          <w:numId w:val="20"/>
        </w:numPr>
        <w:ind w:left="397" w:hanging="227"/>
      </w:pPr>
      <w:r>
        <w:t>подрыв американского броненосца “Мэн” и его гибель на рейде Гаваны с целью обвинения Испании в этом преступл</w:t>
      </w:r>
      <w:r>
        <w:t>е</w:t>
      </w:r>
      <w:r>
        <w:t>нии и создания повода к войне за лишение Испании статуса колониальной империи и установление собственного контр</w:t>
      </w:r>
      <w:r>
        <w:t>о</w:t>
      </w:r>
      <w:r>
        <w:t>ля над её бы</w:t>
      </w:r>
      <w:r>
        <w:t>в</w:t>
      </w:r>
      <w:r>
        <w:t>шими колониями;</w:t>
      </w:r>
    </w:p>
    <w:p w14:paraId="70872988" w14:textId="0EE145F2" w:rsidR="00D30B85" w:rsidRDefault="00D30B85" w:rsidP="00F509F0">
      <w:pPr>
        <w:pStyle w:val="a3"/>
        <w:numPr>
          <w:ilvl w:val="0"/>
          <w:numId w:val="20"/>
        </w:numPr>
        <w:ind w:left="397" w:hanging="227"/>
      </w:pPr>
      <w:r>
        <w:t xml:space="preserve">провоцирование Японии на </w:t>
      </w:r>
      <w:r w:rsidRPr="00A74AAB">
        <w:rPr>
          <w:i/>
        </w:rPr>
        <w:t>превентивную</w:t>
      </w:r>
      <w:r>
        <w:t xml:space="preserve"> войну против США и умышленное создание условий, обеспечивших вн</w:t>
      </w:r>
      <w:r>
        <w:t>е</w:t>
      </w:r>
      <w:r>
        <w:t>запность и успешность нападения японцев на Перл-</w:t>
      </w:r>
      <w:r>
        <w:lastRenderedPageBreak/>
        <w:t>Харбор</w:t>
      </w:r>
      <w:r w:rsidRPr="00D30B85">
        <w:rPr>
          <w:vertAlign w:val="superscript"/>
        </w:rPr>
        <w:t>[CXXX]</w:t>
      </w:r>
      <w:r>
        <w:t>, чтобы гибель кораблей и людей в этой базе стала национал</w:t>
      </w:r>
      <w:r>
        <w:t>ь</w:t>
      </w:r>
      <w:r>
        <w:t>ной трагедией, под морально-психологическим воздействием которой американцы согласятся с прекращением политики изоляционизма и вступлением США во вторую мировую во</w:t>
      </w:r>
      <w:r>
        <w:t>й</w:t>
      </w:r>
      <w:r>
        <w:t>ну ХХ века;</w:t>
      </w:r>
    </w:p>
    <w:p w14:paraId="0C51450A" w14:textId="77777777" w:rsidR="00D30B85" w:rsidRDefault="00D30B85" w:rsidP="00F509F0">
      <w:pPr>
        <w:pStyle w:val="a3"/>
        <w:numPr>
          <w:ilvl w:val="0"/>
          <w:numId w:val="20"/>
        </w:numPr>
        <w:ind w:left="397" w:hanging="227"/>
      </w:pPr>
      <w:r>
        <w:t xml:space="preserve">подрыв вместе с людьми в Нью-Йорке зданий Всемирного торгового центра 11 сентября </w:t>
      </w:r>
      <w:smartTag w:uri="urn:schemas-microsoft-com:office:smarttags" w:element="metricconverter">
        <w:smartTagPr>
          <w:attr w:name="ProductID" w:val="2001 г"/>
        </w:smartTagPr>
        <w:r>
          <w:t>2001 г</w:t>
        </w:r>
      </w:smartTag>
      <w:r>
        <w:t xml:space="preserve">., провокация </w:t>
      </w:r>
      <w:r w:rsidRPr="00223AAE">
        <w:t>—</w:t>
      </w:r>
      <w:r>
        <w:t xml:space="preserve"> давшая повод к вторжению в Афганистан и Ирак, где жертвами во</w:t>
      </w:r>
      <w:r>
        <w:t>й</w:t>
      </w:r>
      <w:r>
        <w:t xml:space="preserve">ны стало множество простых людей, </w:t>
      </w:r>
    </w:p>
    <w:p w14:paraId="24D24336" w14:textId="77777777" w:rsidR="00D30B85" w:rsidRPr="008B22A8" w:rsidRDefault="00D30B85" w:rsidP="00873ABF">
      <w:pPr>
        <w:pStyle w:val="PlainText"/>
      </w:pPr>
      <w:r w:rsidRPr="00223AAE">
        <w:t>—</w:t>
      </w:r>
      <w:r>
        <w:t xml:space="preserve"> это только наиболее известные примеры такого р</w:t>
      </w:r>
      <w:r>
        <w:t>о</w:t>
      </w:r>
      <w:r>
        <w:t>да, когда жертвами описанных выше а</w:t>
      </w:r>
      <w:r>
        <w:t>л</w:t>
      </w:r>
      <w:r>
        <w:t>горитмики и нравственно-религиозных принципов заправил би</w:t>
      </w:r>
      <w:r>
        <w:t>б</w:t>
      </w:r>
      <w:r>
        <w:t>лейского проекта ста</w:t>
      </w:r>
      <w:r>
        <w:softHyphen/>
        <w:t>новились возомнившие о своей свободе рабы либерально-буржуазной версии проекта, ядром которой являю</w:t>
      </w:r>
      <w:r>
        <w:t>т</w:t>
      </w:r>
      <w:r>
        <w:t>ся США.</w:t>
      </w:r>
    </w:p>
    <w:p w14:paraId="31693966" w14:textId="77777777" w:rsidR="00D30B85" w:rsidRPr="003861DB" w:rsidRDefault="00D30B85" w:rsidP="00F509F0">
      <w:pPr>
        <w:pStyle w:val="ab"/>
      </w:pPr>
      <w:r>
        <w:t>*                   *</w:t>
      </w:r>
      <w:r>
        <w:br/>
        <w:t>*</w:t>
      </w:r>
    </w:p>
    <w:p w14:paraId="2CCBBC2C" w14:textId="77777777" w:rsidR="00D30B85" w:rsidRDefault="00D30B85" w:rsidP="00873ABF">
      <w:pPr>
        <w:pStyle w:val="PlainText"/>
      </w:pPr>
      <w:r>
        <w:t>Таковы были исходные данные и начальные условия для р</w:t>
      </w:r>
      <w:r>
        <w:t>е</w:t>
      </w:r>
      <w:r>
        <w:t>шения глобально-политической задачи создания «новой Атлант</w:t>
      </w:r>
      <w:r>
        <w:t>и</w:t>
      </w:r>
      <w:r>
        <w:t>ды». Для её создания требовалось нарастить численность насел</w:t>
      </w:r>
      <w:r>
        <w:t>е</w:t>
      </w:r>
      <w:r>
        <w:t>ния, интегрированного в культуру, целенаправленно формиру</w:t>
      </w:r>
      <w:r>
        <w:t>е</w:t>
      </w:r>
      <w:r>
        <w:t>мую на основе описанной выше алгоритмики из 5 пунктов и принципов, выраженных П.И.Пестелем. Наращивание численн</w:t>
      </w:r>
      <w:r>
        <w:t>о</w:t>
      </w:r>
      <w:r>
        <w:t>сти населения протекало общеизвестными двумя путями: естес</w:t>
      </w:r>
      <w:r>
        <w:t>т</w:t>
      </w:r>
      <w:r>
        <w:t>венно-биологическое «расширенное» воспроизводство на месте и приток новых переселе</w:t>
      </w:r>
      <w:r>
        <w:t>н</w:t>
      </w:r>
      <w:r>
        <w:t>цев из других регионов планеты.</w:t>
      </w:r>
    </w:p>
    <w:p w14:paraId="1EFEADB7" w14:textId="77777777" w:rsidR="00D30B85" w:rsidRDefault="00D30B85" w:rsidP="00873ABF">
      <w:pPr>
        <w:pStyle w:val="PlainText"/>
      </w:pPr>
      <w:r>
        <w:t>Что касается рождённых в штатах, то они росли в условиях действия принципа, сформулированного Пестелем, и под его да</w:t>
      </w:r>
      <w:r>
        <w:t>в</w:t>
      </w:r>
      <w:r>
        <w:t>лением становились в бол</w:t>
      </w:r>
      <w:r>
        <w:t>ь</w:t>
      </w:r>
      <w:r>
        <w:t>шинстве своём таковыми, какими их делало правление и законы, под властью которых они вырастали. А масонство обеспечивало соответствие законов проекту, а пра</w:t>
      </w:r>
      <w:r>
        <w:t>в</w:t>
      </w:r>
      <w:r>
        <w:t xml:space="preserve">ления </w:t>
      </w:r>
      <w:r w:rsidRPr="00223AAE">
        <w:t>—</w:t>
      </w:r>
      <w:r>
        <w:t xml:space="preserve"> законам, безжалостно пресекая всевозможные уклонения от предписываемых через него правил. Предъистория общества вследствие её «обнуления» этому процессу не мешала.</w:t>
      </w:r>
    </w:p>
    <w:p w14:paraId="2B5B1521" w14:textId="77777777" w:rsidR="00D30B85" w:rsidRDefault="00D30B85" w:rsidP="00873ABF">
      <w:pPr>
        <w:pStyle w:val="PlainText"/>
      </w:pPr>
      <w:r>
        <w:t>Может быть высказано возражение в том смысле, что выхо</w:t>
      </w:r>
      <w:r>
        <w:t>д</w:t>
      </w:r>
      <w:r>
        <w:t>цы из Европы и других стран, будучи представителям своих нар</w:t>
      </w:r>
      <w:r>
        <w:t>о</w:t>
      </w:r>
      <w:r>
        <w:t xml:space="preserve">дов, не могли </w:t>
      </w:r>
      <w:r w:rsidRPr="00EE2017">
        <w:rPr>
          <w:i/>
        </w:rPr>
        <w:t>не принести в д</w:t>
      </w:r>
      <w:r w:rsidRPr="00EE2017">
        <w:rPr>
          <w:i/>
        </w:rPr>
        <w:t>у</w:t>
      </w:r>
      <w:r w:rsidRPr="00EE2017">
        <w:rPr>
          <w:i/>
        </w:rPr>
        <w:t>хе своих родовых эгрегоров</w:t>
      </w:r>
      <w:r>
        <w:t xml:space="preserve"> и некой предъистории, свойственной каждому из них. </w:t>
      </w:r>
    </w:p>
    <w:p w14:paraId="6046700C" w14:textId="77777777" w:rsidR="00D30B85" w:rsidRDefault="00D30B85" w:rsidP="00873ABF">
      <w:pPr>
        <w:pStyle w:val="PlainText"/>
      </w:pPr>
      <w:r>
        <w:lastRenderedPageBreak/>
        <w:t xml:space="preserve">В действительности это скорее «совсем не так», нежели «не совсем так». </w:t>
      </w:r>
    </w:p>
    <w:p w14:paraId="09456D21" w14:textId="77777777" w:rsidR="00D30B85" w:rsidRDefault="00D30B85" w:rsidP="00F509F0">
      <w:pPr>
        <w:pStyle w:val="a3"/>
        <w:numPr>
          <w:ilvl w:val="0"/>
          <w:numId w:val="20"/>
        </w:numPr>
        <w:ind w:left="397" w:hanging="227"/>
      </w:pPr>
      <w:r>
        <w:t>Первые переселенцы, направляясь в Америку, уже были о</w:t>
      </w:r>
      <w:r>
        <w:t>т</w:t>
      </w:r>
      <w:r>
        <w:t>вергнуты эгрегорами обществ, в которых они выросли; те, кто не был отвергнут эгрегорами их обществ, сами отвергали эти эгрегоры. В любом случае контуры информационного обмена с прежними эгрегорами, нёсшими предъисторию этнического происхождения новых американцев, рвались и доступ к этой информации блокирова</w:t>
      </w:r>
      <w:r>
        <w:t>л</w:t>
      </w:r>
      <w:r>
        <w:t>ся.</w:t>
      </w:r>
    </w:p>
    <w:p w14:paraId="47784CA0" w14:textId="77777777" w:rsidR="00D30B85" w:rsidRDefault="00D30B85" w:rsidP="00F509F0">
      <w:pPr>
        <w:pStyle w:val="a3"/>
        <w:numPr>
          <w:ilvl w:val="0"/>
          <w:numId w:val="20"/>
        </w:numPr>
        <w:ind w:left="397" w:hanging="227"/>
      </w:pPr>
      <w:r>
        <w:t>Те переселенцы, которые приезжали в Америку, когда оп</w:t>
      </w:r>
      <w:r>
        <w:t>и</w:t>
      </w:r>
      <w:r>
        <w:t>санные выше начальные условия формирования общества «новой Атлантиды» уже успели сложиться, представляли с</w:t>
      </w:r>
      <w:r>
        <w:t>о</w:t>
      </w:r>
      <w:r>
        <w:t>бой одиночек, оторванных от эгрегоров своих прежних о</w:t>
      </w:r>
      <w:r>
        <w:t>б</w:t>
      </w:r>
      <w:r>
        <w:t>ществ. Они либо включались в эгрегор нового американского общества, информационно-алгоритмическое наполнение к</w:t>
      </w:r>
      <w:r>
        <w:t>о</w:t>
      </w:r>
      <w:r>
        <w:t>торого было сформировано и отфильтровано масонством, л</w:t>
      </w:r>
      <w:r>
        <w:t>и</w:t>
      </w:r>
      <w:r>
        <w:t>бо, если не могли в него включиться по причине несовмест</w:t>
      </w:r>
      <w:r>
        <w:t>и</w:t>
      </w:r>
      <w:r>
        <w:t xml:space="preserve">мости с ним своей индивидуальной психики, </w:t>
      </w:r>
      <w:r w:rsidRPr="00223AAE">
        <w:t>—</w:t>
      </w:r>
      <w:r>
        <w:t xml:space="preserve"> погибали на чужбине либо возвращались в старый свет.</w:t>
      </w:r>
    </w:p>
    <w:p w14:paraId="6D207475" w14:textId="5903C693" w:rsidR="00D30B85" w:rsidRDefault="00D30B85" w:rsidP="00F509F0">
      <w:pPr>
        <w:pStyle w:val="a3"/>
        <w:numPr>
          <w:ilvl w:val="0"/>
          <w:numId w:val="20"/>
        </w:numPr>
        <w:ind w:left="397" w:hanging="227"/>
      </w:pPr>
      <w:r>
        <w:t>Кроме того, в жизни всякого индивида подчас ещё большую роль, чем эгрегоры, играет непосредственное общение с др</w:t>
      </w:r>
      <w:r>
        <w:t>у</w:t>
      </w:r>
      <w:r>
        <w:t>гими людьми: сидящий в одиночном заключении не утрач</w:t>
      </w:r>
      <w:r>
        <w:t>и</w:t>
      </w:r>
      <w:r>
        <w:t>вает большинства эгрегориальных связей, но дефицит прям</w:t>
      </w:r>
      <w:r>
        <w:t>о</w:t>
      </w:r>
      <w:r>
        <w:t>го и опосредованного общения с людьми влечёт деградацию оказавшихся в таком заключении людей в большинстве сл</w:t>
      </w:r>
      <w:r>
        <w:t>у</w:t>
      </w:r>
      <w:r>
        <w:t xml:space="preserve">чаев. Поэтому по приезде в «новый свет» возникала ситуация взаимодействия </w:t>
      </w:r>
      <w:r w:rsidRPr="001B2B3E">
        <w:rPr>
          <w:i/>
        </w:rPr>
        <w:t>«сложившаяся в США социальная среда, живущая своею жизнью, своими проблемами, — с одной стор</w:t>
      </w:r>
      <w:r w:rsidRPr="001B2B3E">
        <w:rPr>
          <w:i/>
        </w:rPr>
        <w:t>о</w:t>
      </w:r>
      <w:r w:rsidRPr="001B2B3E">
        <w:rPr>
          <w:i/>
        </w:rPr>
        <w:t>ны, и с другой стороны — вновь приехавший индивид»</w:t>
      </w:r>
      <w:r>
        <w:t xml:space="preserve">, который пребывает в состоянии некоторой растерянности и, чтобы психологически не сломаться и выжить (для начала), он должен научиться нормам жизни этого общества. Другие такие же, как и он сам приезжие </w:t>
      </w:r>
      <w:r w:rsidRPr="00223AAE">
        <w:t>—</w:t>
      </w:r>
      <w:r>
        <w:t xml:space="preserve"> плохие ему помощники</w:t>
      </w:r>
      <w:r w:rsidRPr="00D46E2E">
        <w:t xml:space="preserve"> </w:t>
      </w:r>
      <w:r>
        <w:t>в этом деле, поскольку сами пребывают в состоянии такой же растерянности и неготовности к жизни по нормам нового для них общества</w:t>
      </w:r>
      <w:r w:rsidRPr="00D30B85">
        <w:rPr>
          <w:vertAlign w:val="superscript"/>
        </w:rPr>
        <w:t>[CXXXI]</w:t>
      </w:r>
      <w:r>
        <w:t xml:space="preserve">. Непривычная социальная среда прессует и форматирует их поодиночке так, чтобы они соответствовали </w:t>
      </w:r>
      <w:r>
        <w:lastRenderedPageBreak/>
        <w:t>её нормам. Кто не может к ней при</w:t>
      </w:r>
      <w:r>
        <w:softHyphen/>
        <w:t>способиться, тот погибает либо уезж</w:t>
      </w:r>
      <w:r>
        <w:t>а</w:t>
      </w:r>
      <w:r>
        <w:t>ет.</w:t>
      </w:r>
    </w:p>
    <w:p w14:paraId="1120A0A5" w14:textId="34053687" w:rsidR="00D30B85" w:rsidRDefault="00D30B85" w:rsidP="00C50FE4">
      <w:pPr>
        <w:pStyle w:val="a9"/>
      </w:pPr>
      <w:r>
        <w:t>Сказанное в двух предъидущих абзацах касается всех в</w:t>
      </w:r>
      <w:r>
        <w:t>ы</w:t>
      </w:r>
      <w:r>
        <w:t>ходцев из других культур, включая и африканцев, кот</w:t>
      </w:r>
      <w:r>
        <w:t>о</w:t>
      </w:r>
      <w:r>
        <w:t>рых привозили в США в качестве р</w:t>
      </w:r>
      <w:r>
        <w:t>а</w:t>
      </w:r>
      <w:r>
        <w:t>бов.</w:t>
      </w:r>
      <w:r w:rsidRPr="00D30B85">
        <w:rPr>
          <w:b w:val="0"/>
          <w:vertAlign w:val="superscript"/>
        </w:rPr>
        <w:t>[CXXXII]</w:t>
      </w:r>
    </w:p>
    <w:p w14:paraId="2BBFA266" w14:textId="432315CC" w:rsidR="00D30B85" w:rsidRDefault="00D30B85" w:rsidP="00873ABF">
      <w:pPr>
        <w:pStyle w:val="PlainText"/>
      </w:pPr>
      <w:r>
        <w:t xml:space="preserve">Национальное своеобразие культур в США </w:t>
      </w:r>
      <w:r w:rsidRPr="007C4FF1">
        <w:rPr>
          <w:i/>
        </w:rPr>
        <w:t>до начала масс</w:t>
      </w:r>
      <w:r w:rsidRPr="007C4FF1">
        <w:rPr>
          <w:i/>
        </w:rPr>
        <w:t>о</w:t>
      </w:r>
      <w:r w:rsidRPr="007C4FF1">
        <w:rPr>
          <w:i/>
        </w:rPr>
        <w:t>вой и во многом неконтролируемой федеральным правительс</w:t>
      </w:r>
      <w:r w:rsidRPr="007C4FF1">
        <w:rPr>
          <w:i/>
        </w:rPr>
        <w:t>т</w:t>
      </w:r>
      <w:r w:rsidRPr="007C4FF1">
        <w:rPr>
          <w:i/>
        </w:rPr>
        <w:t>вом иммиграции, начавшейся со второй половины ХХ века,</w:t>
      </w:r>
      <w:r>
        <w:t xml:space="preserve"> имело место только в границах жилища, в котором жили семьи имм</w:t>
      </w:r>
      <w:r>
        <w:t>и</w:t>
      </w:r>
      <w:r>
        <w:t xml:space="preserve">грантов и их потомков, не забывших какие-то </w:t>
      </w:r>
      <w:r w:rsidRPr="00A20C03">
        <w:rPr>
          <w:i/>
        </w:rPr>
        <w:t>элементы культ</w:t>
      </w:r>
      <w:r w:rsidRPr="00A20C03">
        <w:rPr>
          <w:i/>
        </w:rPr>
        <w:t>у</w:t>
      </w:r>
      <w:r w:rsidRPr="00A20C03">
        <w:rPr>
          <w:i/>
        </w:rPr>
        <w:t>ры</w:t>
      </w:r>
      <w:r w:rsidRPr="00D30B85">
        <w:rPr>
          <w:vertAlign w:val="superscript"/>
        </w:rPr>
        <w:t>[CXXXIII]</w:t>
      </w:r>
      <w:r>
        <w:t xml:space="preserve"> своих предков. То есть «Англия», «Ирландия», «Германия», «Италия», «Китай», «Япония» и т.п. могли существовать только в пределах быта семьи перес</w:t>
      </w:r>
      <w:r>
        <w:t>е</w:t>
      </w:r>
      <w:r>
        <w:t xml:space="preserve">ленца в США. За пределами жилища все, кроме евреев, </w:t>
      </w:r>
      <w:r w:rsidRPr="00223AAE">
        <w:t>—</w:t>
      </w:r>
      <w:r>
        <w:t xml:space="preserve"> становились «США-анцами»: евреи же </w:t>
      </w:r>
      <w:r w:rsidRPr="00223AAE">
        <w:t>—</w:t>
      </w:r>
      <w:r>
        <w:t xml:space="preserve"> везде евреи вследствие действия принципов построения и пров</w:t>
      </w:r>
      <w:r>
        <w:t>е</w:t>
      </w:r>
      <w:r>
        <w:t>дения в жизнь библейского проекта. При этом:</w:t>
      </w:r>
    </w:p>
    <w:p w14:paraId="71C5EF54" w14:textId="77777777" w:rsidR="00D30B85" w:rsidRDefault="00D30B85" w:rsidP="00C50FE4">
      <w:pPr>
        <w:pStyle w:val="a7"/>
      </w:pPr>
      <w:r>
        <w:t>Места компактного проживания этнически своеобразных д</w:t>
      </w:r>
      <w:r>
        <w:t>и</w:t>
      </w:r>
      <w:r>
        <w:t>аспор в составе общества США (типа «чайна-таунов»), не становились политическими представительствам их этнич</w:t>
      </w:r>
      <w:r>
        <w:t>е</w:t>
      </w:r>
      <w:r>
        <w:t>ских родин, а только вносили некое этническое разнообразие в культуру страны и производили вполне стандартных «США-анцев» в новых пок</w:t>
      </w:r>
      <w:r>
        <w:t>о</w:t>
      </w:r>
      <w:r>
        <w:t xml:space="preserve">лениях. </w:t>
      </w:r>
    </w:p>
    <w:p w14:paraId="517B6645" w14:textId="3CDE0237" w:rsidR="00D30B85" w:rsidRDefault="00D30B85" w:rsidP="00873ABF">
      <w:pPr>
        <w:pStyle w:val="PlainText"/>
      </w:pPr>
      <w:r>
        <w:t xml:space="preserve">Максимум, что мог породить «чайна-таун» или какой-либо иной этнически своеобразный «таун» </w:t>
      </w:r>
      <w:r w:rsidRPr="00223AAE">
        <w:t>—</w:t>
      </w:r>
      <w:r>
        <w:t xml:space="preserve"> субкультуру </w:t>
      </w:r>
      <w:r w:rsidRPr="00404B35">
        <w:rPr>
          <w:i/>
        </w:rPr>
        <w:t>выходцев из (нужное проставить)</w:t>
      </w:r>
      <w:r>
        <w:t xml:space="preserve"> как часть культуры США.</w:t>
      </w:r>
      <w:r w:rsidRPr="00D30B85">
        <w:rPr>
          <w:vertAlign w:val="superscript"/>
        </w:rPr>
        <w:t>[CXXXIV]</w:t>
      </w:r>
      <w:r>
        <w:t xml:space="preserve"> </w:t>
      </w:r>
    </w:p>
    <w:p w14:paraId="060F4F8B" w14:textId="77777777" w:rsidR="00D30B85" w:rsidRDefault="00D30B85" w:rsidP="00F509F0">
      <w:pPr>
        <w:pStyle w:val="ab"/>
      </w:pPr>
      <w:r w:rsidRPr="00223AAE">
        <w:t>——————</w:t>
      </w:r>
    </w:p>
    <w:p w14:paraId="146B3F3F" w14:textId="77777777" w:rsidR="00D30B85" w:rsidRDefault="00D30B85" w:rsidP="00C50FE4">
      <w:pPr>
        <w:pStyle w:val="a7"/>
      </w:pPr>
      <w:r>
        <w:t>В общем же перезагрузка библейского проекта на террит</w:t>
      </w:r>
      <w:r>
        <w:t>о</w:t>
      </w:r>
      <w:r>
        <w:t>рии Северо-Американского континента была успешно прои</w:t>
      </w:r>
      <w:r>
        <w:t>з</w:t>
      </w:r>
      <w:r>
        <w:t xml:space="preserve">ведена в период с </w:t>
      </w:r>
      <w:r>
        <w:rPr>
          <w:lang w:val="en-US"/>
        </w:rPr>
        <w:t>XVI</w:t>
      </w:r>
      <w:r>
        <w:t xml:space="preserve"> по нач</w:t>
      </w:r>
      <w:r>
        <w:t>а</w:t>
      </w:r>
      <w:r>
        <w:t xml:space="preserve">ло </w:t>
      </w:r>
      <w:r>
        <w:rPr>
          <w:lang w:val="en-US"/>
        </w:rPr>
        <w:t>XIX</w:t>
      </w:r>
      <w:r w:rsidRPr="008368A6">
        <w:t xml:space="preserve"> </w:t>
      </w:r>
      <w:r>
        <w:t xml:space="preserve">века. </w:t>
      </w:r>
    </w:p>
    <w:p w14:paraId="71660CC1" w14:textId="77777777" w:rsidR="00D30B85" w:rsidRDefault="00D30B85" w:rsidP="00873ABF">
      <w:pPr>
        <w:pStyle w:val="PlainText"/>
      </w:pPr>
      <w:r>
        <w:t>От первичного развёртывания библейского проекта в сина</w:t>
      </w:r>
      <w:r>
        <w:t>й</w:t>
      </w:r>
      <w:r>
        <w:t>ском «турпоходе», в ходе которого искусственно целенаправле</w:t>
      </w:r>
      <w:r>
        <w:t>н</w:t>
      </w:r>
      <w:r>
        <w:t xml:space="preserve">но была выведена </w:t>
      </w:r>
      <w:r w:rsidRPr="00E16093">
        <w:rPr>
          <w:i/>
        </w:rPr>
        <w:t>новая порода людей — исторически реальное еврейство</w:t>
      </w:r>
      <w:r>
        <w:t xml:space="preserve"> (теми же методами, как впоследствии заводчики выв</w:t>
      </w:r>
      <w:r>
        <w:t>о</w:t>
      </w:r>
      <w:r>
        <w:t xml:space="preserve">дили новые породы домашних </w:t>
      </w:r>
      <w:r>
        <w:lastRenderedPageBreak/>
        <w:t>животных), перезагрузка библе</w:t>
      </w:r>
      <w:r>
        <w:t>й</w:t>
      </w:r>
      <w:r>
        <w:t>ского проекта на Северо-Амери</w:t>
      </w:r>
      <w:r>
        <w:softHyphen/>
        <w:t xml:space="preserve">канском континенте отличалась тем, что в её ходе была «обнулена» эгрегориальная память о предъистории искусственно создаваемой новой общности людей </w:t>
      </w:r>
      <w:r w:rsidRPr="00223AAE">
        <w:t>—</w:t>
      </w:r>
      <w:r>
        <w:t xml:space="preserve"> «США-анцев», а эгрегориальная память выходцев из синайск</w:t>
      </w:r>
      <w:r>
        <w:t>о</w:t>
      </w:r>
      <w:r>
        <w:t xml:space="preserve">го «турпохода» в основном уцелела и временами даёт о себе знать. </w:t>
      </w:r>
    </w:p>
    <w:p w14:paraId="73044325" w14:textId="77777777" w:rsidR="00D30B85" w:rsidRDefault="00D30B85" w:rsidP="00C50FE4">
      <w:pPr>
        <w:pStyle w:val="a7"/>
      </w:pPr>
      <w:r>
        <w:t>Однако и эта версия библейского проекта, породившая бу</w:t>
      </w:r>
      <w:r>
        <w:t>р</w:t>
      </w:r>
      <w:r>
        <w:t xml:space="preserve">жуазно-либеральный жизненный уклад (в США </w:t>
      </w:r>
      <w:r w:rsidRPr="00223AAE">
        <w:t>—</w:t>
      </w:r>
      <w:r>
        <w:t xml:space="preserve"> в его на</w:t>
      </w:r>
      <w:r>
        <w:t>и</w:t>
      </w:r>
      <w:r>
        <w:t xml:space="preserve">более ярком </w:t>
      </w:r>
      <w:r w:rsidRPr="00223AAE">
        <w:t>—</w:t>
      </w:r>
      <w:r>
        <w:t xml:space="preserve"> “эталонном” виде), как и католическая версия шестью столетиями раньше, впала в кризис, получивший в марксизме название «общий кризис капитализма», выр</w:t>
      </w:r>
      <w:r>
        <w:t>а</w:t>
      </w:r>
      <w:r>
        <w:t>жающийся во множестве внутрисоциальных конфликтов по всему миру и в глобальном биосферно-экологическом криз</w:t>
      </w:r>
      <w:r>
        <w:t>и</w:t>
      </w:r>
      <w:r>
        <w:t xml:space="preserve">се. </w:t>
      </w:r>
    </w:p>
    <w:p w14:paraId="0590C62D" w14:textId="741758EE" w:rsidR="00D30B85" w:rsidRDefault="00D30B85" w:rsidP="00873ABF">
      <w:pPr>
        <w:pStyle w:val="PlainText"/>
      </w:pPr>
      <w:r>
        <w:t>Но тема «общего кризиса капитализма», который вовсе не я</w:t>
      </w:r>
      <w:r>
        <w:t>в</w:t>
      </w:r>
      <w:r>
        <w:t>ляется порождением марксистской проп</w:t>
      </w:r>
      <w:r>
        <w:t>а</w:t>
      </w:r>
      <w:r>
        <w:t>ганды, а представляет собой суровую жизненную действительность, принёсшую в пр</w:t>
      </w:r>
      <w:r>
        <w:t>о</w:t>
      </w:r>
      <w:r>
        <w:t>шлом и обещающую в будущем множество неприятностей и бе</w:t>
      </w:r>
      <w:r>
        <w:t>д</w:t>
      </w:r>
      <w:r>
        <w:t>ствий</w:t>
      </w:r>
      <w:r w:rsidRPr="00D30B85">
        <w:rPr>
          <w:vertAlign w:val="superscript"/>
        </w:rPr>
        <w:t>[CXXXV]</w:t>
      </w:r>
      <w:r>
        <w:t>, не является темой настоящей з</w:t>
      </w:r>
      <w:r>
        <w:t>а</w:t>
      </w:r>
      <w:r>
        <w:t>писки.</w:t>
      </w:r>
    </w:p>
    <w:p w14:paraId="1E0F56D6" w14:textId="77777777" w:rsidR="00D30B85" w:rsidRDefault="00D30B85" w:rsidP="00F509F0">
      <w:pPr>
        <w:pStyle w:val="Heading3"/>
      </w:pPr>
      <w:bookmarkStart w:id="27" w:name="_Toc232339034"/>
      <w:bookmarkStart w:id="28" w:name="_Toc237339541"/>
      <w:r>
        <w:t xml:space="preserve">3.3.2. Воспроизводство профессионализма </w:t>
      </w:r>
      <w:r>
        <w:br/>
        <w:t>в сфере управления США</w:t>
      </w:r>
      <w:bookmarkEnd w:id="27"/>
      <w:bookmarkEnd w:id="28"/>
    </w:p>
    <w:p w14:paraId="4D8302D8" w14:textId="77777777" w:rsidR="00D30B85" w:rsidRDefault="00D30B85" w:rsidP="00873ABF">
      <w:pPr>
        <w:pStyle w:val="PlainText"/>
      </w:pPr>
      <w:r>
        <w:t>Как уже неоднократно отмечалось в материалах КОБ, в цив</w:t>
      </w:r>
      <w:r>
        <w:t>и</w:t>
      </w:r>
      <w:r>
        <w:t>лизации, основанной на технике и коллективном специализир</w:t>
      </w:r>
      <w:r>
        <w:t>о</w:t>
      </w:r>
      <w:r>
        <w:t>ванном профессиональном труде, качество жизни каждого опр</w:t>
      </w:r>
      <w:r>
        <w:t>е</w:t>
      </w:r>
      <w:r>
        <w:t>деляется не столько его собственными умом, трудоспособностью, разносторонностью профессионализма и его уровнем, скол</w:t>
      </w:r>
      <w:r>
        <w:t>ь</w:t>
      </w:r>
      <w:r>
        <w:t xml:space="preserve">ко: </w:t>
      </w:r>
    </w:p>
    <w:p w14:paraId="3610EDAA" w14:textId="77777777" w:rsidR="00D30B85" w:rsidRDefault="00D30B85" w:rsidP="00F509F0">
      <w:pPr>
        <w:pStyle w:val="a3"/>
        <w:numPr>
          <w:ilvl w:val="0"/>
          <w:numId w:val="20"/>
        </w:numPr>
        <w:ind w:left="397" w:hanging="227"/>
      </w:pPr>
      <w:r>
        <w:t xml:space="preserve">во-первых, </w:t>
      </w:r>
      <w:r w:rsidRPr="00223AAE">
        <w:t>—</w:t>
      </w:r>
      <w:r>
        <w:t xml:space="preserve"> действующей концепцией управл</w:t>
      </w:r>
      <w:r>
        <w:t>е</w:t>
      </w:r>
      <w:r>
        <w:t>ния делами общества в целом, включая и его эк</w:t>
      </w:r>
      <w:r>
        <w:t>о</w:t>
      </w:r>
      <w:r>
        <w:t xml:space="preserve">номику, и, </w:t>
      </w:r>
    </w:p>
    <w:p w14:paraId="427A5A64" w14:textId="77777777" w:rsidR="00D30B85" w:rsidRDefault="00D30B85" w:rsidP="00F509F0">
      <w:pPr>
        <w:pStyle w:val="a3"/>
        <w:numPr>
          <w:ilvl w:val="0"/>
          <w:numId w:val="20"/>
        </w:numPr>
        <w:ind w:left="397" w:hanging="227"/>
      </w:pPr>
      <w:r>
        <w:t xml:space="preserve">во-вторых, </w:t>
      </w:r>
      <w:r w:rsidRPr="00223AAE">
        <w:t>—</w:t>
      </w:r>
      <w:r>
        <w:t xml:space="preserve"> качеством управления по проводимой в жизнь концепции как на макро</w:t>
      </w:r>
      <w:r>
        <w:softHyphen/>
        <w:t>уровне (общегосударственном и гл</w:t>
      </w:r>
      <w:r>
        <w:t>о</w:t>
      </w:r>
      <w:r>
        <w:t>бальном), так и на микроуровне (на предприятии, где человек работает, и в нас</w:t>
      </w:r>
      <w:r>
        <w:t>е</w:t>
      </w:r>
      <w:r>
        <w:t>лённом пункте, где он проживает).</w:t>
      </w:r>
    </w:p>
    <w:p w14:paraId="6AEA7AAE" w14:textId="77777777" w:rsidR="00D30B85" w:rsidRDefault="00D30B85" w:rsidP="00F509F0">
      <w:pPr>
        <w:pStyle w:val="ab"/>
      </w:pPr>
      <w:r w:rsidRPr="00223AAE">
        <w:t>——————</w:t>
      </w:r>
    </w:p>
    <w:p w14:paraId="40714292" w14:textId="77777777" w:rsidR="00D30B85" w:rsidRDefault="00D30B85" w:rsidP="00873ABF">
      <w:pPr>
        <w:pStyle w:val="PlainText"/>
      </w:pPr>
      <w:r>
        <w:t>Деятельность всякой личности, социальных групп (а при гл</w:t>
      </w:r>
      <w:r>
        <w:t>о</w:t>
      </w:r>
      <w:r>
        <w:t xml:space="preserve">бальном масштабе рассмотрения </w:t>
      </w:r>
      <w:r w:rsidRPr="00223AAE">
        <w:t>—</w:t>
      </w:r>
      <w:r>
        <w:t xml:space="preserve"> государств и обществ, </w:t>
      </w:r>
      <w:r>
        <w:lastRenderedPageBreak/>
        <w:t>сл</w:t>
      </w:r>
      <w:r>
        <w:t>о</w:t>
      </w:r>
      <w:r>
        <w:t xml:space="preserve">жившихся в пределах их границ) может укладываться в этот </w:t>
      </w:r>
      <w:r w:rsidRPr="00304239">
        <w:rPr>
          <w:i/>
        </w:rPr>
        <w:t>как минимум двухуровневый</w:t>
      </w:r>
      <w:r>
        <w:t xml:space="preserve"> </w:t>
      </w:r>
      <w:r w:rsidRPr="00E175CB">
        <w:rPr>
          <w:b/>
        </w:rPr>
        <w:t>процесс управления</w:t>
      </w:r>
      <w:r>
        <w:t xml:space="preserve"> полностью; а м</w:t>
      </w:r>
      <w:r>
        <w:t>о</w:t>
      </w:r>
      <w:r>
        <w:t xml:space="preserve">жет укладываться только </w:t>
      </w:r>
      <w:r w:rsidRPr="00E557CB">
        <w:rPr>
          <w:i/>
        </w:rPr>
        <w:t>частично, какими-</w:t>
      </w:r>
      <w:r>
        <w:rPr>
          <w:i/>
        </w:rPr>
        <w:t>то другими своими составляющими</w:t>
      </w:r>
      <w:r w:rsidRPr="00E557CB">
        <w:rPr>
          <w:i/>
        </w:rPr>
        <w:t xml:space="preserve"> выпадая из него, что может вызвать и подавл</w:t>
      </w:r>
      <w:r w:rsidRPr="00E557CB">
        <w:rPr>
          <w:i/>
        </w:rPr>
        <w:t>е</w:t>
      </w:r>
      <w:r w:rsidRPr="00E557CB">
        <w:rPr>
          <w:i/>
        </w:rPr>
        <w:t xml:space="preserve">ние деятельности и деятелей </w:t>
      </w:r>
      <w:r>
        <w:rPr>
          <w:i/>
        </w:rPr>
        <w:t xml:space="preserve">в ходе осуществления </w:t>
      </w:r>
      <w:r w:rsidRPr="00304239">
        <w:rPr>
          <w:i/>
          <w:u w:val="single"/>
        </w:rPr>
        <w:t xml:space="preserve">управления, </w:t>
      </w:r>
      <w:r>
        <w:rPr>
          <w:i/>
          <w:u w:val="single"/>
        </w:rPr>
        <w:t xml:space="preserve">во всех без исключения случаях </w:t>
      </w:r>
      <w:r w:rsidRPr="00D73D5B">
        <w:rPr>
          <w:i/>
          <w:u w:val="single"/>
        </w:rPr>
        <w:t>—</w:t>
      </w:r>
      <w:r>
        <w:rPr>
          <w:i/>
          <w:u w:val="single"/>
        </w:rPr>
        <w:t xml:space="preserve"> </w:t>
      </w:r>
      <w:r w:rsidRPr="00304239">
        <w:rPr>
          <w:i/>
          <w:u w:val="single"/>
        </w:rPr>
        <w:t>концептуально обусловленного</w:t>
      </w:r>
      <w:r>
        <w:t>.</w:t>
      </w:r>
    </w:p>
    <w:p w14:paraId="5413C177" w14:textId="62284125" w:rsidR="00D30B85" w:rsidRDefault="00D30B85" w:rsidP="00873ABF">
      <w:pPr>
        <w:pStyle w:val="PlainText"/>
      </w:pPr>
      <w:r>
        <w:t>Если соотносить с полной функцией управления историю США, их нынешнее положение</w:t>
      </w:r>
      <w:r w:rsidRPr="00D30B85">
        <w:rPr>
          <w:vertAlign w:val="superscript"/>
        </w:rPr>
        <w:t>[CXXXVI]</w:t>
      </w:r>
      <w:r>
        <w:t xml:space="preserve"> и перспект</w:t>
      </w:r>
      <w:r>
        <w:t>и</w:t>
      </w:r>
      <w:r>
        <w:t xml:space="preserve">вы, то: </w:t>
      </w:r>
    </w:p>
    <w:p w14:paraId="14F1D7B0" w14:textId="77777777" w:rsidR="00D30B85" w:rsidRDefault="00D30B85" w:rsidP="00F509F0">
      <w:pPr>
        <w:pStyle w:val="a3"/>
        <w:numPr>
          <w:ilvl w:val="0"/>
          <w:numId w:val="20"/>
        </w:numPr>
        <w:ind w:left="397" w:hanging="227"/>
      </w:pPr>
      <w:r>
        <w:t xml:space="preserve">«Общий кризис капитализма» </w:t>
      </w:r>
      <w:r w:rsidRPr="00223AAE">
        <w:t>—</w:t>
      </w:r>
      <w:r>
        <w:t xml:space="preserve"> выражение и следствие ошибок предиктора, сформировавшего и осуществившего сценарий перезагрузки библейского проекта порабощения ч</w:t>
      </w:r>
      <w:r>
        <w:t>е</w:t>
      </w:r>
      <w:r>
        <w:t xml:space="preserve">ловечества на территории Северо-Американского континента. И США в их исторически сложившемся виде </w:t>
      </w:r>
      <w:r w:rsidRPr="00223AAE">
        <w:t>—</w:t>
      </w:r>
      <w:r>
        <w:t xml:space="preserve"> плод, инс</w:t>
      </w:r>
      <w:r>
        <w:t>т</w:t>
      </w:r>
      <w:r>
        <w:t>румент, заложник и жертва предиктора и его ошибок.</w:t>
      </w:r>
    </w:p>
    <w:p w14:paraId="1CEC2C2B" w14:textId="591E3BA6" w:rsidR="00D30B85" w:rsidRDefault="00D30B85" w:rsidP="00F509F0">
      <w:pPr>
        <w:pStyle w:val="a3"/>
        <w:numPr>
          <w:ilvl w:val="0"/>
          <w:numId w:val="20"/>
        </w:numPr>
        <w:ind w:left="397" w:hanging="227"/>
      </w:pPr>
      <w:r>
        <w:t xml:space="preserve">Программно-адаптивный модуль </w:t>
      </w:r>
      <w:r w:rsidRPr="00F23071">
        <w:rPr>
          <w:i/>
        </w:rPr>
        <w:t>системы</w:t>
      </w:r>
      <w:r>
        <w:t xml:space="preserve"> </w:t>
      </w:r>
      <w:r w:rsidRPr="007E7A7B">
        <w:rPr>
          <w:i/>
        </w:rPr>
        <w:t>управл</w:t>
      </w:r>
      <w:r w:rsidRPr="007E7A7B">
        <w:rPr>
          <w:i/>
        </w:rPr>
        <w:t>е</w:t>
      </w:r>
      <w:r w:rsidRPr="007E7A7B">
        <w:rPr>
          <w:i/>
        </w:rPr>
        <w:t>ния США по полной функции,</w:t>
      </w:r>
      <w:r>
        <w:t xml:space="preserve"> в силу непонимания объективного по св</w:t>
      </w:r>
      <w:r>
        <w:t>о</w:t>
      </w:r>
      <w:r>
        <w:t>ему характеру явления, названного «полная функция упра</w:t>
      </w:r>
      <w:r>
        <w:t>в</w:t>
      </w:r>
      <w:r>
        <w:t>ления», и обусловленного этим концептуального безвластия американского общества, на протяжении всей истории США действует в пределах ограничений библейского проекта в его либерально-буржуазной версии и вынужденно порождает множество системных ошибок, обусловленных концепцией управления</w:t>
      </w:r>
      <w:r w:rsidRPr="00D30B85">
        <w:rPr>
          <w:vertAlign w:val="superscript"/>
        </w:rPr>
        <w:t>[CXXXVII]</w:t>
      </w:r>
      <w:r>
        <w:t>.</w:t>
      </w:r>
    </w:p>
    <w:p w14:paraId="2B672E10" w14:textId="3077F469" w:rsidR="00D30B85" w:rsidRDefault="00D30B85" w:rsidP="00C50FE4">
      <w:pPr>
        <w:pStyle w:val="a7"/>
      </w:pPr>
      <w:r>
        <w:t>Тем не менее, если вынести вопрос о жизненной несосто</w:t>
      </w:r>
      <w:r>
        <w:t>я</w:t>
      </w:r>
      <w:r>
        <w:t>тельности библейского проекта (она является следствием его сатанинской сущности) из рассмотрения, то следует пр</w:t>
      </w:r>
      <w:r>
        <w:t>и</w:t>
      </w:r>
      <w:r>
        <w:t>знать, что программно-адаптивный модуль США обеспеч</w:t>
      </w:r>
      <w:r>
        <w:t>и</w:t>
      </w:r>
      <w:r>
        <w:t>вает наиболее высокое в мире качество управления (с ог</w:t>
      </w:r>
      <w:r>
        <w:t>о</w:t>
      </w:r>
      <w:r>
        <w:t>воркой об ограничениях этой конце</w:t>
      </w:r>
      <w:r>
        <w:t>п</w:t>
      </w:r>
      <w:r>
        <w:t>цией) при условии, что управление рассматривается на исторически продолжител</w:t>
      </w:r>
      <w:r>
        <w:t>ь</w:t>
      </w:r>
      <w:r>
        <w:t xml:space="preserve">ных интервалах времени </w:t>
      </w:r>
      <w:r w:rsidRPr="00223AAE">
        <w:t>—</w:t>
      </w:r>
      <w:r>
        <w:t xml:space="preserve"> многих десятилетий</w:t>
      </w:r>
      <w:r w:rsidRPr="00D30B85">
        <w:rPr>
          <w:vertAlign w:val="superscript"/>
        </w:rPr>
        <w:t>[CXXXVIII]</w:t>
      </w:r>
      <w:r>
        <w:t xml:space="preserve">. </w:t>
      </w:r>
    </w:p>
    <w:p w14:paraId="305ED762" w14:textId="01A7380F" w:rsidR="00D30B85" w:rsidRDefault="00D30B85" w:rsidP="00873ABF">
      <w:pPr>
        <w:pStyle w:val="PlainText"/>
      </w:pPr>
      <w:r>
        <w:t>Хотя в истории США были тяжёлые срывы управл</w:t>
      </w:r>
      <w:r>
        <w:t>е</w:t>
      </w:r>
      <w:r>
        <w:t>ния как во внутренней</w:t>
      </w:r>
      <w:r w:rsidRPr="00D30B85">
        <w:rPr>
          <w:vertAlign w:val="superscript"/>
        </w:rPr>
        <w:t>[CXXXIX]</w:t>
      </w:r>
      <w:r>
        <w:t>, так и во вне</w:t>
      </w:r>
      <w:r>
        <w:t>ш</w:t>
      </w:r>
      <w:r>
        <w:t>ней политике</w:t>
      </w:r>
      <w:r w:rsidRPr="00D30B85">
        <w:rPr>
          <w:vertAlign w:val="superscript"/>
        </w:rPr>
        <w:t>[CXL]</w:t>
      </w:r>
      <w:r>
        <w:t>, однако по прошествии времени США в общем-то успешно преодолевали п</w:t>
      </w:r>
      <w:r>
        <w:t>о</w:t>
      </w:r>
      <w:r>
        <w:t xml:space="preserve">следствия такого рода срывов, выявляли и разрешали многие </w:t>
      </w:r>
      <w:r>
        <w:lastRenderedPageBreak/>
        <w:t>проблемы, к</w:t>
      </w:r>
      <w:r>
        <w:t>о</w:t>
      </w:r>
      <w:r>
        <w:t>торые были прич</w:t>
      </w:r>
      <w:r>
        <w:t>и</w:t>
      </w:r>
      <w:r>
        <w:t xml:space="preserve">нами срывов управления в прошлом. </w:t>
      </w:r>
    </w:p>
    <w:p w14:paraId="41798D96" w14:textId="61B05360" w:rsidR="00D30B85" w:rsidRDefault="00D30B85" w:rsidP="00873ABF">
      <w:pPr>
        <w:pStyle w:val="PlainText"/>
      </w:pPr>
      <w:r>
        <w:t xml:space="preserve">Один из показателей качества управления </w:t>
      </w:r>
      <w:r w:rsidRPr="00223AAE">
        <w:t>—</w:t>
      </w:r>
      <w:r>
        <w:t xml:space="preserve"> воплощение в жизнь культовых идеалов общества и ра</w:t>
      </w:r>
      <w:r>
        <w:t>з</w:t>
      </w:r>
      <w:r>
        <w:t xml:space="preserve">ного рода деклараций о намерениях, </w:t>
      </w:r>
      <w:r w:rsidRPr="00421FD7">
        <w:rPr>
          <w:i/>
        </w:rPr>
        <w:t xml:space="preserve">конечно при условии, что культовые идеалы </w:t>
      </w:r>
      <w:r>
        <w:rPr>
          <w:i/>
        </w:rPr>
        <w:t xml:space="preserve">и </w:t>
      </w:r>
      <w:r w:rsidRPr="00421FD7">
        <w:rPr>
          <w:i/>
        </w:rPr>
        <w:t>декл</w:t>
      </w:r>
      <w:r w:rsidRPr="00421FD7">
        <w:rPr>
          <w:i/>
        </w:rPr>
        <w:t>а</w:t>
      </w:r>
      <w:r w:rsidRPr="00421FD7">
        <w:rPr>
          <w:i/>
        </w:rPr>
        <w:t>рации не являются прикрытием для реальной политики, напра</w:t>
      </w:r>
      <w:r w:rsidRPr="00421FD7">
        <w:rPr>
          <w:i/>
        </w:rPr>
        <w:t>в</w:t>
      </w:r>
      <w:r w:rsidRPr="00421FD7">
        <w:rPr>
          <w:i/>
        </w:rPr>
        <w:t>ленной на воплощение в жизнь качественно других чьих-то иде</w:t>
      </w:r>
      <w:r w:rsidRPr="00421FD7">
        <w:rPr>
          <w:i/>
        </w:rPr>
        <w:t>а</w:t>
      </w:r>
      <w:r w:rsidRPr="00421FD7">
        <w:rPr>
          <w:i/>
        </w:rPr>
        <w:t>лов</w:t>
      </w:r>
      <w:r>
        <w:rPr>
          <w:i/>
        </w:rPr>
        <w:t xml:space="preserve">, </w:t>
      </w:r>
      <w:r>
        <w:rPr>
          <w:b/>
          <w:i/>
        </w:rPr>
        <w:t>как это имеет место в России систематически часто на протяжении её истории, включая перестройку и весь постс</w:t>
      </w:r>
      <w:r>
        <w:rPr>
          <w:b/>
          <w:i/>
        </w:rPr>
        <w:t>о</w:t>
      </w:r>
      <w:r>
        <w:rPr>
          <w:b/>
          <w:i/>
        </w:rPr>
        <w:t>ветский период</w:t>
      </w:r>
      <w:r w:rsidRPr="00D30B85">
        <w:rPr>
          <w:vertAlign w:val="superscript"/>
        </w:rPr>
        <w:t>[CXLI]</w:t>
      </w:r>
      <w:r w:rsidRPr="00421FD7">
        <w:rPr>
          <w:i/>
        </w:rPr>
        <w:t xml:space="preserve">. </w:t>
      </w:r>
      <w:r>
        <w:t>И соответственно такому подходу, если соотн</w:t>
      </w:r>
      <w:r>
        <w:t>о</w:t>
      </w:r>
      <w:r>
        <w:t>сить жизнь США с идеалами, выраженными в их “Декларации независимости” и в “Билле о правах”</w:t>
      </w:r>
      <w:r w:rsidRPr="00D30B85">
        <w:rPr>
          <w:vertAlign w:val="superscript"/>
        </w:rPr>
        <w:t>[CXLII]</w:t>
      </w:r>
      <w:r>
        <w:t>, то неоспоримо, что США прогрессируют в деле воплощения своих культовых идеалов в жизнь: рабство де-юре изжили; расовое неравенство де-юре тоже преодолели и работают над тем, чтобы преодолеть его де-факто; решили множество других социальных проблем (хотя многие проблемы создавали себе сами и разрешали их под давлением о</w:t>
      </w:r>
      <w:r>
        <w:t>б</w:t>
      </w:r>
      <w:r>
        <w:t xml:space="preserve">стоятельств, а не по доброй воле заблаговременно). Наряду с этим в течение столетия (с середины </w:t>
      </w:r>
      <w:r>
        <w:rPr>
          <w:lang w:val="en-US"/>
        </w:rPr>
        <w:t>XIX</w:t>
      </w:r>
      <w:r>
        <w:t xml:space="preserve"> по середину ХХ века) США вышли в лидеры в развитии многих отраслей фундаментальной науки</w:t>
      </w:r>
      <w:r w:rsidRPr="00D30B85">
        <w:rPr>
          <w:vertAlign w:val="superscript"/>
        </w:rPr>
        <w:t>[CXLIII]</w:t>
      </w:r>
      <w:r>
        <w:t xml:space="preserve"> и в массовом внедрении достижений науки в практич</w:t>
      </w:r>
      <w:r>
        <w:t>е</w:t>
      </w:r>
      <w:r>
        <w:t>скую деятельность во всех сферах жизни общества и удерживают лидирующее положение в этой области по настоящее вр</w:t>
      </w:r>
      <w:r>
        <w:t>е</w:t>
      </w:r>
      <w:r>
        <w:t xml:space="preserve">мя. </w:t>
      </w:r>
    </w:p>
    <w:p w14:paraId="6F399C2A" w14:textId="1A39D1C0" w:rsidR="00D30B85" w:rsidRDefault="00D30B85" w:rsidP="00873ABF">
      <w:pPr>
        <w:pStyle w:val="PlainText"/>
      </w:pPr>
      <w:r>
        <w:t>В связи с последним могут высказываться возражения в том смысле, что своих «доморощенных» учёных в США на протяж</w:t>
      </w:r>
      <w:r>
        <w:t>е</w:t>
      </w:r>
      <w:r>
        <w:t>нии их истории относительно мало, что науку США сделали п</w:t>
      </w:r>
      <w:r>
        <w:t>о</w:t>
      </w:r>
      <w:r>
        <w:t>литические и экономич</w:t>
      </w:r>
      <w:r>
        <w:t>е</w:t>
      </w:r>
      <w:r>
        <w:t>ские беженцы из других стран, а также «мозги», скупаемые ими по всему миру на протяжении всего эт</w:t>
      </w:r>
      <w:r>
        <w:t>о</w:t>
      </w:r>
      <w:r>
        <w:t>го времени</w:t>
      </w:r>
      <w:r w:rsidRPr="00D30B85">
        <w:rPr>
          <w:vertAlign w:val="superscript"/>
        </w:rPr>
        <w:t>[CXLIV]</w:t>
      </w:r>
      <w:r>
        <w:t>. Но такого рода возражения по своему существу по</w:t>
      </w:r>
      <w:r>
        <w:t>д</w:t>
      </w:r>
      <w:r>
        <w:t>тверждают сказанное выше: среди выдающихся деятелей науки и техники велика доля «фанатов дела», которые аполитичны и ко</w:t>
      </w:r>
      <w:r>
        <w:t>с</w:t>
      </w:r>
      <w:r>
        <w:t>мополитичны. И такого рода «фанаты дела» готовы работать в любой стране, с любым общественным строем, где им предост</w:t>
      </w:r>
      <w:r>
        <w:t>а</w:t>
      </w:r>
      <w:r>
        <w:t>вят условия, в которых их творческий потенциал может выразит</w:t>
      </w:r>
      <w:r>
        <w:t>ь</w:t>
      </w:r>
      <w:r>
        <w:t xml:space="preserve">ся наиболее ярко и где они наиболее полно могут реализовать свои научные интересы, </w:t>
      </w:r>
      <w:r w:rsidRPr="00223AAE">
        <w:t>—</w:t>
      </w:r>
      <w:r>
        <w:t xml:space="preserve"> тем более, если им не будут тыкать в нос их статусом </w:t>
      </w:r>
      <w:r>
        <w:rPr>
          <w:i/>
        </w:rPr>
        <w:t xml:space="preserve">купленного невольника, назначение которого </w:t>
      </w:r>
      <w:r w:rsidRPr="00BF5CD0">
        <w:rPr>
          <w:i/>
        </w:rPr>
        <w:t>—</w:t>
      </w:r>
      <w:r>
        <w:rPr>
          <w:i/>
        </w:rPr>
        <w:t xml:space="preserve"> ишачить на хозяев си</w:t>
      </w:r>
      <w:r>
        <w:rPr>
          <w:i/>
        </w:rPr>
        <w:t>с</w:t>
      </w:r>
      <w:r>
        <w:rPr>
          <w:i/>
        </w:rPr>
        <w:t>темы</w:t>
      </w:r>
      <w:r>
        <w:t>.</w:t>
      </w:r>
    </w:p>
    <w:p w14:paraId="1028EDF3" w14:textId="77777777" w:rsidR="00D30B85" w:rsidRDefault="00D30B85" w:rsidP="00873ABF">
      <w:pPr>
        <w:pStyle w:val="PlainText"/>
      </w:pPr>
      <w:r>
        <w:t xml:space="preserve">Поэтому, если многие из политических и экономических </w:t>
      </w:r>
      <w:r>
        <w:lastRenderedPageBreak/>
        <w:t>б</w:t>
      </w:r>
      <w:r>
        <w:t>е</w:t>
      </w:r>
      <w:r>
        <w:t xml:space="preserve">женцев смогли реализовать свой творческий потенциал в США, то это </w:t>
      </w:r>
      <w:r w:rsidRPr="00223AAE">
        <w:t>—</w:t>
      </w:r>
      <w:r>
        <w:t xml:space="preserve"> показатель того, что у них на родине качество управл</w:t>
      </w:r>
      <w:r>
        <w:t>е</w:t>
      </w:r>
      <w:r>
        <w:t>ния на макроуровне на протяжении длительного времени было н</w:t>
      </w:r>
      <w:r>
        <w:t>а</w:t>
      </w:r>
      <w:r>
        <w:t xml:space="preserve">столько низким, что свой творческий потенциал они не могли реализовать у себя дома, а в США </w:t>
      </w:r>
      <w:r w:rsidRPr="00223AAE">
        <w:t>—</w:t>
      </w:r>
      <w:r>
        <w:t xml:space="preserve"> достаточно высоким для этого.</w:t>
      </w:r>
    </w:p>
    <w:p w14:paraId="0D3D2BF8" w14:textId="5764415F" w:rsidR="00D30B85" w:rsidRDefault="00D30B85" w:rsidP="00873ABF">
      <w:pPr>
        <w:pStyle w:val="PlainText"/>
      </w:pPr>
      <w:r>
        <w:t>Если же говорить о «скупке мозгов», то и это говорит о кач</w:t>
      </w:r>
      <w:r>
        <w:t>е</w:t>
      </w:r>
      <w:r>
        <w:t>стве управления кадровой политикой, поскольку «мозги», обл</w:t>
      </w:r>
      <w:r>
        <w:t>а</w:t>
      </w:r>
      <w:r>
        <w:t>дающие творческим потенци</w:t>
      </w:r>
      <w:r>
        <w:t>а</w:t>
      </w:r>
      <w:r>
        <w:t xml:space="preserve">лом, прежде, чем их купить, </w:t>
      </w:r>
      <w:r w:rsidRPr="00223AAE">
        <w:t>—</w:t>
      </w:r>
      <w:r>
        <w:t xml:space="preserve"> надо сначала найти и увидеть их </w:t>
      </w:r>
      <w:r w:rsidRPr="00E978DD">
        <w:rPr>
          <w:i/>
        </w:rPr>
        <w:t>не реализованный творческий поте</w:t>
      </w:r>
      <w:r w:rsidRPr="00E978DD">
        <w:rPr>
          <w:i/>
        </w:rPr>
        <w:t>н</w:t>
      </w:r>
      <w:r w:rsidRPr="00E978DD">
        <w:rPr>
          <w:i/>
        </w:rPr>
        <w:t>циал</w:t>
      </w:r>
      <w:r w:rsidRPr="00D30B85">
        <w:rPr>
          <w:vertAlign w:val="superscript"/>
        </w:rPr>
        <w:t>[CXLV]</w:t>
      </w:r>
      <w:r>
        <w:t xml:space="preserve">. Если этого не делать, то вместо «скупки мозгов» получится </w:t>
      </w:r>
      <w:r>
        <w:rPr>
          <w:i/>
        </w:rPr>
        <w:t>финансирование “науки”</w:t>
      </w:r>
      <w:r>
        <w:t xml:space="preserve"> </w:t>
      </w:r>
      <w:r w:rsidRPr="00223AAE">
        <w:t>—</w:t>
      </w:r>
      <w:r>
        <w:t xml:space="preserve"> такое же по своему характеру и р</w:t>
      </w:r>
      <w:r>
        <w:t>е</w:t>
      </w:r>
      <w:r>
        <w:t>зультатам, каким было финансирование “науки” в СССР в хр</w:t>
      </w:r>
      <w:r>
        <w:t>у</w:t>
      </w:r>
      <w:r>
        <w:t>щёвско-бреж</w:t>
      </w:r>
      <w:r>
        <w:softHyphen/>
        <w:t>нев</w:t>
      </w:r>
      <w:r>
        <w:softHyphen/>
        <w:t>ские времена и какими являются попытки фина</w:t>
      </w:r>
      <w:r>
        <w:t>н</w:t>
      </w:r>
      <w:r>
        <w:t>сирования “науки” в постсоветской Россионии, при котором ден</w:t>
      </w:r>
      <w:r>
        <w:t>ь</w:t>
      </w:r>
      <w:r>
        <w:t>ги проводятся бухгалтерски безупречно в большинстве своём (т.е. бюджет успешно «распиливается»), а «мозги», обладающие тво</w:t>
      </w:r>
      <w:r>
        <w:t>р</w:t>
      </w:r>
      <w:r>
        <w:t>ческим потенциалом, не выявл</w:t>
      </w:r>
      <w:r>
        <w:t>я</w:t>
      </w:r>
      <w:r>
        <w:t>ются и не закупаются, вследствие чего отдачи от финансирования “науки” нет и быть не м</w:t>
      </w:r>
      <w:r>
        <w:t>о</w:t>
      </w:r>
      <w:r>
        <w:t>жет</w:t>
      </w:r>
      <w:r w:rsidRPr="00D30B85">
        <w:rPr>
          <w:vertAlign w:val="superscript"/>
        </w:rPr>
        <w:t>[CXLVI]</w:t>
      </w:r>
      <w:r>
        <w:t xml:space="preserve">. </w:t>
      </w:r>
    </w:p>
    <w:p w14:paraId="7ECC6E68" w14:textId="77777777" w:rsidR="00D30B85" w:rsidRDefault="00D30B85" w:rsidP="00C50FE4">
      <w:pPr>
        <w:pStyle w:val="a7"/>
      </w:pPr>
      <w:r>
        <w:t>Наука, конечно, требует финансирования, и подчас не мал</w:t>
      </w:r>
      <w:r>
        <w:t>о</w:t>
      </w:r>
      <w:r>
        <w:t xml:space="preserve">го, но всё же последовательность такая: сначала </w:t>
      </w:r>
      <w:r w:rsidRPr="00223AAE">
        <w:t>—</w:t>
      </w:r>
      <w:r>
        <w:t xml:space="preserve"> выявл</w:t>
      </w:r>
      <w:r>
        <w:t>е</w:t>
      </w:r>
      <w:r>
        <w:t xml:space="preserve">ние «мозгов», а потом </w:t>
      </w:r>
      <w:r w:rsidRPr="00223AAE">
        <w:t>—</w:t>
      </w:r>
      <w:r>
        <w:t xml:space="preserve"> покупка «мозгов» и финансово-экономическое обеспечение их творческой деятельности.</w:t>
      </w:r>
    </w:p>
    <w:p w14:paraId="03B47728" w14:textId="77777777" w:rsidR="00D30B85" w:rsidRDefault="00D30B85" w:rsidP="00873ABF">
      <w:pPr>
        <w:pStyle w:val="PlainText"/>
      </w:pPr>
      <w:r>
        <w:t xml:space="preserve">На этом же историческом периоде и по начало </w:t>
      </w:r>
      <w:r>
        <w:rPr>
          <w:lang w:val="en-US"/>
        </w:rPr>
        <w:t>XXI</w:t>
      </w:r>
      <w:r>
        <w:t xml:space="preserve"> века: </w:t>
      </w:r>
    </w:p>
    <w:p w14:paraId="3D4BF83F" w14:textId="77777777" w:rsidR="00D30B85" w:rsidRDefault="00D30B85" w:rsidP="00F509F0">
      <w:pPr>
        <w:pStyle w:val="a3"/>
        <w:numPr>
          <w:ilvl w:val="0"/>
          <w:numId w:val="20"/>
        </w:numPr>
        <w:ind w:left="397" w:hanging="227"/>
      </w:pPr>
      <w:r>
        <w:t>Страны Европы утратили лидерство в области развития фу</w:t>
      </w:r>
      <w:r>
        <w:t>н</w:t>
      </w:r>
      <w:r>
        <w:t xml:space="preserve">даментальных наук и внедрения их результатов в практику всех сфер жизни, которым они обладали к началу ХХ века. </w:t>
      </w:r>
    </w:p>
    <w:p w14:paraId="267F6400" w14:textId="486232BC" w:rsidR="00D30B85" w:rsidRDefault="00D30B85" w:rsidP="00F509F0">
      <w:pPr>
        <w:pStyle w:val="a3"/>
        <w:numPr>
          <w:ilvl w:val="0"/>
          <w:numId w:val="20"/>
        </w:numPr>
        <w:ind w:left="397" w:hanging="227"/>
      </w:pPr>
      <w:r>
        <w:t>Взлёт СССР имел место, но носил исторически краткосро</w:t>
      </w:r>
      <w:r>
        <w:t>ч</w:t>
      </w:r>
      <w:r>
        <w:t>ный характер, поскольку был обеспечен во многом личнос</w:t>
      </w:r>
      <w:r>
        <w:t>т</w:t>
      </w:r>
      <w:r>
        <w:t xml:space="preserve">ным фактором </w:t>
      </w:r>
      <w:r w:rsidRPr="00223AAE">
        <w:t>—</w:t>
      </w:r>
      <w:r>
        <w:t xml:space="preserve"> деятельностью И.В.Сталина как руковод</w:t>
      </w:r>
      <w:r>
        <w:t>и</w:t>
      </w:r>
      <w:r>
        <w:t>теля правящей партии</w:t>
      </w:r>
      <w:r w:rsidRPr="00D30B85">
        <w:rPr>
          <w:vertAlign w:val="superscript"/>
        </w:rPr>
        <w:t>[CXLVII]</w:t>
      </w:r>
      <w:r>
        <w:t xml:space="preserve"> и государства. Послесталинский СССР в течение нескольких десятилетий растерял наработанное в сталинские времена, а постсоветская Россиония продолжает терять и то, что не успел растерять СССР: причины общие </w:t>
      </w:r>
      <w:r w:rsidRPr="00223AAE">
        <w:t>—</w:t>
      </w:r>
      <w:r>
        <w:t xml:space="preserve"> бюрократизм и мафиозная </w:t>
      </w:r>
      <w:r w:rsidRPr="00906A8F">
        <w:rPr>
          <w:i/>
        </w:rPr>
        <w:lastRenderedPageBreak/>
        <w:t>“элитарная” клановость госуда</w:t>
      </w:r>
      <w:r w:rsidRPr="00906A8F">
        <w:rPr>
          <w:i/>
        </w:rPr>
        <w:t>р</w:t>
      </w:r>
      <w:r w:rsidRPr="00906A8F">
        <w:rPr>
          <w:i/>
        </w:rPr>
        <w:t xml:space="preserve">ственной власти, науки и техники как </w:t>
      </w:r>
      <w:r>
        <w:rPr>
          <w:i/>
        </w:rPr>
        <w:t>наиболее «прести</w:t>
      </w:r>
      <w:r>
        <w:rPr>
          <w:i/>
        </w:rPr>
        <w:t>ж</w:t>
      </w:r>
      <w:r>
        <w:rPr>
          <w:i/>
        </w:rPr>
        <w:t xml:space="preserve">ных» </w:t>
      </w:r>
      <w:r w:rsidRPr="00906A8F">
        <w:rPr>
          <w:i/>
        </w:rPr>
        <w:t>отраслей деятельности</w:t>
      </w:r>
      <w:r>
        <w:t>.</w:t>
      </w:r>
      <w:r w:rsidRPr="00D30B85">
        <w:rPr>
          <w:vertAlign w:val="superscript"/>
        </w:rPr>
        <w:t>[CXLVIII]</w:t>
      </w:r>
    </w:p>
    <w:p w14:paraId="002C290C" w14:textId="783D8423" w:rsidR="00D30B85" w:rsidRPr="00235D0B" w:rsidRDefault="00D30B85" w:rsidP="00F509F0">
      <w:pPr>
        <w:pStyle w:val="a3"/>
        <w:numPr>
          <w:ilvl w:val="0"/>
          <w:numId w:val="20"/>
        </w:numPr>
        <w:ind w:left="397" w:hanging="227"/>
      </w:pPr>
      <w:r>
        <w:t>Экономическое чудо Японии 1950</w:t>
      </w:r>
      <w:r>
        <w:noBreakHyphen/>
        <w:t xml:space="preserve">х </w:t>
      </w:r>
      <w:r w:rsidRPr="00223AAE">
        <w:t>—</w:t>
      </w:r>
      <w:r>
        <w:t xml:space="preserve"> 1980</w:t>
      </w:r>
      <w:r>
        <w:noBreakHyphen/>
        <w:t>х гг. проистек</w:t>
      </w:r>
      <w:r>
        <w:t>а</w:t>
      </w:r>
      <w:r>
        <w:t>ло не из развития в ней самой фундаментальных наук, а было результатом использования достижений в этой области др</w:t>
      </w:r>
      <w:r>
        <w:t>у</w:t>
      </w:r>
      <w:r>
        <w:t xml:space="preserve">гих культур, поэтому его не корректно сопоставлять с США, в которых осуществляется полный </w:t>
      </w:r>
      <w:r w:rsidRPr="00B639B2">
        <w:rPr>
          <w:i/>
        </w:rPr>
        <w:t>«научно-внедренческий цикл» (от выдвижения или «приватизации» гипотез до ма</w:t>
      </w:r>
      <w:r w:rsidRPr="00B639B2">
        <w:rPr>
          <w:i/>
        </w:rPr>
        <w:t>с</w:t>
      </w:r>
      <w:r w:rsidRPr="00B639B2">
        <w:rPr>
          <w:i/>
        </w:rPr>
        <w:t>сового внедрения достижений науки в повседневность).</w:t>
      </w:r>
      <w:r>
        <w:t xml:space="preserve"> Хотя в последние десятилетия Япония и наращивает объём фина</w:t>
      </w:r>
      <w:r>
        <w:t>н</w:t>
      </w:r>
      <w:r>
        <w:t xml:space="preserve">сирования фундаментальных исследований, но пока говорить о том, что Япония стала мировой столицей фундаментальной науки и осуществляет полный «научно-внедренческий цикл», </w:t>
      </w:r>
      <w:r w:rsidRPr="00223AAE">
        <w:t>—</w:t>
      </w:r>
      <w:r>
        <w:t xml:space="preserve"> преждевреме</w:t>
      </w:r>
      <w:r>
        <w:t>н</w:t>
      </w:r>
      <w:r>
        <w:t>но</w:t>
      </w:r>
      <w:r w:rsidRPr="00D30B85">
        <w:rPr>
          <w:vertAlign w:val="superscript"/>
        </w:rPr>
        <w:t>[CXLIX]</w:t>
      </w:r>
      <w:r>
        <w:t>.</w:t>
      </w:r>
    </w:p>
    <w:p w14:paraId="392F6B0E" w14:textId="77777777" w:rsidR="00D30B85" w:rsidRDefault="00D30B85" w:rsidP="00C50FE4">
      <w:pPr>
        <w:pStyle w:val="a7"/>
      </w:pPr>
      <w:r>
        <w:t xml:space="preserve">Всё это является объективной основой 1) для внутреннего и внешнего «само-пиара» </w:t>
      </w:r>
      <w:r w:rsidRPr="004A1356">
        <w:rPr>
          <w:i/>
        </w:rPr>
        <w:t>США как безальтернативного лид</w:t>
      </w:r>
      <w:r w:rsidRPr="004A1356">
        <w:rPr>
          <w:i/>
        </w:rPr>
        <w:t>е</w:t>
      </w:r>
      <w:r w:rsidRPr="004A1356">
        <w:rPr>
          <w:i/>
        </w:rPr>
        <w:t>ра и локомотива развития человечества</w:t>
      </w:r>
      <w:r>
        <w:t xml:space="preserve"> и 2) для преклон</w:t>
      </w:r>
      <w:r>
        <w:t>е</w:t>
      </w:r>
      <w:r>
        <w:t>ния перед США и зави</w:t>
      </w:r>
      <w:r>
        <w:t>с</w:t>
      </w:r>
      <w:r>
        <w:t xml:space="preserve">ти иностранцев. </w:t>
      </w:r>
    </w:p>
    <w:p w14:paraId="6B2ACCAE" w14:textId="3F84FE89" w:rsidR="00D30B85" w:rsidRDefault="00D30B85" w:rsidP="00873ABF">
      <w:pPr>
        <w:pStyle w:val="PlainText"/>
      </w:pPr>
      <w:r>
        <w:t xml:space="preserve">Однако, если вспомнить об «общем кризисе капитализма», один из ликов которого </w:t>
      </w:r>
      <w:r w:rsidRPr="00223AAE">
        <w:t>—</w:t>
      </w:r>
      <w:r>
        <w:t xml:space="preserve"> глобальный би</w:t>
      </w:r>
      <w:r>
        <w:t>о</w:t>
      </w:r>
      <w:r>
        <w:t>сферно-экологический кризис, порождённый научно-техническим прогрессом п</w:t>
      </w:r>
      <w:r>
        <w:t>о</w:t>
      </w:r>
      <w:r>
        <w:t xml:space="preserve">следних двух столетий и </w:t>
      </w:r>
      <w:r w:rsidRPr="00CC34D9">
        <w:rPr>
          <w:i/>
        </w:rPr>
        <w:t xml:space="preserve">организацией жизни обществ так называемых </w:t>
      </w:r>
      <w:r>
        <w:rPr>
          <w:i/>
        </w:rPr>
        <w:t xml:space="preserve">«развитых </w:t>
      </w:r>
      <w:r w:rsidRPr="00CC34D9">
        <w:rPr>
          <w:i/>
        </w:rPr>
        <w:t>стран</w:t>
      </w:r>
      <w:r>
        <w:rPr>
          <w:i/>
        </w:rPr>
        <w:t>»</w:t>
      </w:r>
      <w:r w:rsidRPr="00CC34D9">
        <w:rPr>
          <w:i/>
        </w:rPr>
        <w:t>, в которых всеобщая гонка безудержного п</w:t>
      </w:r>
      <w:r w:rsidRPr="00CC34D9">
        <w:rPr>
          <w:i/>
        </w:rPr>
        <w:t>о</w:t>
      </w:r>
      <w:r w:rsidRPr="00CC34D9">
        <w:rPr>
          <w:i/>
        </w:rPr>
        <w:t>требления — главный экономический фактор,</w:t>
      </w:r>
      <w:r>
        <w:t xml:space="preserve"> то «лидерство» США </w:t>
      </w:r>
      <w:r w:rsidRPr="00223AAE">
        <w:t>—</w:t>
      </w:r>
      <w:r>
        <w:t xml:space="preserve"> иллюзорно, так как ему объективно свойственна напра</w:t>
      </w:r>
      <w:r>
        <w:t>в</w:t>
      </w:r>
      <w:r>
        <w:t>ленность к глобальной биосферно-социальной катастр</w:t>
      </w:r>
      <w:r>
        <w:t>о</w:t>
      </w:r>
      <w:r>
        <w:t>фе</w:t>
      </w:r>
      <w:r w:rsidRPr="00D30B85">
        <w:rPr>
          <w:vertAlign w:val="superscript"/>
        </w:rPr>
        <w:t>[CL]</w:t>
      </w:r>
      <w:r>
        <w:t>.</w:t>
      </w:r>
    </w:p>
    <w:p w14:paraId="63FB1A35" w14:textId="77777777" w:rsidR="00D30B85" w:rsidRDefault="00D30B85" w:rsidP="00873ABF">
      <w:pPr>
        <w:pStyle w:val="PlainText"/>
      </w:pPr>
      <w:r>
        <w:t>С учётом сказанного выше в разделе 3.3.2, правомерно утве</w:t>
      </w:r>
      <w:r>
        <w:t>р</w:t>
      </w:r>
      <w:r>
        <w:t>ждать: поскольку никакие организацио</w:t>
      </w:r>
      <w:r>
        <w:t>н</w:t>
      </w:r>
      <w:r>
        <w:t>ные структуры и штатные расписания не работают сами собой, а на их основе работают л</w:t>
      </w:r>
      <w:r>
        <w:t>ю</w:t>
      </w:r>
      <w:r>
        <w:t>ди, то:</w:t>
      </w:r>
    </w:p>
    <w:p w14:paraId="33294BC8" w14:textId="36F464E9" w:rsidR="00D30B85" w:rsidRDefault="00D30B85" w:rsidP="00F509F0">
      <w:pPr>
        <w:pStyle w:val="a3"/>
        <w:numPr>
          <w:ilvl w:val="0"/>
          <w:numId w:val="20"/>
        </w:numPr>
        <w:ind w:left="397" w:hanging="227"/>
      </w:pPr>
      <w:r w:rsidRPr="000E33F7">
        <w:rPr>
          <w:b/>
        </w:rPr>
        <w:t>Действительные успехи США в разных сферах деятельн</w:t>
      </w:r>
      <w:r w:rsidRPr="000E33F7">
        <w:rPr>
          <w:b/>
        </w:rPr>
        <w:t>о</w:t>
      </w:r>
      <w:r w:rsidRPr="000E33F7">
        <w:rPr>
          <w:b/>
        </w:rPr>
        <w:t>сти — результат и выражение высокого управленческого профессионализма в их программно-адаптив</w:t>
      </w:r>
      <w:r>
        <w:rPr>
          <w:b/>
        </w:rPr>
        <w:softHyphen/>
      </w:r>
      <w:r w:rsidRPr="000E33F7">
        <w:rPr>
          <w:b/>
        </w:rPr>
        <w:t>ном модуле, прежде всего, — на макроуровне</w:t>
      </w:r>
      <w:r>
        <w:t xml:space="preserve">, следствием чего являются массовые достаточно стабильные </w:t>
      </w:r>
      <w:r>
        <w:lastRenderedPageBreak/>
        <w:t xml:space="preserve">высокий профессионализм и ответственность во всех отраслях деятельности. При этом, хотя, как и везде, управление допускает ошибки, но эти ошибки и их последствия преодолеваются в большинстве случаев </w:t>
      </w:r>
      <w:r w:rsidRPr="00CC34D9">
        <w:rPr>
          <w:i/>
        </w:rPr>
        <w:t>в некритичные по историческим меркам сроки</w:t>
      </w:r>
      <w:r w:rsidRPr="00D30B85">
        <w:rPr>
          <w:vertAlign w:val="superscript"/>
        </w:rPr>
        <w:t>[CLI]</w:t>
      </w:r>
      <w:r>
        <w:t>, на какой основе обеспечивается ст</w:t>
      </w:r>
      <w:r>
        <w:t>а</w:t>
      </w:r>
      <w:r>
        <w:t>бильность развития США.</w:t>
      </w:r>
    </w:p>
    <w:p w14:paraId="524CFA0B" w14:textId="77777777" w:rsidR="00D30B85" w:rsidRDefault="00D30B85" w:rsidP="00F509F0">
      <w:pPr>
        <w:pStyle w:val="a3"/>
        <w:numPr>
          <w:ilvl w:val="0"/>
          <w:numId w:val="20"/>
        </w:numPr>
        <w:ind w:left="397" w:hanging="227"/>
      </w:pPr>
      <w:r>
        <w:t xml:space="preserve">Подавляющее большинство системных ошибок в управлении США, совершённых и совершаемых на протяжении всей их предъистории и истории, </w:t>
      </w:r>
      <w:r w:rsidRPr="00223AAE">
        <w:t>—</w:t>
      </w:r>
      <w:r>
        <w:t xml:space="preserve"> обусловлены ошибочностью то</w:t>
      </w:r>
      <w:r>
        <w:t>л</w:t>
      </w:r>
      <w:r>
        <w:t xml:space="preserve">по-“элитарной” концепции управления, под властью которой они возникли и живут: это </w:t>
      </w:r>
      <w:r w:rsidRPr="00223AAE">
        <w:t>—</w:t>
      </w:r>
      <w:r>
        <w:t xml:space="preserve"> ошибки концептуальной власти заправил </w:t>
      </w:r>
      <w:r w:rsidRPr="008A31D1">
        <w:rPr>
          <w:i/>
        </w:rPr>
        <w:t xml:space="preserve">библейского проекта в </w:t>
      </w:r>
      <w:r>
        <w:rPr>
          <w:i/>
        </w:rPr>
        <w:t xml:space="preserve">целом и </w:t>
      </w:r>
      <w:r w:rsidRPr="008A31D1">
        <w:rPr>
          <w:i/>
        </w:rPr>
        <w:t>его либерально-буржуазной версии</w:t>
      </w:r>
      <w:r>
        <w:rPr>
          <w:i/>
        </w:rPr>
        <w:t xml:space="preserve"> </w:t>
      </w:r>
      <w:r w:rsidRPr="000E33F7">
        <w:rPr>
          <w:i/>
        </w:rPr>
        <w:t>—</w:t>
      </w:r>
      <w:r>
        <w:rPr>
          <w:i/>
        </w:rPr>
        <w:t xml:space="preserve"> в частн</w:t>
      </w:r>
      <w:r>
        <w:rPr>
          <w:i/>
        </w:rPr>
        <w:t>о</w:t>
      </w:r>
      <w:r>
        <w:rPr>
          <w:i/>
        </w:rPr>
        <w:t>сти</w:t>
      </w:r>
      <w:r>
        <w:t>.</w:t>
      </w:r>
    </w:p>
    <w:p w14:paraId="6E214F49" w14:textId="77777777" w:rsidR="00D30B85" w:rsidRDefault="00D30B85" w:rsidP="00F509F0">
      <w:pPr>
        <w:pStyle w:val="ab"/>
      </w:pPr>
      <w:r w:rsidRPr="00223AAE">
        <w:t>——————</w:t>
      </w:r>
    </w:p>
    <w:p w14:paraId="0EEB94D0" w14:textId="77777777" w:rsidR="00D30B85" w:rsidRDefault="00D30B85" w:rsidP="00873ABF">
      <w:pPr>
        <w:pStyle w:val="PlainText"/>
      </w:pPr>
      <w:r>
        <w:t>Если говорить о жизни общества на протяжении длительных интервалов времени, охватывающих жизни нескольких покол</w:t>
      </w:r>
      <w:r>
        <w:t>е</w:t>
      </w:r>
      <w:r>
        <w:t>ний, то качество его жизни определяется не теми или иными «в</w:t>
      </w:r>
      <w:r>
        <w:t>ы</w:t>
      </w:r>
      <w:r>
        <w:t>дающимися» политическими деятелями персонально, а двумя другими факторами, разными по своей природе, хотя и влияющ</w:t>
      </w:r>
      <w:r>
        <w:t>и</w:t>
      </w:r>
      <w:r>
        <w:t>ми друг на др</w:t>
      </w:r>
      <w:r>
        <w:t>у</w:t>
      </w:r>
      <w:r>
        <w:t>га:</w:t>
      </w:r>
    </w:p>
    <w:p w14:paraId="7EB8BB9C" w14:textId="77777777" w:rsidR="00D30B85" w:rsidRDefault="00D30B85" w:rsidP="00F509F0">
      <w:pPr>
        <w:pStyle w:val="a3"/>
        <w:numPr>
          <w:ilvl w:val="0"/>
          <w:numId w:val="20"/>
        </w:numPr>
        <w:ind w:left="397" w:hanging="227"/>
      </w:pPr>
      <w:r>
        <w:t>воспроизводством населения, ра</w:t>
      </w:r>
      <w:r>
        <w:t>с</w:t>
      </w:r>
      <w:r>
        <w:t>сматриваемом как процесс исключительно биологический, вследствие особенностей к</w:t>
      </w:r>
      <w:r>
        <w:t>о</w:t>
      </w:r>
      <w:r>
        <w:t>торого новые поколения либо утрачивают генетический п</w:t>
      </w:r>
      <w:r>
        <w:t>о</w:t>
      </w:r>
      <w:r>
        <w:t>тенциал, позволяющий осваивать и развивать культуру пре</w:t>
      </w:r>
      <w:r>
        <w:t>д</w:t>
      </w:r>
      <w:r>
        <w:t>ков, либо с</w:t>
      </w:r>
      <w:r>
        <w:t>о</w:t>
      </w:r>
      <w:r>
        <w:t>храняют и приумножают его;</w:t>
      </w:r>
    </w:p>
    <w:p w14:paraId="10025DE4" w14:textId="77777777" w:rsidR="00D30B85" w:rsidRDefault="00D30B85" w:rsidP="00F509F0">
      <w:pPr>
        <w:pStyle w:val="a3"/>
        <w:numPr>
          <w:ilvl w:val="0"/>
          <w:numId w:val="20"/>
        </w:numPr>
        <w:ind w:left="397" w:hanging="227"/>
      </w:pPr>
      <w:r>
        <w:t>функционированием общественных институтов, в результате которого на биологическом базисе возникает та или иная культурная надстройка, в свою очередь впоследствии оказ</w:t>
      </w:r>
      <w:r>
        <w:t>ы</w:t>
      </w:r>
      <w:r>
        <w:t xml:space="preserve">вающая воздействие </w:t>
      </w:r>
      <w:r w:rsidRPr="005F233C">
        <w:rPr>
          <w:i/>
          <w:u w:val="single"/>
        </w:rPr>
        <w:t>на биологию зачатия — рождения под её властью</w:t>
      </w:r>
      <w:r>
        <w:t xml:space="preserve"> будущих поколений и на их воспит</w:t>
      </w:r>
      <w:r>
        <w:t>а</w:t>
      </w:r>
      <w:r>
        <w:t>ние.</w:t>
      </w:r>
    </w:p>
    <w:p w14:paraId="45D89E03" w14:textId="77777777" w:rsidR="00D30B85" w:rsidRDefault="00D30B85" w:rsidP="00C50FE4">
      <w:pPr>
        <w:pStyle w:val="a7"/>
      </w:pPr>
      <w:r>
        <w:t xml:space="preserve">Именно эти два </w:t>
      </w:r>
      <w:r w:rsidRPr="00845A84">
        <w:rPr>
          <w:i/>
        </w:rPr>
        <w:t>— множественных по своему характеру —</w:t>
      </w:r>
      <w:r>
        <w:t xml:space="preserve"> фактора производят статистику личностей в каждом покол</w:t>
      </w:r>
      <w:r>
        <w:t>е</w:t>
      </w:r>
      <w:r>
        <w:t>нии. И как элементы в этой статистике могут состояться, а могут не состояться так называемые «выдающиеся полит</w:t>
      </w:r>
      <w:r>
        <w:t>и</w:t>
      </w:r>
      <w:r>
        <w:t>ки», чья деятельность на десятилетия, а то и на тысячи лет определяет судьбы народов, государств и человечества в ц</w:t>
      </w:r>
      <w:r>
        <w:t>е</w:t>
      </w:r>
      <w:r>
        <w:t>лом; то же касается и «выдающихся деятелей» во всякой сфере жизни общ</w:t>
      </w:r>
      <w:r>
        <w:t>е</w:t>
      </w:r>
      <w:r>
        <w:t>ства.</w:t>
      </w:r>
    </w:p>
    <w:p w14:paraId="2232BD0C" w14:textId="77777777" w:rsidR="00D30B85" w:rsidRDefault="00D30B85" w:rsidP="00873ABF">
      <w:pPr>
        <w:pStyle w:val="PlainText"/>
      </w:pPr>
      <w:r>
        <w:lastRenderedPageBreak/>
        <w:t>Если смотреть с этих позиций, то в аспекте биологии США не предста</w:t>
      </w:r>
      <w:r>
        <w:softHyphen/>
        <w:t>в</w:t>
      </w:r>
      <w:r>
        <w:softHyphen/>
        <w:t xml:space="preserve">ляют собой ничего выдающегося: </w:t>
      </w:r>
      <w:r w:rsidRPr="004F6EE8">
        <w:t>как и везде дети в большинстве своём р</w:t>
      </w:r>
      <w:r w:rsidRPr="004F6EE8">
        <w:t>о</w:t>
      </w:r>
      <w:r w:rsidRPr="004F6EE8">
        <w:t>ждаются вне Любви родителей, даже если не как побочный продукт полового акта, совершённого под во</w:t>
      </w:r>
      <w:r w:rsidRPr="004F6EE8">
        <w:t>з</w:t>
      </w:r>
      <w:r w:rsidRPr="004F6EE8">
        <w:t>действием инстинктивных страстей или от скуки, то в порядке осуществления «плановой беременности» согласно брачному ко</w:t>
      </w:r>
      <w:r w:rsidRPr="004F6EE8">
        <w:t>н</w:t>
      </w:r>
      <w:r w:rsidRPr="004F6EE8">
        <w:t>тракту</w:t>
      </w:r>
      <w:r>
        <w:t xml:space="preserve"> или без оного</w:t>
      </w:r>
      <w:r w:rsidRPr="004F6EE8">
        <w:t>.</w:t>
      </w:r>
      <w:r>
        <w:t xml:space="preserve"> </w:t>
      </w:r>
    </w:p>
    <w:p w14:paraId="0F8B34AD" w14:textId="07BC1F3A" w:rsidR="00D30B85" w:rsidRDefault="00D30B85" w:rsidP="00873ABF">
      <w:pPr>
        <w:pStyle w:val="PlainText"/>
      </w:pPr>
      <w:r>
        <w:t xml:space="preserve">Особенность США </w:t>
      </w:r>
      <w:r w:rsidRPr="00223AAE">
        <w:t>—</w:t>
      </w:r>
      <w:r>
        <w:t xml:space="preserve"> только в статистике проявл</w:t>
      </w:r>
      <w:r>
        <w:t>е</w:t>
      </w:r>
      <w:r>
        <w:t>ния одного специфического фактора. Дело в том, что зачатие ребёнка вне Любви</w:t>
      </w:r>
      <w:r w:rsidRPr="00D30B85">
        <w:rPr>
          <w:vertAlign w:val="superscript"/>
        </w:rPr>
        <w:t>[CLII]</w:t>
      </w:r>
      <w:r>
        <w:t xml:space="preserve"> </w:t>
      </w:r>
      <w:r w:rsidRPr="007616AD">
        <w:rPr>
          <w:i/>
        </w:rPr>
        <w:t>ро</w:t>
      </w:r>
      <w:r>
        <w:rPr>
          <w:i/>
        </w:rPr>
        <w:softHyphen/>
      </w:r>
      <w:r w:rsidRPr="007616AD">
        <w:rPr>
          <w:i/>
        </w:rPr>
        <w:t>дителями, принадле</w:t>
      </w:r>
      <w:r>
        <w:rPr>
          <w:i/>
        </w:rPr>
        <w:softHyphen/>
      </w:r>
      <w:r w:rsidRPr="007616AD">
        <w:rPr>
          <w:i/>
        </w:rPr>
        <w:t>жа</w:t>
      </w:r>
      <w:r>
        <w:rPr>
          <w:i/>
        </w:rPr>
        <w:softHyphen/>
      </w:r>
      <w:r w:rsidRPr="007616AD">
        <w:rPr>
          <w:i/>
        </w:rPr>
        <w:t>щи</w:t>
      </w:r>
      <w:r>
        <w:rPr>
          <w:i/>
        </w:rPr>
        <w:softHyphen/>
      </w:r>
      <w:r w:rsidRPr="007616AD">
        <w:rPr>
          <w:i/>
        </w:rPr>
        <w:t xml:space="preserve">ми </w:t>
      </w:r>
      <w:r>
        <w:rPr>
          <w:i/>
        </w:rPr>
        <w:t xml:space="preserve">к </w:t>
      </w:r>
      <w:r w:rsidRPr="007616AD">
        <w:rPr>
          <w:i/>
        </w:rPr>
        <w:t>разным</w:t>
      </w:r>
      <w:r>
        <w:t xml:space="preserve"> </w:t>
      </w:r>
      <w:r w:rsidRPr="007616AD">
        <w:rPr>
          <w:i/>
          <w:u w:val="single"/>
        </w:rPr>
        <w:t>социальным группам, обладающим генетич</w:t>
      </w:r>
      <w:r w:rsidRPr="007616AD">
        <w:rPr>
          <w:i/>
          <w:u w:val="single"/>
        </w:rPr>
        <w:t>е</w:t>
      </w:r>
      <w:r w:rsidRPr="007616AD">
        <w:rPr>
          <w:i/>
          <w:u w:val="single"/>
        </w:rPr>
        <w:t>ским своеобразием</w:t>
      </w:r>
      <w:r w:rsidRPr="002E43DD">
        <w:rPr>
          <w:i/>
        </w:rPr>
        <w:t>,</w:t>
      </w:r>
      <w:r>
        <w:t xml:space="preserve"> достаточно часто имеет следствием био</w:t>
      </w:r>
      <w:r>
        <w:softHyphen/>
        <w:t>логическое в</w:t>
      </w:r>
      <w:r>
        <w:t>ы</w:t>
      </w:r>
      <w:r>
        <w:t xml:space="preserve">рождение потомства, </w:t>
      </w:r>
      <w:r w:rsidRPr="002E6A7E">
        <w:rPr>
          <w:b/>
        </w:rPr>
        <w:t>во-первых</w:t>
      </w:r>
      <w:r>
        <w:t>, по причине взаимной несогласованности генетич</w:t>
      </w:r>
      <w:r>
        <w:t>е</w:t>
      </w:r>
      <w:r>
        <w:t>ской информации, попавшей в геномы детей с хромосомами ра</w:t>
      </w:r>
      <w:r>
        <w:t>з</w:t>
      </w:r>
      <w:r>
        <w:t xml:space="preserve">ноплемённых предков и, </w:t>
      </w:r>
      <w:r w:rsidRPr="002E6A7E">
        <w:rPr>
          <w:b/>
        </w:rPr>
        <w:t>во-вторых</w:t>
      </w:r>
      <w:r>
        <w:t>, по причине несовместим</w:t>
      </w:r>
      <w:r>
        <w:t>о</w:t>
      </w:r>
      <w:r>
        <w:t>сти информаци</w:t>
      </w:r>
      <w:r>
        <w:softHyphen/>
        <w:t>онно-алго</w:t>
      </w:r>
      <w:r>
        <w:softHyphen/>
        <w:t>рит</w:t>
      </w:r>
      <w:r>
        <w:softHyphen/>
        <w:t>ми</w:t>
      </w:r>
      <w:r>
        <w:softHyphen/>
        <w:t>чес</w:t>
      </w:r>
      <w:r>
        <w:softHyphen/>
        <w:t>ко</w:t>
      </w:r>
      <w:r>
        <w:softHyphen/>
        <w:t>го обе</w:t>
      </w:r>
      <w:r>
        <w:softHyphen/>
        <w:t>с</w:t>
      </w:r>
      <w:r>
        <w:softHyphen/>
        <w:t>пече</w:t>
      </w:r>
      <w:r>
        <w:softHyphen/>
        <w:t>ния их родовых эгр</w:t>
      </w:r>
      <w:r>
        <w:t>е</w:t>
      </w:r>
      <w:r>
        <w:t>горов, которая может угнетать развитие ребёнка и в аспекте ра</w:t>
      </w:r>
      <w:r>
        <w:t>з</w:t>
      </w:r>
      <w:r>
        <w:t>вития тела, и в аспекте формирования дееспособной психики. Вследствие действия названных факторов образовате</w:t>
      </w:r>
      <w:r>
        <w:softHyphen/>
        <w:t>ль</w:t>
      </w:r>
      <w:r>
        <w:softHyphen/>
      </w:r>
      <w:r>
        <w:softHyphen/>
        <w:t>ный и творческий потенциал потомства в течение нескольких поколений будет снижен, и у потомков возникнут более или менее ярко в</w:t>
      </w:r>
      <w:r>
        <w:t>ы</w:t>
      </w:r>
      <w:r>
        <w:t>раженные проблемы с обучением и творческой деятельностью.</w:t>
      </w:r>
      <w:r w:rsidRPr="00D30B85">
        <w:rPr>
          <w:vertAlign w:val="superscript"/>
        </w:rPr>
        <w:t>[CLIII]</w:t>
      </w:r>
      <w:r>
        <w:t xml:space="preserve"> </w:t>
      </w:r>
    </w:p>
    <w:p w14:paraId="6A7096FA" w14:textId="0C91F153" w:rsidR="00D30B85" w:rsidRPr="007F45CA" w:rsidRDefault="00D30B85" w:rsidP="00B15F93">
      <w:pPr>
        <w:pStyle w:val="PlainText"/>
      </w:pPr>
      <w:r>
        <w:t>В США, где первопредки-амери</w:t>
      </w:r>
      <w:r>
        <w:softHyphen/>
        <w:t>ка</w:t>
      </w:r>
      <w:r>
        <w:softHyphen/>
        <w:t>н</w:t>
      </w:r>
      <w:r>
        <w:softHyphen/>
      </w:r>
      <w:r>
        <w:softHyphen/>
      </w:r>
      <w:r>
        <w:softHyphen/>
        <w:t>цы нынешнего населения (за ис</w:t>
      </w:r>
      <w:r>
        <w:softHyphen/>
        <w:t>клю</w:t>
      </w:r>
      <w:r>
        <w:softHyphen/>
        <w:t>чением относительно малочис</w:t>
      </w:r>
      <w:r>
        <w:softHyphen/>
        <w:t>ленных потомков инде</w:t>
      </w:r>
      <w:r>
        <w:t>й</w:t>
      </w:r>
      <w:r>
        <w:t xml:space="preserve">цев) </w:t>
      </w:r>
      <w:r w:rsidRPr="00223AAE">
        <w:t>—</w:t>
      </w:r>
      <w:r>
        <w:t xml:space="preserve"> исторически недавние иммигранты со всего мира, чьи г</w:t>
      </w:r>
      <w:r>
        <w:t>е</w:t>
      </w:r>
      <w:r>
        <w:t>нетические линии впо</w:t>
      </w:r>
      <w:r>
        <w:softHyphen/>
        <w:t>следствии переплетались самым при</w:t>
      </w:r>
      <w:r>
        <w:softHyphen/>
        <w:t>чуд</w:t>
      </w:r>
      <w:r>
        <w:softHyphen/>
        <w:t>ли</w:t>
      </w:r>
      <w:r>
        <w:softHyphen/>
        <w:t>вым об</w:t>
      </w:r>
      <w:r>
        <w:softHyphen/>
        <w:t>разом при пр</w:t>
      </w:r>
      <w:r>
        <w:t>о</w:t>
      </w:r>
      <w:r>
        <w:t xml:space="preserve">должении рода, эта </w:t>
      </w:r>
      <w:r w:rsidRPr="002E43DD">
        <w:rPr>
          <w:i/>
        </w:rPr>
        <w:t>особенность дей</w:t>
      </w:r>
      <w:r>
        <w:rPr>
          <w:i/>
        </w:rPr>
        <w:softHyphen/>
      </w:r>
      <w:r w:rsidRPr="002E43DD">
        <w:rPr>
          <w:i/>
        </w:rPr>
        <w:t>ствия генети</w:t>
      </w:r>
      <w:r>
        <w:rPr>
          <w:i/>
        </w:rPr>
        <w:softHyphen/>
      </w:r>
      <w:r w:rsidRPr="002E43DD">
        <w:rPr>
          <w:i/>
        </w:rPr>
        <w:t>чес</w:t>
      </w:r>
      <w:r>
        <w:rPr>
          <w:i/>
        </w:rPr>
        <w:softHyphen/>
      </w:r>
      <w:r w:rsidRPr="002E43DD">
        <w:rPr>
          <w:i/>
        </w:rPr>
        <w:t>ко</w:t>
      </w:r>
      <w:r>
        <w:rPr>
          <w:i/>
        </w:rPr>
        <w:softHyphen/>
      </w:r>
      <w:r w:rsidRPr="002E43DD">
        <w:rPr>
          <w:i/>
        </w:rPr>
        <w:t>го механизма вида «Человек ра</w:t>
      </w:r>
      <w:r>
        <w:rPr>
          <w:i/>
        </w:rPr>
        <w:softHyphen/>
      </w:r>
      <w:r w:rsidRPr="002E43DD">
        <w:rPr>
          <w:i/>
        </w:rPr>
        <w:t xml:space="preserve">зумный» </w:t>
      </w:r>
      <w:r w:rsidRPr="002E43DD">
        <w:rPr>
          <w:b/>
          <w:i/>
        </w:rPr>
        <w:t>в отсутс</w:t>
      </w:r>
      <w:r w:rsidRPr="002E43DD">
        <w:rPr>
          <w:b/>
          <w:i/>
        </w:rPr>
        <w:t>т</w:t>
      </w:r>
      <w:r w:rsidRPr="002E43DD">
        <w:rPr>
          <w:b/>
          <w:i/>
        </w:rPr>
        <w:t>вие Лю</w:t>
      </w:r>
      <w:r>
        <w:rPr>
          <w:b/>
          <w:i/>
        </w:rPr>
        <w:softHyphen/>
      </w:r>
      <w:r w:rsidRPr="002E43DD">
        <w:rPr>
          <w:b/>
          <w:i/>
        </w:rPr>
        <w:t>б</w:t>
      </w:r>
      <w:r>
        <w:rPr>
          <w:b/>
          <w:i/>
        </w:rPr>
        <w:softHyphen/>
      </w:r>
      <w:r w:rsidRPr="002E43DD">
        <w:rPr>
          <w:b/>
          <w:i/>
        </w:rPr>
        <w:t>ви</w:t>
      </w:r>
      <w:r>
        <w:t xml:space="preserve"> дол</w:t>
      </w:r>
      <w:r>
        <w:softHyphen/>
        <w:t>жна проявля</w:t>
      </w:r>
      <w:r>
        <w:softHyphen/>
        <w:t>ть</w:t>
      </w:r>
      <w:r>
        <w:softHyphen/>
        <w:t>ся более ярко, нежели в других г</w:t>
      </w:r>
      <w:r>
        <w:t>о</w:t>
      </w:r>
      <w:r>
        <w:t>сударствах с этн</w:t>
      </w:r>
      <w:r>
        <w:t>и</w:t>
      </w:r>
      <w:r>
        <w:t>чески более одно</w:t>
      </w:r>
      <w:r>
        <w:softHyphen/>
        <w:t>ро</w:t>
      </w:r>
      <w:r>
        <w:softHyphen/>
        <w:t>д</w:t>
      </w:r>
      <w:r>
        <w:softHyphen/>
        <w:t xml:space="preserve">ным или менее интенсивно </w:t>
      </w:r>
      <w:r w:rsidRPr="001C1004">
        <w:rPr>
          <w:i/>
        </w:rPr>
        <w:t>перемеш</w:t>
      </w:r>
      <w:r w:rsidRPr="001C1004">
        <w:rPr>
          <w:i/>
        </w:rPr>
        <w:t>и</w:t>
      </w:r>
      <w:r w:rsidRPr="001C1004">
        <w:rPr>
          <w:i/>
        </w:rPr>
        <w:t>ваемым кровно-ге</w:t>
      </w:r>
      <w:r>
        <w:rPr>
          <w:i/>
        </w:rPr>
        <w:softHyphen/>
      </w:r>
      <w:r w:rsidRPr="001C1004">
        <w:rPr>
          <w:i/>
        </w:rPr>
        <w:t>не</w:t>
      </w:r>
      <w:r>
        <w:rPr>
          <w:i/>
        </w:rPr>
        <w:softHyphen/>
      </w:r>
      <w:r w:rsidRPr="001C1004">
        <w:rPr>
          <w:i/>
        </w:rPr>
        <w:t>тичес</w:t>
      </w:r>
      <w:r>
        <w:rPr>
          <w:i/>
        </w:rPr>
        <w:softHyphen/>
      </w:r>
      <w:r w:rsidRPr="001C1004">
        <w:rPr>
          <w:i/>
        </w:rPr>
        <w:t>ки</w:t>
      </w:r>
      <w:r>
        <w:t xml:space="preserve"> населе</w:t>
      </w:r>
      <w:r>
        <w:softHyphen/>
        <w:t>нием</w:t>
      </w:r>
      <w:r w:rsidRPr="00D30B85">
        <w:rPr>
          <w:vertAlign w:val="superscript"/>
        </w:rPr>
        <w:t>[CLIV]</w:t>
      </w:r>
      <w:r>
        <w:t>. Воз</w:t>
      </w:r>
      <w:r>
        <w:softHyphen/>
        <w:t>можно, что действие именно этого фактора и лежит в основе анекдота</w:t>
      </w:r>
      <w:r w:rsidRPr="001C1004">
        <w:t xml:space="preserve">: </w:t>
      </w:r>
      <w:r w:rsidRPr="00EF48B9">
        <w:rPr>
          <w:i/>
        </w:rPr>
        <w:t>«Америка</w:t>
      </w:r>
      <w:r w:rsidRPr="00EF48B9">
        <w:rPr>
          <w:i/>
        </w:rPr>
        <w:t>н</w:t>
      </w:r>
      <w:r w:rsidRPr="00EF48B9">
        <w:rPr>
          <w:i/>
        </w:rPr>
        <w:t>ский универси</w:t>
      </w:r>
      <w:r>
        <w:rPr>
          <w:i/>
        </w:rPr>
        <w:softHyphen/>
      </w:r>
      <w:r w:rsidRPr="00EF48B9">
        <w:rPr>
          <w:i/>
        </w:rPr>
        <w:t xml:space="preserve">тет — это место, в котором русские евреи учат китайцев и индусов математике и физике» </w:t>
      </w:r>
      <w:r w:rsidRPr="001C1004">
        <w:t>(</w:t>
      </w:r>
      <w:hyperlink r:id="rId145" w:history="1">
        <w:r w:rsidRPr="00DA3853">
          <w:rPr>
            <w:rStyle w:val="Hyperlink"/>
          </w:rPr>
          <w:t>http://ford.flybb.ru/topic210.html</w:t>
        </w:r>
      </w:hyperlink>
      <w:r w:rsidRPr="001C1004">
        <w:t>).</w:t>
      </w:r>
      <w:r>
        <w:t xml:space="preserve"> </w:t>
      </w:r>
    </w:p>
    <w:p w14:paraId="7C5CF59E" w14:textId="77777777" w:rsidR="00D30B85" w:rsidRDefault="00D30B85" w:rsidP="003F0816">
      <w:pPr>
        <w:pStyle w:val="PlainText"/>
      </w:pPr>
      <w:r>
        <w:t>Станут ли эти «китайцы», «индусы» и их дети (см. иллюстр</w:t>
      </w:r>
      <w:r>
        <w:t>а</w:t>
      </w:r>
      <w:r>
        <w:t xml:space="preserve">цию на следующей странице) «США-анцами» </w:t>
      </w:r>
      <w:r w:rsidRPr="00223AAE">
        <w:t>—</w:t>
      </w:r>
      <w:r>
        <w:t xml:space="preserve"> вопрос во мн</w:t>
      </w:r>
      <w:r>
        <w:t>о</w:t>
      </w:r>
      <w:r>
        <w:t xml:space="preserve">гом открытый, поскольку характер информационных процессов в </w:t>
      </w:r>
      <w:r>
        <w:rPr>
          <w:lang w:val="en-US"/>
        </w:rPr>
        <w:t>XXI</w:t>
      </w:r>
      <w:r>
        <w:t xml:space="preserve"> веке не такой, каким был в </w:t>
      </w:r>
      <w:r>
        <w:rPr>
          <w:lang w:val="en-US"/>
        </w:rPr>
        <w:t>XIX</w:t>
      </w:r>
      <w:r>
        <w:t xml:space="preserve">: изменилось </w:t>
      </w:r>
      <w:r>
        <w:lastRenderedPageBreak/>
        <w:t xml:space="preserve">соотношение эталонных частот биологического и социального времени </w:t>
      </w:r>
      <w:r w:rsidRPr="00223AAE">
        <w:t>—</w:t>
      </w:r>
      <w:r>
        <w:t xml:space="preserve"> ск</w:t>
      </w:r>
      <w:r>
        <w:t>о</w:t>
      </w:r>
      <w:r>
        <w:t xml:space="preserve">рость обновления информации, культурологического характера (социальный процесс) стала выше скорости </w:t>
      </w:r>
      <w:r w:rsidRPr="005B236B">
        <w:rPr>
          <w:b/>
        </w:rPr>
        <w:t xml:space="preserve">обновления </w:t>
      </w:r>
      <w:r w:rsidRPr="005B236B">
        <w:rPr>
          <w:b/>
          <w:i/>
        </w:rPr>
        <w:t>инфо</w:t>
      </w:r>
      <w:r w:rsidRPr="005B236B">
        <w:rPr>
          <w:b/>
          <w:i/>
        </w:rPr>
        <w:t>р</w:t>
      </w:r>
      <w:r w:rsidRPr="005B236B">
        <w:rPr>
          <w:b/>
          <w:i/>
        </w:rPr>
        <w:t>мации, запечатлённой в генетическом механизме вида «Чел</w:t>
      </w:r>
      <w:r w:rsidRPr="005B236B">
        <w:rPr>
          <w:b/>
          <w:i/>
        </w:rPr>
        <w:t>о</w:t>
      </w:r>
      <w:r w:rsidRPr="005B236B">
        <w:rPr>
          <w:b/>
          <w:i/>
        </w:rPr>
        <w:t>век разумный»,</w:t>
      </w:r>
      <w:r w:rsidRPr="005B236B">
        <w:rPr>
          <w:b/>
        </w:rPr>
        <w:t xml:space="preserve"> при смене поколений в обществе</w:t>
      </w:r>
      <w:r>
        <w:rPr>
          <w:b/>
        </w:rPr>
        <w:t xml:space="preserve"> </w:t>
      </w:r>
      <w:r w:rsidRPr="003005BC">
        <w:t>(</w:t>
      </w:r>
      <w:r>
        <w:t>биологич</w:t>
      </w:r>
      <w:r>
        <w:t>е</w:t>
      </w:r>
      <w:r>
        <w:t>ский процесс); кро</w:t>
      </w:r>
      <w:r>
        <w:softHyphen/>
        <w:t>ме того, появились средства глоба</w:t>
      </w:r>
      <w:r>
        <w:softHyphen/>
        <w:t>льной ко</w:t>
      </w:r>
      <w:r>
        <w:t>м</w:t>
      </w:r>
      <w:r>
        <w:t>муникации, доступные пра</w:t>
      </w:r>
      <w:r>
        <w:softHyphen/>
        <w:t>кти</w:t>
      </w:r>
      <w:r>
        <w:softHyphen/>
      </w:r>
      <w:r>
        <w:softHyphen/>
        <w:t>чески всем, а не только “элите”, «дипкорпусу», «журналистам-меж</w:t>
      </w:r>
      <w:r>
        <w:softHyphen/>
        <w:t>ду</w:t>
      </w:r>
      <w:r>
        <w:softHyphen/>
        <w:t>на</w:t>
      </w:r>
      <w:r>
        <w:softHyphen/>
        <w:t>род</w:t>
      </w:r>
      <w:r>
        <w:softHyphen/>
        <w:t>никам», как это было в пр</w:t>
      </w:r>
      <w:r>
        <w:t>о</w:t>
      </w:r>
      <w:r>
        <w:t>шлом.</w:t>
      </w:r>
    </w:p>
    <w:p w14:paraId="1547B7D2" w14:textId="7C501E6F" w:rsidR="00D30B85" w:rsidRDefault="00D30B85" w:rsidP="00E11EEE">
      <w:pPr>
        <w:pStyle w:val="PlainText"/>
        <w:spacing w:before="240"/>
      </w:pPr>
      <w:r>
        <w:rPr>
          <w:noProof/>
        </w:rPr>
        <w:lastRenderedPageBreak/>
        <mc:AlternateContent>
          <mc:Choice Requires="wpc">
            <w:drawing>
              <wp:anchor distT="0" distB="0" distL="114300" distR="114300" simplePos="0" relativeHeight="251660800" behindDoc="0" locked="0" layoutInCell="1" allowOverlap="1" wp14:anchorId="36E4CA76" wp14:editId="42957FAE">
                <wp:simplePos x="0" y="0"/>
                <wp:positionH relativeFrom="margin">
                  <wp:align>center</wp:align>
                </wp:positionH>
                <wp:positionV relativeFrom="paragraph">
                  <wp:posOffset>71755</wp:posOffset>
                </wp:positionV>
                <wp:extent cx="3569970" cy="5040630"/>
                <wp:effectExtent l="0" t="0" r="0" b="0"/>
                <wp:wrapSquare wrapText="bothSides"/>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Text Box 89"/>
                        <wps:cNvSpPr txBox="1">
                          <a:spLocks noChangeArrowheads="1"/>
                        </wps:cNvSpPr>
                        <wps:spPr bwMode="auto">
                          <a:xfrm>
                            <a:off x="5715" y="2707640"/>
                            <a:ext cx="3564255" cy="2332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8A993" w14:textId="77777777" w:rsidR="00D30B85" w:rsidRPr="00EF48B9" w:rsidRDefault="00D30B85" w:rsidP="00EB219C">
                              <w:pPr>
                                <w:jc w:val="both"/>
                                <w:rPr>
                                  <w:szCs w:val="24"/>
                                </w:rPr>
                              </w:pPr>
                              <w:r>
                                <w:t>«</w:t>
                              </w:r>
                              <w:r w:rsidRPr="00EF48B9">
                                <w:t>31-07-2007, 10:01</w:t>
                              </w:r>
                              <w:r>
                                <w:rPr>
                                  <w:sz w:val="11"/>
                                </w:rPr>
                                <w:t xml:space="preserve"> </w:t>
                              </w:r>
                              <w:r>
                                <w:t xml:space="preserve">Тема: Вот они </w:t>
                              </w:r>
                              <w:r w:rsidRPr="00223AAE">
                                <w:t>—</w:t>
                              </w:r>
                              <w:r w:rsidRPr="00EF48B9">
                                <w:t xml:space="preserve"> новые американцы</w:t>
                              </w:r>
                              <w:r>
                                <w:t>.</w:t>
                              </w:r>
                            </w:p>
                            <w:p w14:paraId="1E4E3B3B" w14:textId="77777777" w:rsidR="00D30B85" w:rsidRDefault="00D30B85" w:rsidP="00EB219C">
                              <w:pPr>
                                <w:jc w:val="both"/>
                              </w:pPr>
                              <w:r w:rsidRPr="00EF48B9">
                                <w:t xml:space="preserve">Это победители олимпиады США по математике среди школьников. Они же </w:t>
                              </w:r>
                              <w:r w:rsidRPr="00223AAE">
                                <w:t>—</w:t>
                              </w:r>
                              <w:r w:rsidRPr="00EF48B9">
                                <w:t xml:space="preserve"> сборная США на международной олимпиаде школьников по математике (где победила Ро</w:t>
                              </w:r>
                              <w:r w:rsidRPr="00EF48B9">
                                <w:t>с</w:t>
                              </w:r>
                              <w:r w:rsidRPr="00EF48B9">
                                <w:t>сия, а США в глубоком анусе): Ну как вам лица белых колониз</w:t>
                              </w:r>
                              <w:r w:rsidRPr="00EF48B9">
                                <w:t>а</w:t>
                              </w:r>
                              <w:r w:rsidRPr="00EF48B9">
                                <w:t>торов континента, англосаксонского платинового миллиона новых господ и правителей мира</w:t>
                              </w:r>
                              <w:r>
                                <w:t>?</w:t>
                              </w:r>
                              <w:r w:rsidRPr="007F45CA">
                                <w:t xml:space="preserve"> Как вы можете заметить — парочка белых (эмигрантов из России и Польши) там-таки есть. Но остальные...</w:t>
                              </w:r>
                              <w:r>
                                <w:t xml:space="preserve">» </w:t>
                              </w:r>
                              <w:r w:rsidRPr="001C1004">
                                <w:t>(</w:t>
                              </w:r>
                              <w:hyperlink r:id="rId146" w:history="1">
                                <w:r w:rsidRPr="00DA3853">
                                  <w:rPr>
                                    <w:rStyle w:val="Hyperlink"/>
                                  </w:rPr>
                                  <w:t>http://ford.flybb.ru/topic210.html</w:t>
                                </w:r>
                              </w:hyperlink>
                              <w:r w:rsidRPr="001C1004">
                                <w:t>).</w:t>
                              </w:r>
                            </w:p>
                            <w:p w14:paraId="3A42FD35" w14:textId="77777777" w:rsidR="00D30B85" w:rsidRDefault="00D30B85" w:rsidP="00EB219C">
                              <w:pPr>
                                <w:jc w:val="both"/>
                              </w:pPr>
                              <w:r>
                                <w:t xml:space="preserve">Там же утверждается, что на фотографии </w:t>
                              </w:r>
                              <w:r w:rsidRPr="00223AAE">
                                <w:t>—</w:t>
                              </w:r>
                              <w:r>
                                <w:t xml:space="preserve"> дети иммигра</w:t>
                              </w:r>
                              <w:r>
                                <w:t>н</w:t>
                              </w:r>
                              <w:r>
                                <w:t>тов в США в первом поколении.</w:t>
                              </w:r>
                            </w:p>
                            <w:p w14:paraId="36F8ABA0" w14:textId="77777777" w:rsidR="00D30B85" w:rsidRDefault="00D30B85" w:rsidP="00EB219C">
                              <w:pPr>
                                <w:ind w:firstLine="340"/>
                                <w:jc w:val="both"/>
                              </w:pPr>
                              <w:r>
                                <w:t xml:space="preserve">6 мая </w:t>
                              </w:r>
                              <w:smartTag w:uri="urn:schemas-microsoft-com:office:smarttags" w:element="metricconverter">
                                <w:smartTagPr>
                                  <w:attr w:name="ProductID" w:val="2009 г"/>
                                </w:smartTagPr>
                                <w:r>
                                  <w:t>2009 г</w:t>
                                </w:r>
                              </w:smartTag>
                              <w:r>
                                <w:t>. СМИ сообщили о том, что на чемпионате мира по программированию, проводившемся в Швеции, п</w:t>
                              </w:r>
                              <w:r>
                                <w:t>о</w:t>
                              </w:r>
                              <w:r>
                                <w:t>бедила команда из России, а их главными соперн</w:t>
                              </w:r>
                              <w:r>
                                <w:t>и</w:t>
                              </w:r>
                              <w:r>
                                <w:t>ками были китайцы… выступавшие за университ</w:t>
                              </w:r>
                              <w:r>
                                <w:t>е</w:t>
                              </w:r>
                              <w:r>
                                <w:t>ты США.</w:t>
                              </w:r>
                            </w:p>
                            <w:p w14:paraId="7CDCFD00" w14:textId="77777777" w:rsidR="00D30B85" w:rsidRDefault="00D30B85" w:rsidP="00EB219C"/>
                          </w:txbxContent>
                        </wps:txbx>
                        <wps:bodyPr rot="0" vert="horz" wrap="square" lIns="91440" tIns="45720" rIns="91440" bIns="45720" anchor="t" anchorCtr="0" upright="1">
                          <a:noAutofit/>
                        </wps:bodyPr>
                      </wps:wsp>
                      <pic:pic xmlns:pic="http://schemas.openxmlformats.org/drawingml/2006/picture">
                        <pic:nvPicPr>
                          <pic:cNvPr id="4" name="Picture 90"/>
                          <pic:cNvPicPr>
                            <a:picLocks noChangeAspect="1" noChangeArrowheads="1"/>
                          </pic:cNvPicPr>
                        </pic:nvPicPr>
                        <pic:blipFill>
                          <a:blip r:embed="rId147">
                            <a:lum bright="16000"/>
                            <a:extLst>
                              <a:ext uri="{28A0092B-C50C-407E-A947-70E740481C1C}">
                                <a14:useLocalDpi xmlns:a14="http://schemas.microsoft.com/office/drawing/2010/main" val="0"/>
                              </a:ext>
                            </a:extLst>
                          </a:blip>
                          <a:srcRect/>
                          <a:stretch>
                            <a:fillRect/>
                          </a:stretch>
                        </pic:blipFill>
                        <pic:spPr bwMode="auto">
                          <a:xfrm>
                            <a:off x="0" y="0"/>
                            <a:ext cx="3564255" cy="269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36E4CA76" id="Canvas 87" o:spid="_x0000_s1030" editas="canvas" style="position:absolute;left:0;text-align:left;margin-left:0;margin-top:5.65pt;width:281.1pt;height:396.9pt;z-index:251660800;mso-position-horizontal:center;mso-position-horizontal-relative:margin;mso-position-vertical-relative:text" coordsize="35699,504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">
                <v:shape id="_x0000_s1031" type="#_x0000_t75" style="position:absolute;width:35699;height:50406;visibility:visible;mso-wrap-style:square">
                  <v:fill o:detectmouseclick="t"/>
                  <v:path o:connecttype="none"/>
                </v:shape>
                <v:shape id="Text Box 89" o:spid="_x0000_s1032" type="#_x0000_t202" style="position:absolute;left:57;top:27076;width:35642;height:23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43B8A993" w14:textId="77777777" w:rsidR="00D30B85" w:rsidRPr="00EF48B9" w:rsidRDefault="00D30B85" w:rsidP="00EB219C">
                        <w:pPr>
                          <w:jc w:val="both"/>
                          <w:rPr>
                            <w:szCs w:val="24"/>
                          </w:rPr>
                        </w:pPr>
                        <w:r>
                          <w:t>«</w:t>
                        </w:r>
                        <w:r w:rsidRPr="00EF48B9">
                          <w:t>31-07-2007, 10:01</w:t>
                        </w:r>
                        <w:r>
                          <w:rPr>
                            <w:sz w:val="11"/>
                          </w:rPr>
                          <w:t xml:space="preserve"> </w:t>
                        </w:r>
                        <w:r>
                          <w:t xml:space="preserve">Тема: Вот они </w:t>
                        </w:r>
                        <w:r w:rsidRPr="00223AAE">
                          <w:t>—</w:t>
                        </w:r>
                        <w:r w:rsidRPr="00EF48B9">
                          <w:t xml:space="preserve"> новые американцы</w:t>
                        </w:r>
                        <w:r>
                          <w:t>.</w:t>
                        </w:r>
                      </w:p>
                      <w:p w14:paraId="1E4E3B3B" w14:textId="77777777" w:rsidR="00D30B85" w:rsidRDefault="00D30B85" w:rsidP="00EB219C">
                        <w:pPr>
                          <w:jc w:val="both"/>
                        </w:pPr>
                        <w:r w:rsidRPr="00EF48B9">
                          <w:t xml:space="preserve">Это победители олимпиады США по математике среди школьников. Они же </w:t>
                        </w:r>
                        <w:r w:rsidRPr="00223AAE">
                          <w:t>—</w:t>
                        </w:r>
                        <w:r w:rsidRPr="00EF48B9">
                          <w:t xml:space="preserve"> сборная США на международной олимпиаде школьников по математике (где победила Ро</w:t>
                        </w:r>
                        <w:r w:rsidRPr="00EF48B9">
                          <w:t>с</w:t>
                        </w:r>
                        <w:r w:rsidRPr="00EF48B9">
                          <w:t>сия, а США в глубоком анусе): Ну как вам лица белых колониз</w:t>
                        </w:r>
                        <w:r w:rsidRPr="00EF48B9">
                          <w:t>а</w:t>
                        </w:r>
                        <w:r w:rsidRPr="00EF48B9">
                          <w:t>торов континента, англосаксонского платинового миллиона новых господ и правителей мира</w:t>
                        </w:r>
                        <w:r>
                          <w:t>?</w:t>
                        </w:r>
                        <w:r w:rsidRPr="007F45CA">
                          <w:t xml:space="preserve"> Как вы можете заметить — парочка белых (эмигрантов из России и Польши) там-таки есть. Но остальные...</w:t>
                        </w:r>
                        <w:r>
                          <w:t xml:space="preserve">» </w:t>
                        </w:r>
                        <w:r w:rsidRPr="001C1004">
                          <w:t>(</w:t>
                        </w:r>
                        <w:hyperlink r:id="rId148" w:history="1">
                          <w:r w:rsidRPr="00DA3853">
                            <w:rPr>
                              <w:rStyle w:val="Hyperlink"/>
                            </w:rPr>
                            <w:t>http://ford.flybb.ru/topic210.html</w:t>
                          </w:r>
                        </w:hyperlink>
                        <w:r w:rsidRPr="001C1004">
                          <w:t>).</w:t>
                        </w:r>
                      </w:p>
                      <w:p w14:paraId="3A42FD35" w14:textId="77777777" w:rsidR="00D30B85" w:rsidRDefault="00D30B85" w:rsidP="00EB219C">
                        <w:pPr>
                          <w:jc w:val="both"/>
                        </w:pPr>
                        <w:r>
                          <w:t xml:space="preserve">Там же утверждается, что на фотографии </w:t>
                        </w:r>
                        <w:r w:rsidRPr="00223AAE">
                          <w:t>—</w:t>
                        </w:r>
                        <w:r>
                          <w:t xml:space="preserve"> дети иммигра</w:t>
                        </w:r>
                        <w:r>
                          <w:t>н</w:t>
                        </w:r>
                        <w:r>
                          <w:t>тов в США в первом поколении.</w:t>
                        </w:r>
                      </w:p>
                      <w:p w14:paraId="36F8ABA0" w14:textId="77777777" w:rsidR="00D30B85" w:rsidRDefault="00D30B85" w:rsidP="00EB219C">
                        <w:pPr>
                          <w:ind w:firstLine="340"/>
                          <w:jc w:val="both"/>
                        </w:pPr>
                        <w:r>
                          <w:t xml:space="preserve">6 мая </w:t>
                        </w:r>
                        <w:smartTag w:uri="urn:schemas-microsoft-com:office:smarttags" w:element="metricconverter">
                          <w:smartTagPr>
                            <w:attr w:name="ProductID" w:val="2009 г"/>
                          </w:smartTagPr>
                          <w:r>
                            <w:t>2009 г</w:t>
                          </w:r>
                        </w:smartTag>
                        <w:r>
                          <w:t>. СМИ сообщили о том, что на чемпионате мира по программированию, проводившемся в Швеции, п</w:t>
                        </w:r>
                        <w:r>
                          <w:t>о</w:t>
                        </w:r>
                        <w:r>
                          <w:t>бедила команда из России, а их главными соперн</w:t>
                        </w:r>
                        <w:r>
                          <w:t>и</w:t>
                        </w:r>
                        <w:r>
                          <w:t>ками были китайцы… выступавшие за университ</w:t>
                        </w:r>
                        <w:r>
                          <w:t>е</w:t>
                        </w:r>
                        <w:r>
                          <w:t>ты США.</w:t>
                        </w:r>
                      </w:p>
                      <w:p w14:paraId="7CDCFD00" w14:textId="77777777" w:rsidR="00D30B85" w:rsidRDefault="00D30B85" w:rsidP="00EB219C"/>
                    </w:txbxContent>
                  </v:textbox>
                </v:shape>
                <v:shape id="Picture 90" o:spid="_x0000_s1033" type="#_x0000_t75" style="position:absolute;width:35642;height:26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">
                  <v:imagedata r:id="rId149" o:title="" blacklevel="5243f"/>
                </v:shape>
                <w10:wrap type="square" anchorx="margin"/>
              </v:group>
            </w:pict>
          </mc:Fallback>
        </mc:AlternateContent>
      </w:r>
      <w:r>
        <w:t>Тем не менее нынешний президент США Б.Х.Обама в своей книге “Дерзость надежды. Мысли о возрожд</w:t>
      </w:r>
      <w:r>
        <w:t>е</w:t>
      </w:r>
      <w:r>
        <w:t>нии американской мечты” признаёт, что проблемы с обучением подрастающих п</w:t>
      </w:r>
      <w:r>
        <w:t>о</w:t>
      </w:r>
      <w:r>
        <w:t>колений есть:</w:t>
      </w:r>
    </w:p>
    <w:p w14:paraId="7B63ABDB" w14:textId="77777777" w:rsidR="00D30B85" w:rsidRDefault="00D30B85" w:rsidP="00E11EEE">
      <w:pPr>
        <w:pStyle w:val="a5"/>
        <w:rPr>
          <w:noProof/>
        </w:rPr>
      </w:pPr>
      <w:r>
        <w:t>«Сегодня у американцев высочайший среди развитых стран процент отсева из государственных школ. Ученики старших кла</w:t>
      </w:r>
      <w:r>
        <w:t>с</w:t>
      </w:r>
      <w:r>
        <w:t xml:space="preserve">сов показывают худшие знания по математике </w:t>
      </w:r>
      <w:r>
        <w:lastRenderedPageBreak/>
        <w:t>и естественным наукам, чем их зарубежные сверстники. П</w:t>
      </w:r>
      <w:r>
        <w:t>о</w:t>
      </w:r>
      <w:r>
        <w:t>ловина подростков не имеет представления об элементарных дробях, половина девят</w:t>
      </w:r>
      <w:r>
        <w:t>и</w:t>
      </w:r>
      <w:r>
        <w:t>летних не умеют ни делить, ни умножать, и, хотя количество п</w:t>
      </w:r>
      <w:r>
        <w:t>о</w:t>
      </w:r>
      <w:r>
        <w:t>ступающих в высшие учебные заведения повысилось, только дв</w:t>
      </w:r>
      <w:r>
        <w:t>а</w:t>
      </w:r>
      <w:r>
        <w:t>дцать два процента абитуриентов достаточно подготовлены, чт</w:t>
      </w:r>
      <w:r>
        <w:t>о</w:t>
      </w:r>
      <w:r>
        <w:t>бы пройти университетский курс английского языка, математики и естественных наук» (“Дерзость наде</w:t>
      </w:r>
      <w:r>
        <w:t>ж</w:t>
      </w:r>
      <w:r>
        <w:t>ды”, стр. 181).</w:t>
      </w:r>
      <w:r w:rsidRPr="00EB219C">
        <w:rPr>
          <w:noProof/>
        </w:rPr>
        <w:t xml:space="preserve"> </w:t>
      </w:r>
    </w:p>
    <w:p w14:paraId="39C4F615" w14:textId="77777777" w:rsidR="00D30B85" w:rsidRDefault="00D30B85" w:rsidP="00E11EEE">
      <w:pPr>
        <w:pStyle w:val="PlainText"/>
      </w:pPr>
      <w:r>
        <w:t>И ещё одно сообщение:</w:t>
      </w:r>
    </w:p>
    <w:p w14:paraId="5421517A" w14:textId="77777777" w:rsidR="00D30B85" w:rsidRDefault="00D30B85" w:rsidP="00E11EEE">
      <w:pPr>
        <w:pStyle w:val="a5"/>
      </w:pPr>
      <w:r>
        <w:t>«Исследования, проведённые недавно на средства правител</w:t>
      </w:r>
      <w:r>
        <w:t>ь</w:t>
      </w:r>
      <w:r>
        <w:t>ства США, показали, что более половины американцев подве</w:t>
      </w:r>
      <w:r>
        <w:t>р</w:t>
      </w:r>
      <w:r>
        <w:t>жены психическим расстройствам» (“Известия” от 29.06.2005 г., со ссылкой на “The New York Times News Service and Syndicate C</w:t>
      </w:r>
      <w:r>
        <w:rPr>
          <w:vertAlign w:val="superscript"/>
        </w:rPr>
        <w:t>О</w:t>
      </w:r>
      <w:r>
        <w:t xml:space="preserve">” </w:t>
      </w:r>
      <w:hyperlink r:id="rId150" w:history="1">
        <w:r w:rsidRPr="00CE72C5">
          <w:rPr>
            <w:rStyle w:val="Hyperlink"/>
          </w:rPr>
          <w:t>http://www.izvestia.ru/nyizvestia/article2057560</w:t>
        </w:r>
      </w:hyperlink>
      <w:r>
        <w:t>).</w:t>
      </w:r>
    </w:p>
    <w:p w14:paraId="1D3FAAF6" w14:textId="77777777" w:rsidR="00D30B85" w:rsidRDefault="00D30B85" w:rsidP="00EB219C">
      <w:pPr>
        <w:pStyle w:val="PlainText"/>
      </w:pPr>
      <w:r>
        <w:t>Кроме факторов, формирующих би</w:t>
      </w:r>
      <w:r>
        <w:softHyphen/>
        <w:t>о</w:t>
      </w:r>
      <w:r>
        <w:softHyphen/>
        <w:t>логический базис культ</w:t>
      </w:r>
      <w:r>
        <w:t>у</w:t>
      </w:r>
      <w:r>
        <w:t xml:space="preserve">ры, второй фактор, определяющий качество жизни общества на исторически продолжительных интервалах времени, </w:t>
      </w:r>
      <w:r w:rsidRPr="00223AAE">
        <w:t>—</w:t>
      </w:r>
      <w:r>
        <w:t xml:space="preserve"> это де</w:t>
      </w:r>
      <w:r>
        <w:t>я</w:t>
      </w:r>
      <w:r>
        <w:t>тельность общественных институтов, к числу которых принадл</w:t>
      </w:r>
      <w:r>
        <w:t>е</w:t>
      </w:r>
      <w:r>
        <w:t>жат наука и система образования на её о</w:t>
      </w:r>
      <w:r>
        <w:t>с</w:t>
      </w:r>
      <w:r>
        <w:t xml:space="preserve">нове. </w:t>
      </w:r>
    </w:p>
    <w:p w14:paraId="2E8E5996" w14:textId="77777777" w:rsidR="00D30B85" w:rsidRDefault="00D30B85" w:rsidP="00873ABF">
      <w:pPr>
        <w:pStyle w:val="PlainText"/>
      </w:pPr>
      <w:r>
        <w:t>Ещё раз по</w:t>
      </w:r>
      <w:r>
        <w:t>д</w:t>
      </w:r>
      <w:r>
        <w:t xml:space="preserve">черкнём: </w:t>
      </w:r>
    </w:p>
    <w:p w14:paraId="260FAE81" w14:textId="6878916E" w:rsidR="00D30B85" w:rsidRDefault="00D30B85" w:rsidP="00C50FE4">
      <w:pPr>
        <w:pStyle w:val="a7"/>
      </w:pPr>
      <w:r w:rsidRPr="00551E9B">
        <w:t>Функция науки в жизни общества — обеспечение управл</w:t>
      </w:r>
      <w:r w:rsidRPr="00551E9B">
        <w:t>е</w:t>
      </w:r>
      <w:r w:rsidRPr="00551E9B">
        <w:t>ния во всех отраслях общест</w:t>
      </w:r>
      <w:r>
        <w:softHyphen/>
      </w:r>
      <w:r w:rsidRPr="00551E9B">
        <w:t xml:space="preserve">венной деятельности </w:t>
      </w:r>
      <w:r w:rsidRPr="004B64E4">
        <w:rPr>
          <w:i/>
        </w:rPr>
        <w:t>в соотве</w:t>
      </w:r>
      <w:r w:rsidRPr="004B64E4">
        <w:rPr>
          <w:i/>
        </w:rPr>
        <w:t>т</w:t>
      </w:r>
      <w:r w:rsidRPr="004B64E4">
        <w:rPr>
          <w:i/>
        </w:rPr>
        <w:t>ствии с определённой концепцией, даваемой обществу нос</w:t>
      </w:r>
      <w:r w:rsidRPr="004B64E4">
        <w:rPr>
          <w:i/>
        </w:rPr>
        <w:t>и</w:t>
      </w:r>
      <w:r w:rsidRPr="004B64E4">
        <w:rPr>
          <w:i/>
        </w:rPr>
        <w:t>телями концептуал</w:t>
      </w:r>
      <w:r w:rsidRPr="004B64E4">
        <w:rPr>
          <w:i/>
        </w:rPr>
        <w:t>ь</w:t>
      </w:r>
      <w:r w:rsidRPr="004B64E4">
        <w:rPr>
          <w:i/>
        </w:rPr>
        <w:t>ной власти</w:t>
      </w:r>
      <w:r w:rsidRPr="00551E9B">
        <w:t>.</w:t>
      </w:r>
      <w:r w:rsidRPr="00D30B85">
        <w:rPr>
          <w:vertAlign w:val="superscript"/>
        </w:rPr>
        <w:t>[CLV]</w:t>
      </w:r>
      <w:r w:rsidRPr="00551E9B">
        <w:t xml:space="preserve"> </w:t>
      </w:r>
    </w:p>
    <w:p w14:paraId="42A64AA1" w14:textId="77777777" w:rsidR="00D30B85" w:rsidRPr="003B7970" w:rsidRDefault="00D30B85" w:rsidP="00873ABF">
      <w:pPr>
        <w:pStyle w:val="PlainText"/>
      </w:pPr>
      <w:r w:rsidRPr="00551E9B">
        <w:t>То есть</w:t>
      </w:r>
      <w:r>
        <w:t xml:space="preserve"> наука обслуживает концептуальную власть, хотя </w:t>
      </w:r>
      <w:r w:rsidRPr="002519AA">
        <w:rPr>
          <w:i/>
        </w:rPr>
        <w:t>она же может породить в обществе его собственную концептуал</w:t>
      </w:r>
      <w:r w:rsidRPr="002519AA">
        <w:rPr>
          <w:i/>
        </w:rPr>
        <w:t>ь</w:t>
      </w:r>
      <w:r w:rsidRPr="002519AA">
        <w:rPr>
          <w:i/>
        </w:rPr>
        <w:t>ную власть:</w:t>
      </w:r>
      <w:r>
        <w:t xml:space="preserve"> это </w:t>
      </w:r>
      <w:r w:rsidRPr="00223AAE">
        <w:t>—</w:t>
      </w:r>
      <w:r>
        <w:t xml:space="preserve"> причина, по которой приверженцы толпо-“элитаризма” предпочитают культивировать невежество, а хозя</w:t>
      </w:r>
      <w:r>
        <w:t>е</w:t>
      </w:r>
      <w:r>
        <w:t>ва толпо-“элитарных” концепций в отношении развития и фун</w:t>
      </w:r>
      <w:r>
        <w:t>к</w:t>
      </w:r>
      <w:r>
        <w:t>ционирования науки и системы образования на её основе приде</w:t>
      </w:r>
      <w:r>
        <w:t>р</w:t>
      </w:r>
      <w:r>
        <w:t>живаются весьма специфических принципов. Принципы, реал</w:t>
      </w:r>
      <w:r>
        <w:t>и</w:t>
      </w:r>
      <w:r>
        <w:t>зуемые в отношении науки в толпо-“элитар</w:t>
      </w:r>
      <w:r>
        <w:softHyphen/>
        <w:t>ных” обществах, включая и цивилизацию на основе Библии и США как её соста</w:t>
      </w:r>
      <w:r>
        <w:t>в</w:t>
      </w:r>
      <w:r>
        <w:t>ную часть, пр</w:t>
      </w:r>
      <w:r>
        <w:t>о</w:t>
      </w:r>
      <w:r>
        <w:t>сты:</w:t>
      </w:r>
    </w:p>
    <w:p w14:paraId="0089CC12" w14:textId="77777777" w:rsidR="00D30B85" w:rsidRDefault="00D30B85" w:rsidP="00F509F0">
      <w:pPr>
        <w:pStyle w:val="a3"/>
        <w:numPr>
          <w:ilvl w:val="0"/>
          <w:numId w:val="20"/>
        </w:numPr>
        <w:spacing w:before="240"/>
      </w:pPr>
      <w:r w:rsidRPr="00084F55">
        <w:rPr>
          <w:b/>
        </w:rPr>
        <w:t>Рабы не должны обладать познаватель</w:t>
      </w:r>
      <w:r w:rsidRPr="00084F55">
        <w:rPr>
          <w:b/>
        </w:rPr>
        <w:softHyphen/>
        <w:t>но-твор</w:t>
      </w:r>
      <w:r w:rsidRPr="00084F55">
        <w:rPr>
          <w:b/>
        </w:rPr>
        <w:softHyphen/>
      </w:r>
      <w:r w:rsidRPr="00084F55">
        <w:rPr>
          <w:b/>
        </w:rPr>
        <w:softHyphen/>
        <w:t>ческой куль</w:t>
      </w:r>
      <w:r w:rsidRPr="00084F55">
        <w:rPr>
          <w:b/>
        </w:rPr>
        <w:softHyphen/>
        <w:t>турой</w:t>
      </w:r>
      <w:r>
        <w:rPr>
          <w:b/>
        </w:rPr>
        <w:t xml:space="preserve">, </w:t>
      </w:r>
      <w:r w:rsidRPr="00D6326B">
        <w:rPr>
          <w:b/>
          <w:i/>
        </w:rPr>
        <w:t>адекватной Жизни</w:t>
      </w:r>
      <w:r w:rsidRPr="00AE34D8">
        <w:t xml:space="preserve"> (1</w:t>
      </w:r>
      <w:r w:rsidRPr="00AE34D8">
        <w:noBreakHyphen/>
        <w:t>й приор</w:t>
      </w:r>
      <w:r w:rsidRPr="00AE34D8">
        <w:t>и</w:t>
      </w:r>
      <w:r w:rsidRPr="00AE34D8">
        <w:t xml:space="preserve">тет обобщённых средств </w:t>
      </w:r>
      <w:r w:rsidRPr="00AE34D8">
        <w:lastRenderedPageBreak/>
        <w:t>управления</w:t>
      </w:r>
      <w:r>
        <w:t xml:space="preserve">: владение им </w:t>
      </w:r>
      <w:r w:rsidRPr="00223AAE">
        <w:t>—</w:t>
      </w:r>
      <w:r>
        <w:t xml:space="preserve"> ключ к обретению концептуальной властности и порождению в обществе его собственной конце</w:t>
      </w:r>
      <w:r>
        <w:t>п</w:t>
      </w:r>
      <w:r>
        <w:t>туальной власти со всем вытекающими из этого факта разн</w:t>
      </w:r>
      <w:r>
        <w:t>о</w:t>
      </w:r>
      <w:r>
        <w:t>родными следствиями</w:t>
      </w:r>
      <w:r w:rsidRPr="00AE34D8">
        <w:t>)</w:t>
      </w:r>
      <w:r>
        <w:t>;</w:t>
      </w:r>
      <w:r w:rsidRPr="00AE34D8">
        <w:t xml:space="preserve"> </w:t>
      </w:r>
    </w:p>
    <w:p w14:paraId="41669040" w14:textId="77777777" w:rsidR="00D30B85" w:rsidRDefault="00D30B85" w:rsidP="00F509F0">
      <w:pPr>
        <w:pStyle w:val="a3"/>
        <w:numPr>
          <w:ilvl w:val="0"/>
          <w:numId w:val="20"/>
        </w:numPr>
      </w:pPr>
      <w:r w:rsidRPr="00084F55">
        <w:rPr>
          <w:b/>
        </w:rPr>
        <w:t>среди них не должно быть учёных, чьи научные интересы и деятельность не вписываются в концепцию управления</w:t>
      </w:r>
      <w:r>
        <w:t xml:space="preserve"> (кадры решают всё: либо успешно, либо целенаправленно п</w:t>
      </w:r>
      <w:r>
        <w:t>о</w:t>
      </w:r>
      <w:r>
        <w:t>добранные и продвинутые на должности «кадры» не в состо</w:t>
      </w:r>
      <w:r>
        <w:t>я</w:t>
      </w:r>
      <w:r>
        <w:t>нии решить даже простеньких задач, что и является их зад</w:t>
      </w:r>
      <w:r>
        <w:t>а</w:t>
      </w:r>
      <w:r>
        <w:t>чей);</w:t>
      </w:r>
      <w:r w:rsidRPr="00AE34D8">
        <w:t xml:space="preserve"> </w:t>
      </w:r>
    </w:p>
    <w:p w14:paraId="16B8CC8F" w14:textId="77777777" w:rsidR="00D30B85" w:rsidRDefault="00D30B85" w:rsidP="00F509F0">
      <w:pPr>
        <w:pStyle w:val="a3"/>
        <w:numPr>
          <w:ilvl w:val="0"/>
          <w:numId w:val="20"/>
        </w:numPr>
      </w:pPr>
      <w:r>
        <w:rPr>
          <w:b/>
        </w:rPr>
        <w:t>он</w:t>
      </w:r>
      <w:r w:rsidRPr="00084F55">
        <w:rPr>
          <w:b/>
        </w:rPr>
        <w:t>и не должны иметь науку</w:t>
      </w:r>
      <w:r w:rsidRPr="00AE34D8">
        <w:t xml:space="preserve"> (2</w:t>
      </w:r>
      <w:r w:rsidRPr="00AE34D8">
        <w:noBreakHyphen/>
        <w:t>й и 3</w:t>
      </w:r>
      <w:r w:rsidRPr="00AE34D8">
        <w:noBreakHyphen/>
        <w:t>й приоритеты обобщё</w:t>
      </w:r>
      <w:r w:rsidRPr="00AE34D8">
        <w:t>н</w:t>
      </w:r>
      <w:r w:rsidRPr="00AE34D8">
        <w:t xml:space="preserve">ных средств управления), </w:t>
      </w:r>
      <w:r w:rsidRPr="00717985">
        <w:rPr>
          <w:b/>
        </w:rPr>
        <w:t>более эффективную, чем та, кот</w:t>
      </w:r>
      <w:r w:rsidRPr="00717985">
        <w:rPr>
          <w:b/>
        </w:rPr>
        <w:t>о</w:t>
      </w:r>
      <w:r w:rsidRPr="00717985">
        <w:rPr>
          <w:b/>
        </w:rPr>
        <w:t>рую, исходя из своих интересов, допускают в их обществе рабовладельцы или которую рабовладельцы им навязыв</w:t>
      </w:r>
      <w:r w:rsidRPr="00717985">
        <w:rPr>
          <w:b/>
        </w:rPr>
        <w:t>а</w:t>
      </w:r>
      <w:r w:rsidRPr="00717985">
        <w:rPr>
          <w:b/>
        </w:rPr>
        <w:t>ют</w:t>
      </w:r>
      <w:r>
        <w:rPr>
          <w:b/>
        </w:rPr>
        <w:t>.</w:t>
      </w:r>
      <w:r w:rsidRPr="00AE34D8">
        <w:t xml:space="preserve"> </w:t>
      </w:r>
    </w:p>
    <w:p w14:paraId="4A8C38B4" w14:textId="77777777" w:rsidR="00D30B85" w:rsidRDefault="00D30B85" w:rsidP="00C50FE4">
      <w:pPr>
        <w:pStyle w:val="a9"/>
      </w:pPr>
      <w:r w:rsidRPr="00AE34D8">
        <w:t xml:space="preserve">Это </w:t>
      </w:r>
      <w:r>
        <w:t xml:space="preserve">касается всех наук без исключения, но прежде всего </w:t>
      </w:r>
      <w:r w:rsidRPr="00223AAE">
        <w:t>—</w:t>
      </w:r>
      <w:r>
        <w:t xml:space="preserve"> социологии в целом и её отраслей. </w:t>
      </w:r>
    </w:p>
    <w:p w14:paraId="0068386C" w14:textId="77777777" w:rsidR="00D30B85" w:rsidRDefault="00D30B85" w:rsidP="00873ABF">
      <w:pPr>
        <w:pStyle w:val="PlainText"/>
      </w:pPr>
      <w:r>
        <w:t xml:space="preserve">И это </w:t>
      </w:r>
      <w:r w:rsidRPr="00223AAE">
        <w:t>—</w:t>
      </w:r>
      <w:r>
        <w:t xml:space="preserve"> троякий </w:t>
      </w:r>
      <w:r w:rsidRPr="00AE34D8">
        <w:t xml:space="preserve">источник зависимости </w:t>
      </w:r>
      <w:r>
        <w:t xml:space="preserve">общества </w:t>
      </w:r>
      <w:r w:rsidRPr="00AE34D8">
        <w:t xml:space="preserve">рабов от </w:t>
      </w:r>
      <w:r>
        <w:t xml:space="preserve">корпорации </w:t>
      </w:r>
      <w:r w:rsidRPr="00AE34D8">
        <w:t>рабовладельцев и подневольности</w:t>
      </w:r>
      <w:r>
        <w:t xml:space="preserve"> рабов системе р</w:t>
      </w:r>
      <w:r>
        <w:t>а</w:t>
      </w:r>
      <w:r>
        <w:t>бовладения</w:t>
      </w:r>
      <w:r w:rsidRPr="00AE34D8">
        <w:t xml:space="preserve">. </w:t>
      </w:r>
    </w:p>
    <w:p w14:paraId="39493158" w14:textId="77777777" w:rsidR="00D30B85" w:rsidRDefault="00D30B85" w:rsidP="00873ABF">
      <w:pPr>
        <w:pStyle w:val="PlainText"/>
      </w:pPr>
      <w:r>
        <w:t>В этой связи приведём признание ещё одного ам</w:t>
      </w:r>
      <w:r>
        <w:t>е</w:t>
      </w:r>
      <w:r>
        <w:t>риканца:</w:t>
      </w:r>
    </w:p>
    <w:p w14:paraId="47F6D9F5" w14:textId="77777777" w:rsidR="00D30B85" w:rsidRDefault="00D30B85" w:rsidP="00F509F0">
      <w:pPr>
        <w:pStyle w:val="a5"/>
      </w:pPr>
      <w:r>
        <w:t xml:space="preserve">«Всё, чему учат у нас, </w:t>
      </w:r>
      <w:r w:rsidRPr="00223AAE">
        <w:t>—</w:t>
      </w:r>
      <w:r>
        <w:t xml:space="preserve"> деловое управление и юриспруде</w:t>
      </w:r>
      <w:r>
        <w:t>н</w:t>
      </w:r>
      <w:r>
        <w:t xml:space="preserve">ция. Америка </w:t>
      </w:r>
      <w:r w:rsidRPr="00223AAE">
        <w:t>—</w:t>
      </w:r>
      <w:r>
        <w:t xml:space="preserve"> первая и, надеюсь, последняя глобальная имп</w:t>
      </w:r>
      <w:r>
        <w:t>е</w:t>
      </w:r>
      <w:r>
        <w:t>рия. Я называю её “Соединенные Штаты Амнезии”, потому что в американских школах больше не преподают историю стр</w:t>
      </w:r>
      <w:r>
        <w:t>а</w:t>
      </w:r>
      <w:r>
        <w:t xml:space="preserve">ны», </w:t>
      </w:r>
      <w:r w:rsidRPr="00223AAE">
        <w:t>—</w:t>
      </w:r>
      <w:r>
        <w:t xml:space="preserve"> Гор Видал </w:t>
      </w:r>
      <w:r w:rsidRPr="00223AAE">
        <w:t>—</w:t>
      </w:r>
      <w:r>
        <w:t xml:space="preserve"> американский писатель, историк и публ</w:t>
      </w:r>
      <w:r>
        <w:t>и</w:t>
      </w:r>
      <w:r>
        <w:t>цист, основные произведения которого издавались в нашей стране (н</w:t>
      </w:r>
      <w:r>
        <w:t>а</w:t>
      </w:r>
      <w:r>
        <w:t>пример, романы “</w:t>
      </w:r>
      <w:smartTag w:uri="urn:schemas-microsoft-com:office:smarttags" w:element="metricconverter">
        <w:smartTagPr>
          <w:attr w:name="ProductID" w:val="1876”"/>
        </w:smartTagPr>
        <w:r>
          <w:t>1876”</w:t>
        </w:r>
      </w:smartTag>
      <w:r>
        <w:t xml:space="preserve">, “Юлиан”, “Калки”). (“Путин мог бы с лёгкостью руководить Пентагоном” </w:t>
      </w:r>
      <w:r w:rsidRPr="00223AAE">
        <w:t>—</w:t>
      </w:r>
      <w:r>
        <w:t xml:space="preserve"> интервью газете “Изве</w:t>
      </w:r>
      <w:r>
        <w:t>с</w:t>
      </w:r>
      <w:r>
        <w:t xml:space="preserve">тия” 04.03.2002: </w:t>
      </w:r>
      <w:hyperlink r:id="rId151" w:history="1">
        <w:r w:rsidRPr="002F5846">
          <w:rPr>
            <w:rStyle w:val="Hyperlink"/>
          </w:rPr>
          <w:t>http://www.izvestia.ru/world/article15250/</w:t>
        </w:r>
      </w:hyperlink>
      <w:r>
        <w:t>).</w:t>
      </w:r>
    </w:p>
    <w:p w14:paraId="64145DD3" w14:textId="77777777" w:rsidR="00D30B85" w:rsidRDefault="00D30B85" w:rsidP="00873ABF">
      <w:pPr>
        <w:pStyle w:val="PlainText"/>
      </w:pPr>
      <w:r>
        <w:t>Т.е. для кураторов США от глобальной политики по-прежнему актуален вопрос о стирании не только предъистории, но и истории страны из сознания её н</w:t>
      </w:r>
      <w:r>
        <w:t>а</w:t>
      </w:r>
      <w:r>
        <w:t>селения.</w:t>
      </w:r>
    </w:p>
    <w:p w14:paraId="7C604EFA" w14:textId="77777777" w:rsidR="00D30B85" w:rsidRDefault="00D30B85" w:rsidP="00873ABF">
      <w:pPr>
        <w:pStyle w:val="PlainText"/>
      </w:pPr>
      <w:r>
        <w:t>Воплощение этих принципов в жизнь обеспечивается акад</w:t>
      </w:r>
      <w:r>
        <w:t>е</w:t>
      </w:r>
      <w:r>
        <w:t>миями наук и системой учёных степеней и званий, которые пр</w:t>
      </w:r>
      <w:r>
        <w:t>и</w:t>
      </w:r>
      <w:r>
        <w:t>суждают соискателям учёные советы, признавая одни результаты научными достижениями, а другим отказывая в таковом призн</w:t>
      </w:r>
      <w:r>
        <w:t>а</w:t>
      </w:r>
      <w:r>
        <w:t>нии и изгоняя их приве</w:t>
      </w:r>
      <w:r>
        <w:t>р</w:t>
      </w:r>
      <w:r>
        <w:t xml:space="preserve">женцев из профессии без </w:t>
      </w:r>
      <w:r>
        <w:lastRenderedPageBreak/>
        <w:t>помощи «святой инквизиции». Достигается это за счёт проникновения масонской периферии в научную и околонаучную обществе</w:t>
      </w:r>
      <w:r>
        <w:t>н</w:t>
      </w:r>
      <w:r>
        <w:t>ность.</w:t>
      </w:r>
    </w:p>
    <w:p w14:paraId="15C2B92B" w14:textId="6E15EF48" w:rsidR="00D30B85" w:rsidRPr="00AE34D8" w:rsidRDefault="00D30B85" w:rsidP="00C50FE4">
      <w:pPr>
        <w:pStyle w:val="a9"/>
      </w:pPr>
      <w:r>
        <w:t>Удерживать науку и свод признаваемых научными зн</w:t>
      </w:r>
      <w:r>
        <w:t>а</w:t>
      </w:r>
      <w:r>
        <w:t xml:space="preserve">ний и лжезнаний </w:t>
      </w:r>
      <w:r w:rsidRPr="009264FD">
        <w:rPr>
          <w:i/>
        </w:rPr>
        <w:t>в русле господствующей над обществом концепции управления</w:t>
      </w:r>
      <w:r>
        <w:t xml:space="preserve"> </w:t>
      </w:r>
      <w:r w:rsidRPr="00223AAE">
        <w:t>—</w:t>
      </w:r>
      <w:r>
        <w:t xml:space="preserve"> главное назначение системы а</w:t>
      </w:r>
      <w:r>
        <w:t>т</w:t>
      </w:r>
      <w:r>
        <w:t>тестации и сертификации квалиф</w:t>
      </w:r>
      <w:r>
        <w:t>и</w:t>
      </w:r>
      <w:r>
        <w:t>кационных уровней в науке.</w:t>
      </w:r>
      <w:r w:rsidRPr="00D30B85">
        <w:rPr>
          <w:b w:val="0"/>
          <w:vertAlign w:val="superscript"/>
        </w:rPr>
        <w:t>[CLVI]</w:t>
      </w:r>
    </w:p>
    <w:p w14:paraId="6A467345" w14:textId="77777777" w:rsidR="00D30B85" w:rsidRDefault="00D30B85" w:rsidP="00C50FE4">
      <w:pPr>
        <w:pStyle w:val="a7"/>
      </w:pPr>
      <w:r>
        <w:t xml:space="preserve">Система образования, представляющая собой одну из сфер профессиональной деятельности, </w:t>
      </w:r>
      <w:r w:rsidRPr="00223AAE">
        <w:t>—</w:t>
      </w:r>
      <w:r>
        <w:t xml:space="preserve"> в толпо-“элитарных” обществах также служит воплощению в жизнь трёх выше н</w:t>
      </w:r>
      <w:r>
        <w:t>а</w:t>
      </w:r>
      <w:r>
        <w:t>званных взаимосвязанных принц</w:t>
      </w:r>
      <w:r>
        <w:t>и</w:t>
      </w:r>
      <w:r>
        <w:t>пов.</w:t>
      </w:r>
    </w:p>
    <w:p w14:paraId="2BC1174D" w14:textId="77777777" w:rsidR="00D30B85" w:rsidRDefault="00D30B85" w:rsidP="00F509F0">
      <w:pPr>
        <w:pStyle w:val="ab"/>
      </w:pPr>
      <w:r w:rsidRPr="00223AAE">
        <w:t>————————</w:t>
      </w:r>
    </w:p>
    <w:p w14:paraId="29A7BAC4" w14:textId="77777777" w:rsidR="00D30B85" w:rsidRDefault="00D30B85" w:rsidP="00873ABF">
      <w:pPr>
        <w:pStyle w:val="PlainText"/>
      </w:pPr>
      <w:r>
        <w:t>И надо признать, что историческая специфика развития си</w:t>
      </w:r>
      <w:r>
        <w:t>с</w:t>
      </w:r>
      <w:r>
        <w:t>темы образования в США такова, что, воплощая в себе названные выше принципы, она учитывает и ранее описанную проблемати</w:t>
      </w:r>
      <w:r>
        <w:t>ч</w:t>
      </w:r>
      <w:r>
        <w:t>ность освоения учебных программ «коренными США-анцами» обусловленную их биологическим вырождением в течение н</w:t>
      </w:r>
      <w:r>
        <w:t>е</w:t>
      </w:r>
      <w:r>
        <w:t>скольких покол</w:t>
      </w:r>
      <w:r>
        <w:t>е</w:t>
      </w:r>
      <w:r>
        <w:t xml:space="preserve">ний: </w:t>
      </w:r>
    </w:p>
    <w:p w14:paraId="22B4CA38" w14:textId="77777777" w:rsidR="00D30B85" w:rsidRDefault="00D30B85" w:rsidP="00F509F0">
      <w:pPr>
        <w:pStyle w:val="a3"/>
        <w:numPr>
          <w:ilvl w:val="0"/>
          <w:numId w:val="20"/>
        </w:numPr>
        <w:ind w:left="397" w:hanging="227"/>
      </w:pPr>
      <w:r>
        <w:t>Специалисты-педагоги отмечают, что с началом эпохи вс</w:t>
      </w:r>
      <w:r>
        <w:t>е</w:t>
      </w:r>
      <w:r>
        <w:t>общего обязательного образования учебные программы о</w:t>
      </w:r>
      <w:r>
        <w:t>б</w:t>
      </w:r>
      <w:r>
        <w:t>щеобразовательных школ США по своему содержанию сущ</w:t>
      </w:r>
      <w:r>
        <w:t>е</w:t>
      </w:r>
      <w:r>
        <w:t>ственно ниже уровня современных им образовательных пр</w:t>
      </w:r>
      <w:r>
        <w:t>о</w:t>
      </w:r>
      <w:r>
        <w:t>грамм ряда других стран: в частности образовательные пр</w:t>
      </w:r>
      <w:r>
        <w:t>о</w:t>
      </w:r>
      <w:r>
        <w:t>граммы средней школы СССР на протяжении всего времени его существования были тематически шире и содержательно глубже, нежели современные им американские.</w:t>
      </w:r>
    </w:p>
    <w:p w14:paraId="0CBE9818" w14:textId="77777777" w:rsidR="00D30B85" w:rsidRDefault="00D30B85" w:rsidP="00F509F0">
      <w:pPr>
        <w:pStyle w:val="a3"/>
        <w:numPr>
          <w:ilvl w:val="0"/>
          <w:numId w:val="20"/>
        </w:numPr>
        <w:ind w:left="397" w:hanging="227"/>
      </w:pPr>
      <w:r>
        <w:t>В американской системе образования тесты ра</w:t>
      </w:r>
      <w:r>
        <w:t>с</w:t>
      </w:r>
      <w:r>
        <w:t>пространены более широко, нежели в системах о</w:t>
      </w:r>
      <w:r>
        <w:t>б</w:t>
      </w:r>
      <w:r>
        <w:t>разования других стран, в которые они начали проникать во многом под давлением на педагогов со стороны политиков, преклоняющихся перед США и на этой основе ставших их попугайски-исполнительной периферией даже без вербовки их спецслу</w:t>
      </w:r>
      <w:r>
        <w:t>ж</w:t>
      </w:r>
      <w:r>
        <w:t>бами США или вступления в масонские ложи соответству</w:t>
      </w:r>
      <w:r>
        <w:t>ю</w:t>
      </w:r>
      <w:r>
        <w:t xml:space="preserve">щей политической ориентации. </w:t>
      </w:r>
    </w:p>
    <w:p w14:paraId="06DD8AB8" w14:textId="77777777" w:rsidR="00D30B85" w:rsidRDefault="00D30B85" w:rsidP="00F509F0">
      <w:pPr>
        <w:pStyle w:val="ab"/>
      </w:pPr>
      <w:r>
        <w:lastRenderedPageBreak/>
        <w:t>*         *         *</w:t>
      </w:r>
    </w:p>
    <w:p w14:paraId="7C1F5895" w14:textId="77777777" w:rsidR="00D30B85" w:rsidRDefault="00D30B85" w:rsidP="00F509F0">
      <w:pPr>
        <w:pStyle w:val="Heading3"/>
        <w:spacing w:before="0"/>
      </w:pPr>
      <w:bookmarkStart w:id="29" w:name="_Toc232339035"/>
      <w:bookmarkStart w:id="30" w:name="_Toc237339542"/>
      <w:r w:rsidRPr="004F0491">
        <w:rPr>
          <w:b/>
          <w:i w:val="0"/>
        </w:rPr>
        <w:t>Отступление от темы:</w:t>
      </w:r>
      <w:r>
        <w:br/>
        <w:t xml:space="preserve">О реформе системы образования </w:t>
      </w:r>
      <w:r>
        <w:br/>
        <w:t>и форме проведения ЕГЭ в РФ</w:t>
      </w:r>
      <w:bookmarkEnd w:id="29"/>
      <w:bookmarkEnd w:id="30"/>
    </w:p>
    <w:p w14:paraId="59963E9E" w14:textId="77777777" w:rsidR="00D30B85" w:rsidRDefault="00D30B85" w:rsidP="00873ABF">
      <w:pPr>
        <w:pStyle w:val="PlainText"/>
      </w:pPr>
      <w:r>
        <w:t>В связи с вопросом о тестировании (которое под давлением прозападных политиков-изменников и идиотов, приобщившихся к политической деятельности, стало основой Единого государс</w:t>
      </w:r>
      <w:r>
        <w:t>т</w:t>
      </w:r>
      <w:r>
        <w:t>венного экзамена в Россионии) приведём один исторический анекдот.</w:t>
      </w:r>
    </w:p>
    <w:p w14:paraId="73ED2237" w14:textId="47758E91" w:rsidR="00D30B85" w:rsidRDefault="00D30B85" w:rsidP="00873ABF">
      <w:pPr>
        <w:pStyle w:val="PlainText"/>
      </w:pPr>
      <w:r>
        <w:t xml:space="preserve">Томас Эдисон (один из наиболее известных изобретателей конца </w:t>
      </w:r>
      <w:r>
        <w:rPr>
          <w:lang w:val="en-US"/>
        </w:rPr>
        <w:t>XIX</w:t>
      </w:r>
      <w:r>
        <w:t xml:space="preserve"> века и один из создателей «Дженерал электрик комп</w:t>
      </w:r>
      <w:r>
        <w:t>а</w:t>
      </w:r>
      <w:r>
        <w:t>ни») и Генри Форд </w:t>
      </w:r>
      <w:r>
        <w:rPr>
          <w:lang w:val="en-US"/>
        </w:rPr>
        <w:t>I</w:t>
      </w:r>
      <w:r>
        <w:t xml:space="preserve"> (выдающийся инженер, выдающийся орган</w:t>
      </w:r>
      <w:r>
        <w:t>и</w:t>
      </w:r>
      <w:r>
        <w:t xml:space="preserve">затор производства и </w:t>
      </w:r>
      <w:r w:rsidRPr="00702AEE">
        <w:rPr>
          <w:i/>
        </w:rPr>
        <w:t>не последний социолог мирового уровня, х</w:t>
      </w:r>
      <w:r w:rsidRPr="00702AEE">
        <w:rPr>
          <w:i/>
        </w:rPr>
        <w:t>о</w:t>
      </w:r>
      <w:r w:rsidRPr="00702AEE">
        <w:rPr>
          <w:i/>
        </w:rPr>
        <w:t>тя в таковом качестве</w:t>
      </w:r>
      <w:r>
        <w:t xml:space="preserve"> он и не признаётся официальной социол</w:t>
      </w:r>
      <w:r>
        <w:t>о</w:t>
      </w:r>
      <w:r>
        <w:t>гической “наукой”, а также одна из ключевых фигур в создании советского автопрома) были дружны с молодости на протяжении нескольких десят</w:t>
      </w:r>
      <w:r>
        <w:t>и</w:t>
      </w:r>
      <w:r>
        <w:t>летий</w:t>
      </w:r>
      <w:r w:rsidRPr="00D30B85">
        <w:rPr>
          <w:vertAlign w:val="superscript"/>
        </w:rPr>
        <w:t>[CLVII]</w:t>
      </w:r>
      <w:r>
        <w:t>.</w:t>
      </w:r>
    </w:p>
    <w:p w14:paraId="6B468A9E" w14:textId="77777777" w:rsidR="00D30B85" w:rsidRDefault="00D30B85" w:rsidP="00873ABF">
      <w:pPr>
        <w:pStyle w:val="PlainText"/>
      </w:pPr>
      <w:r>
        <w:t>Эдисон как-то раз решил провести викторину для америка</w:t>
      </w:r>
      <w:r>
        <w:t>н</w:t>
      </w:r>
      <w:r>
        <w:t>ских школьников с целью выявления «эдисонов» будущего, чтобы помочь выявленным «юным дарованиям» в раскрытии их спосо</w:t>
      </w:r>
      <w:r>
        <w:t>б</w:t>
      </w:r>
      <w:r>
        <w:t>ностей. Форд, будучи у Эдисона в гостях, ознакомился с вопрос</w:t>
      </w:r>
      <w:r>
        <w:t>а</w:t>
      </w:r>
      <w:r>
        <w:t>ми этой викторины, и признал, что на большинство из них он о</w:t>
      </w:r>
      <w:r>
        <w:t>т</w:t>
      </w:r>
      <w:r>
        <w:t>ветить не может. На вопросы викторины он отвечал в стиле, что, если ему это знание понадобится, то он посмотрит в соответс</w:t>
      </w:r>
      <w:r>
        <w:t>т</w:t>
      </w:r>
      <w:r>
        <w:t>вующем справочнике либо спросит у работающего у него специ</w:t>
      </w:r>
      <w:r>
        <w:t>а</w:t>
      </w:r>
      <w:r>
        <w:t>листа, который знает этот предмет досконал</w:t>
      </w:r>
      <w:r>
        <w:t>ь</w:t>
      </w:r>
      <w:r>
        <w:t>но.</w:t>
      </w:r>
    </w:p>
    <w:p w14:paraId="0C40CC4F" w14:textId="77777777" w:rsidR="00D30B85" w:rsidRDefault="00D30B85" w:rsidP="00873ABF">
      <w:pPr>
        <w:pStyle w:val="PlainText"/>
      </w:pPr>
      <w:r>
        <w:t>Викторина, на вопросы которой не смог ответить действ</w:t>
      </w:r>
      <w:r>
        <w:t>и</w:t>
      </w:r>
      <w:r>
        <w:t>тельно выдающийся деятель техники Г.Форд, была проведена, однако никто из её победителей в последствии не стал чем-то в</w:t>
      </w:r>
      <w:r>
        <w:t>ы</w:t>
      </w:r>
      <w:r>
        <w:t>дающимся в области науки и те</w:t>
      </w:r>
      <w:r>
        <w:t>х</w:t>
      </w:r>
      <w:r>
        <w:t>ники США…</w:t>
      </w:r>
    </w:p>
    <w:p w14:paraId="2CEA9E62" w14:textId="77777777" w:rsidR="00D30B85" w:rsidRDefault="00D30B85" w:rsidP="00277BCE">
      <w:pPr>
        <w:pStyle w:val="PlainText"/>
        <w:spacing w:before="240"/>
      </w:pPr>
      <w:r>
        <w:t>Т.е. по отношению к введению ЕГЭ в форме тестов изначал</w:t>
      </w:r>
      <w:r>
        <w:t>ь</w:t>
      </w:r>
      <w:r>
        <w:t xml:space="preserve">но было известно, что: </w:t>
      </w:r>
    </w:p>
    <w:p w14:paraId="3FCAEB78" w14:textId="77777777" w:rsidR="00D30B85" w:rsidRDefault="00D30B85" w:rsidP="00F509F0">
      <w:pPr>
        <w:pStyle w:val="a3"/>
        <w:numPr>
          <w:ilvl w:val="0"/>
          <w:numId w:val="20"/>
        </w:numPr>
        <w:ind w:left="397" w:hanging="227"/>
      </w:pPr>
      <w:r>
        <w:t>контроль образовательного процесса на основе те</w:t>
      </w:r>
      <w:r>
        <w:t>с</w:t>
      </w:r>
      <w:r>
        <w:t>тирования не способен оценить ни творческий потенциал, ни достигн</w:t>
      </w:r>
      <w:r>
        <w:t>у</w:t>
      </w:r>
      <w:r>
        <w:t>тый уровень познавательно-творческой культуры человека;</w:t>
      </w:r>
    </w:p>
    <w:p w14:paraId="66B83A93" w14:textId="77777777" w:rsidR="00D30B85" w:rsidRPr="00167924" w:rsidRDefault="00D30B85" w:rsidP="00F509F0">
      <w:pPr>
        <w:pStyle w:val="a3"/>
        <w:numPr>
          <w:ilvl w:val="0"/>
          <w:numId w:val="20"/>
        </w:numPr>
        <w:ind w:left="397" w:hanging="227"/>
        <w:rPr>
          <w:b/>
        </w:rPr>
      </w:pPr>
      <w:r w:rsidRPr="00167924">
        <w:rPr>
          <w:b/>
        </w:rPr>
        <w:lastRenderedPageBreak/>
        <w:t>система образования, ориентированная на такого рода контроль, не стимулирует освоение и развитие творческ</w:t>
      </w:r>
      <w:r w:rsidRPr="00167924">
        <w:rPr>
          <w:b/>
        </w:rPr>
        <w:t>о</w:t>
      </w:r>
      <w:r w:rsidRPr="00167924">
        <w:rPr>
          <w:b/>
        </w:rPr>
        <w:t>го потенциала, а решает некие другие задачи, которые о</w:t>
      </w:r>
      <w:r w:rsidRPr="00167924">
        <w:rPr>
          <w:b/>
        </w:rPr>
        <w:t>с</w:t>
      </w:r>
      <w:r w:rsidRPr="00167924">
        <w:rPr>
          <w:b/>
        </w:rPr>
        <w:t>таются в умолч</w:t>
      </w:r>
      <w:r w:rsidRPr="00167924">
        <w:rPr>
          <w:b/>
        </w:rPr>
        <w:t>а</w:t>
      </w:r>
      <w:r w:rsidRPr="00167924">
        <w:rPr>
          <w:b/>
        </w:rPr>
        <w:t>ниях.</w:t>
      </w:r>
    </w:p>
    <w:p w14:paraId="44AC0D64" w14:textId="77777777" w:rsidR="00D30B85" w:rsidRDefault="00D30B85" w:rsidP="00873ABF">
      <w:pPr>
        <w:pStyle w:val="PlainText"/>
      </w:pPr>
      <w:r>
        <w:t>Но и это ещё не всё. Тестирование может дать высокую оце</w:t>
      </w:r>
      <w:r>
        <w:t>н</w:t>
      </w:r>
      <w:r>
        <w:t>ку тому, кто не смог бы преодолеть квалификационный по его существу рубеж при другом способе контроля знаний. В одной из программ росси</w:t>
      </w:r>
      <w:r>
        <w:t>й</w:t>
      </w:r>
      <w:r>
        <w:t>ского телевидения в ходе обсуждения вопроса о тестировании как основы ЕГЭ, один из возражавших против вв</w:t>
      </w:r>
      <w:r>
        <w:t>е</w:t>
      </w:r>
      <w:r>
        <w:t>дения тестов как основы ЕГЭ сообщил следующий факт.</w:t>
      </w:r>
    </w:p>
    <w:p w14:paraId="178A9610" w14:textId="77777777" w:rsidR="00D30B85" w:rsidRDefault="00D30B85" w:rsidP="00873ABF">
      <w:pPr>
        <w:pStyle w:val="PlainText"/>
      </w:pPr>
      <w:r>
        <w:t xml:space="preserve">Его жена </w:t>
      </w:r>
      <w:r w:rsidRPr="00223AAE">
        <w:t>—</w:t>
      </w:r>
      <w:r>
        <w:t xml:space="preserve"> по профессии врач. Она, готовясь к сдаче квал</w:t>
      </w:r>
      <w:r>
        <w:t>и</w:t>
      </w:r>
      <w:r>
        <w:t>фикационного экзамена на повышение к</w:t>
      </w:r>
      <w:r>
        <w:t>а</w:t>
      </w:r>
      <w:r>
        <w:t>тегории, принесла некие тесты домой. Муж взял эти тесты и ответил на их вопр</w:t>
      </w:r>
      <w:r>
        <w:t>о</w:t>
      </w:r>
      <w:r>
        <w:t>сы. Он набрал количество баллов, необходимое для получения категории врача высшей квалификации, не получив медицинского образов</w:t>
      </w:r>
      <w:r>
        <w:t>а</w:t>
      </w:r>
      <w:r>
        <w:t>ния. Основой для такого результата могли послужить его собс</w:t>
      </w:r>
      <w:r>
        <w:t>т</w:t>
      </w:r>
      <w:r>
        <w:t>венный широкий кругозор и разг</w:t>
      </w:r>
      <w:r>
        <w:t>о</w:t>
      </w:r>
      <w:r>
        <w:t>воры с женой дома о её учёбе и работе на протяжении нескольких лет их совместной жизни.</w:t>
      </w:r>
    </w:p>
    <w:p w14:paraId="3AABAA65" w14:textId="77777777" w:rsidR="00D30B85" w:rsidRDefault="00D30B85" w:rsidP="00873ABF">
      <w:pPr>
        <w:pStyle w:val="PlainText"/>
      </w:pPr>
      <w:r>
        <w:t xml:space="preserve"> В Россионии приверженцы и лоббисты </w:t>
      </w:r>
      <w:r w:rsidRPr="00FA1E37">
        <w:rPr>
          <w:i/>
        </w:rPr>
        <w:t>ЕГЭ в форме компле</w:t>
      </w:r>
      <w:r w:rsidRPr="00FA1E37">
        <w:rPr>
          <w:i/>
        </w:rPr>
        <w:t>к</w:t>
      </w:r>
      <w:r w:rsidRPr="00FA1E37">
        <w:rPr>
          <w:i/>
        </w:rPr>
        <w:t>са тестов</w:t>
      </w:r>
      <w:r>
        <w:t xml:space="preserve"> ничего против этого возразить не м</w:t>
      </w:r>
      <w:r>
        <w:t>о</w:t>
      </w:r>
      <w:r>
        <w:t xml:space="preserve">гут. </w:t>
      </w:r>
    </w:p>
    <w:p w14:paraId="66B4C293" w14:textId="734022A6" w:rsidR="00D30B85" w:rsidRDefault="00D30B85" w:rsidP="00C50FE4">
      <w:pPr>
        <w:pStyle w:val="a7"/>
      </w:pPr>
      <w:r>
        <w:t>И эта специфическая особенность системы тестирования и системы образования, ориентированной на контроль по те</w:t>
      </w:r>
      <w:r>
        <w:t>с</w:t>
      </w:r>
      <w:r>
        <w:t>там, не может быть устранена даже в том случае, если в те</w:t>
      </w:r>
      <w:r>
        <w:t>с</w:t>
      </w:r>
      <w:r>
        <w:t>ты не будут попадать заведомо идиотские или гарантирова</w:t>
      </w:r>
      <w:r>
        <w:t>н</w:t>
      </w:r>
      <w:r>
        <w:t xml:space="preserve">но метрологически несостоятельные вопросы, а также </w:t>
      </w:r>
      <w:r w:rsidRPr="00223AAE">
        <w:t>—</w:t>
      </w:r>
      <w:r>
        <w:t xml:space="preserve"> в</w:t>
      </w:r>
      <w:r>
        <w:t>о</w:t>
      </w:r>
      <w:r>
        <w:t>просы, ответы на которые изначально вариативны, а многие правильные варианты могут выходить за пределы набора о</w:t>
      </w:r>
      <w:r>
        <w:t>т</w:t>
      </w:r>
      <w:r>
        <w:t>ветов, предлагаемых тестом, поскольку обусловлены неодн</w:t>
      </w:r>
      <w:r>
        <w:t>о</w:t>
      </w:r>
      <w:r>
        <w:t>значностью раскрытия сопутствующих умолчаний, которые не впис</w:t>
      </w:r>
      <w:r>
        <w:t>ы</w:t>
      </w:r>
      <w:r>
        <w:t>ваются в форму теста</w:t>
      </w:r>
      <w:r w:rsidRPr="00D30B85">
        <w:rPr>
          <w:vertAlign w:val="superscript"/>
        </w:rPr>
        <w:t>[CLVIII]</w:t>
      </w:r>
      <w:r>
        <w:t>.</w:t>
      </w:r>
    </w:p>
    <w:p w14:paraId="3F997218" w14:textId="77777777" w:rsidR="00D30B85" w:rsidRDefault="00D30B85" w:rsidP="00C50FE4">
      <w:pPr>
        <w:pStyle w:val="a9"/>
      </w:pPr>
      <w:r>
        <w:t xml:space="preserve">Т.е. системе образования свойственны определённые взаимосвязи между: 1) целями обучения, 2) способами контроля результатов обучения, 3) построением учебного процесса </w:t>
      </w:r>
      <w:r w:rsidRPr="00223AAE">
        <w:t>—</w:t>
      </w:r>
      <w:r>
        <w:t xml:space="preserve"> собственно обучением. Очерёдность упом</w:t>
      </w:r>
      <w:r>
        <w:t>и</w:t>
      </w:r>
      <w:r>
        <w:t xml:space="preserve">нания трёх названных факторов соответствует порядку их подчинённости друг другу, иначе говоря: </w:t>
      </w:r>
      <w:r>
        <w:lastRenderedPageBreak/>
        <w:t xml:space="preserve">построение учебного процесса </w:t>
      </w:r>
      <w:r w:rsidRPr="00223AAE">
        <w:t>—</w:t>
      </w:r>
      <w:r>
        <w:t xml:space="preserve"> характер обучения непосредственно подчинён способам контроля результатов, а тот, в свою очередь, </w:t>
      </w:r>
      <w:r w:rsidRPr="00223AAE">
        <w:t>—</w:t>
      </w:r>
      <w:r>
        <w:t xml:space="preserve"> целям обучения.</w:t>
      </w:r>
    </w:p>
    <w:p w14:paraId="7CBAE3BF" w14:textId="77777777" w:rsidR="00D30B85" w:rsidRDefault="00D30B85" w:rsidP="00873ABF">
      <w:pPr>
        <w:pStyle w:val="PlainText"/>
      </w:pPr>
      <w:r>
        <w:t xml:space="preserve">Несоответствие способа контроля оглашённым целям в силу подчинения учебного процесса способам контроля </w:t>
      </w:r>
      <w:r w:rsidRPr="00223AAE">
        <w:t>—</w:t>
      </w:r>
      <w:r>
        <w:t xml:space="preserve"> автомат</w:t>
      </w:r>
      <w:r>
        <w:t>и</w:t>
      </w:r>
      <w:r>
        <w:t>чески означает опосредованное подчинение учебного процесса к</w:t>
      </w:r>
      <w:r>
        <w:t>а</w:t>
      </w:r>
      <w:r>
        <w:t>ким-то иным целям, не совпадающим с оглашёнными.</w:t>
      </w:r>
    </w:p>
    <w:p w14:paraId="28C01F35" w14:textId="77777777" w:rsidR="00D30B85" w:rsidRDefault="00D30B85" w:rsidP="00873ABF">
      <w:pPr>
        <w:pStyle w:val="PlainText"/>
      </w:pPr>
      <w:r>
        <w:t xml:space="preserve">Тем не менее сайт </w:t>
      </w:r>
      <w:r>
        <w:rPr>
          <w:lang w:val="en-US"/>
        </w:rPr>
        <w:t>NEWSRU</w:t>
      </w:r>
      <w:r w:rsidRPr="008368A6">
        <w:t>.</w:t>
      </w:r>
      <w:r>
        <w:rPr>
          <w:lang w:val="en-US"/>
        </w:rPr>
        <w:t>com</w:t>
      </w:r>
      <w:r>
        <w:t xml:space="preserve"> сообщает:</w:t>
      </w:r>
    </w:p>
    <w:p w14:paraId="6D7A01CD" w14:textId="77777777" w:rsidR="00D30B85" w:rsidRDefault="00D30B85" w:rsidP="00F509F0">
      <w:pPr>
        <w:pStyle w:val="a5"/>
        <w:rPr>
          <w:rFonts w:ascii="Arial" w:hAnsi="Arial" w:cs="Arial"/>
        </w:rPr>
      </w:pPr>
      <w:r>
        <w:t xml:space="preserve">«Отметим, что введение ЕГЭ </w:t>
      </w:r>
      <w:hyperlink r:id="rId152" w:anchor="3" w:history="1">
        <w:r w:rsidRPr="00780E3C">
          <w:rPr>
            <w:rStyle w:val="Hyperlink"/>
            <w:szCs w:val="24"/>
          </w:rPr>
          <w:t>поддерживает</w:t>
        </w:r>
      </w:hyperlink>
      <w:r>
        <w:t xml:space="preserve"> президент Ро</w:t>
      </w:r>
      <w:r>
        <w:t>с</w:t>
      </w:r>
      <w:r>
        <w:t>сии Дмитрий Медведев. Во второй пол</w:t>
      </w:r>
      <w:r>
        <w:t>о</w:t>
      </w:r>
      <w:r>
        <w:t>вине мая на встрече со студентами Тихоокеанского государственного университета в Х</w:t>
      </w:r>
      <w:r>
        <w:t>а</w:t>
      </w:r>
      <w:r>
        <w:t>баровске он заявил: “Я, в отличие, может быть, от некоторого количества пессимистов, не разделяю о</w:t>
      </w:r>
      <w:r>
        <w:t>т</w:t>
      </w:r>
      <w:r>
        <w:t xml:space="preserve">рицательного отношения к ЕГЭ”. По мнению Медведева, ЕГЭ </w:t>
      </w:r>
      <w:r w:rsidRPr="00223AAE">
        <w:t>—</w:t>
      </w:r>
      <w:r>
        <w:t xml:space="preserve"> это цивилизованный и более современный способ определить уровень знаний. В н</w:t>
      </w:r>
      <w:r>
        <w:t>а</w:t>
      </w:r>
      <w:r>
        <w:t>стоящее время, отметил президент, дают о себе знать издержки перехо</w:t>
      </w:r>
      <w:r>
        <w:t>д</w:t>
      </w:r>
      <w:r>
        <w:t xml:space="preserve">ного периода. </w:t>
      </w:r>
    </w:p>
    <w:p w14:paraId="7CA41599" w14:textId="77777777" w:rsidR="00D30B85" w:rsidRDefault="00D30B85" w:rsidP="00F509F0">
      <w:pPr>
        <w:pStyle w:val="a5"/>
        <w:rPr>
          <w:szCs w:val="16"/>
        </w:rPr>
      </w:pPr>
      <w:r>
        <w:t xml:space="preserve">ЕГЭ также </w:t>
      </w:r>
      <w:hyperlink r:id="rId153" w:history="1">
        <w:r w:rsidRPr="00780E3C">
          <w:rPr>
            <w:rStyle w:val="Hyperlink"/>
            <w:szCs w:val="24"/>
          </w:rPr>
          <w:t>поддержал</w:t>
        </w:r>
      </w:hyperlink>
      <w:r>
        <w:t xml:space="preserve"> министр образования и науки РФ Андрей Фурсенко….» (</w:t>
      </w:r>
      <w:hyperlink r:id="rId154" w:history="1">
        <w:r w:rsidRPr="002222CF">
          <w:rPr>
            <w:rStyle w:val="Hyperlink"/>
          </w:rPr>
          <w:t>http://www.newsru.com/russia/10jun2009/dbl.html</w:t>
        </w:r>
      </w:hyperlink>
      <w:r>
        <w:t>).</w:t>
      </w:r>
    </w:p>
    <w:p w14:paraId="3DDD7FCD" w14:textId="77777777" w:rsidR="00D30B85" w:rsidRPr="00F07D30" w:rsidRDefault="00D30B85" w:rsidP="00F509F0">
      <w:pPr>
        <w:pStyle w:val="a5"/>
      </w:pPr>
      <w:r>
        <w:t>«Спикер Совета Федерации Сергей Миронов заявил, что введение единого государственного экзамена (ЕГЭ) будет иметь негативные последствия для ро</w:t>
      </w:r>
      <w:r>
        <w:t>с</w:t>
      </w:r>
      <w:r>
        <w:t xml:space="preserve">сийского образования. "ЕГЭ </w:t>
      </w:r>
      <w:r w:rsidRPr="00223AAE">
        <w:t>—</w:t>
      </w:r>
      <w:r>
        <w:t xml:space="preserve"> это путь в дебилизацию, если так грубо сказать, нашего образ</w:t>
      </w:r>
      <w:r>
        <w:t>о</w:t>
      </w:r>
      <w:r>
        <w:t xml:space="preserve">вания", </w:t>
      </w:r>
      <w:r w:rsidRPr="00223AAE">
        <w:t>—</w:t>
      </w:r>
      <w:r>
        <w:t xml:space="preserve"> отметил он в среду во время выступления перед деп</w:t>
      </w:r>
      <w:r>
        <w:t>у</w:t>
      </w:r>
      <w:r>
        <w:t>татами Законодательного собрания Петербурга. Его слова цит</w:t>
      </w:r>
      <w:r>
        <w:t>и</w:t>
      </w:r>
      <w:r>
        <w:t xml:space="preserve">рует </w:t>
      </w:r>
      <w:hyperlink r:id="rId155" w:tgtFrame="_blank" w:history="1">
        <w:r w:rsidRPr="00EE09C4">
          <w:rPr>
            <w:rStyle w:val="Hyperlink"/>
            <w:szCs w:val="24"/>
          </w:rPr>
          <w:t>"Интерфакс"</w:t>
        </w:r>
      </w:hyperlink>
      <w:r>
        <w:rPr>
          <w:szCs w:val="24"/>
        </w:rPr>
        <w:t xml:space="preserve">» </w:t>
      </w:r>
      <w:r>
        <w:t>(</w:t>
      </w:r>
      <w:hyperlink r:id="rId156" w:history="1">
        <w:r w:rsidRPr="002222CF">
          <w:rPr>
            <w:rStyle w:val="Hyperlink"/>
          </w:rPr>
          <w:t>http://www.newsru.com/russia/10jun2009/dbl.html</w:t>
        </w:r>
      </w:hyperlink>
      <w:r>
        <w:t>).</w:t>
      </w:r>
    </w:p>
    <w:p w14:paraId="757CA0A1" w14:textId="77777777" w:rsidR="00D30B85" w:rsidRDefault="00D30B85" w:rsidP="00F509F0">
      <w:pPr>
        <w:pStyle w:val="ab"/>
      </w:pPr>
      <w:r>
        <w:t>*                   *</w:t>
      </w:r>
      <w:r>
        <w:br/>
        <w:t>*</w:t>
      </w:r>
    </w:p>
    <w:p w14:paraId="492B336E" w14:textId="77777777" w:rsidR="00D30B85" w:rsidRDefault="00D30B85" w:rsidP="00873ABF">
      <w:pPr>
        <w:pStyle w:val="PlainText"/>
      </w:pPr>
      <w:r>
        <w:t>Тем не менее, должно быть ясно, что выбрать один или и н</w:t>
      </w:r>
      <w:r>
        <w:t>е</w:t>
      </w:r>
      <w:r>
        <w:t>сколько готовых предлагаемых ответов на в</w:t>
      </w:r>
      <w:r>
        <w:t>о</w:t>
      </w:r>
      <w:r>
        <w:t xml:space="preserve">просы теста </w:t>
      </w:r>
      <w:r w:rsidRPr="00223AAE">
        <w:t>—</w:t>
      </w:r>
      <w:r>
        <w:t xml:space="preserve"> это задача существенно более простая для интеллекта, нежели сфо</w:t>
      </w:r>
      <w:r>
        <w:t>р</w:t>
      </w:r>
      <w:r>
        <w:t>мулировать ответ на вопрос самостоятельно на основе действ</w:t>
      </w:r>
      <w:r>
        <w:t>и</w:t>
      </w:r>
      <w:r>
        <w:t>тельно освое</w:t>
      </w:r>
      <w:r>
        <w:t>н</w:t>
      </w:r>
      <w:r>
        <w:t xml:space="preserve">ных знаний. </w:t>
      </w:r>
    </w:p>
    <w:p w14:paraId="1960CF04" w14:textId="324E8BAF" w:rsidR="00D30B85" w:rsidRDefault="00D30B85" w:rsidP="00873ABF">
      <w:pPr>
        <w:pStyle w:val="PlainText"/>
      </w:pPr>
      <w:r>
        <w:t xml:space="preserve">Одна из причин распространения системы тестирования в США </w:t>
      </w:r>
      <w:r w:rsidRPr="00223AAE">
        <w:t>—</w:t>
      </w:r>
      <w:r>
        <w:t xml:space="preserve"> признание по умолчанию факта н</w:t>
      </w:r>
      <w:r>
        <w:t>е</w:t>
      </w:r>
      <w:r>
        <w:t xml:space="preserve">способности изрядной доли населения осваивать полноценные учебные программы, </w:t>
      </w:r>
      <w:r>
        <w:lastRenderedPageBreak/>
        <w:t>причинами чего могут быть как некоторая биологическая непо</w:t>
      </w:r>
      <w:r>
        <w:t>л</w:t>
      </w:r>
      <w:r>
        <w:t xml:space="preserve">ноценность </w:t>
      </w:r>
      <w:r w:rsidRPr="003018BC">
        <w:rPr>
          <w:i/>
        </w:rPr>
        <w:t>статистически значимой доли населения</w:t>
      </w:r>
      <w:r w:rsidRPr="00D30B85">
        <w:rPr>
          <w:vertAlign w:val="superscript"/>
        </w:rPr>
        <w:t>[CLIX]</w:t>
      </w:r>
      <w:r w:rsidRPr="003018BC">
        <w:rPr>
          <w:i/>
        </w:rPr>
        <w:t>,</w:t>
      </w:r>
      <w:r>
        <w:t xml:space="preserve"> так и ос</w:t>
      </w:r>
      <w:r>
        <w:t>о</w:t>
      </w:r>
      <w:r>
        <w:t>бенности культуры, массово подавляющей освоение навыков п</w:t>
      </w:r>
      <w:r>
        <w:t>о</w:t>
      </w:r>
      <w:r>
        <w:t xml:space="preserve">знавательно-творческой деятельности. Последнее может быть также и свойством самой системы образования, хозяевам которой </w:t>
      </w:r>
      <w:r w:rsidRPr="005339E5">
        <w:rPr>
          <w:i/>
        </w:rPr>
        <w:t>массовая познавател</w:t>
      </w:r>
      <w:r w:rsidRPr="005339E5">
        <w:rPr>
          <w:i/>
        </w:rPr>
        <w:t>ь</w:t>
      </w:r>
      <w:r w:rsidRPr="005339E5">
        <w:rPr>
          <w:i/>
        </w:rPr>
        <w:t>но-творческая дееспособность населения</w:t>
      </w:r>
      <w:r>
        <w:rPr>
          <w:i/>
        </w:rPr>
        <w:t xml:space="preserve"> </w:t>
      </w:r>
      <w:r w:rsidRPr="005339E5">
        <w:rPr>
          <w:i/>
        </w:rPr>
        <w:t>(их дееспособность на первом приоритете обобщенных средств управления / оружия — основа реальной, а не фаль</w:t>
      </w:r>
      <w:r w:rsidRPr="005339E5">
        <w:rPr>
          <w:i/>
        </w:rPr>
        <w:t>ш</w:t>
      </w:r>
      <w:r w:rsidRPr="005339E5">
        <w:rPr>
          <w:i/>
        </w:rPr>
        <w:t>демократии</w:t>
      </w:r>
      <w:r w:rsidRPr="00D30B85">
        <w:rPr>
          <w:vertAlign w:val="superscript"/>
        </w:rPr>
        <w:t>[CLX]</w:t>
      </w:r>
      <w:r w:rsidRPr="005339E5">
        <w:rPr>
          <w:i/>
        </w:rPr>
        <w:t>)</w:t>
      </w:r>
      <w:r>
        <w:t xml:space="preserve"> </w:t>
      </w:r>
      <w:r w:rsidRPr="00223AAE">
        <w:t>—</w:t>
      </w:r>
      <w:r>
        <w:t xml:space="preserve"> помеха в их политич</w:t>
      </w:r>
      <w:r>
        <w:t>е</w:t>
      </w:r>
      <w:r>
        <w:t>ских проектах, что было отмечено при рассмотрении принципов управления наукой и образ</w:t>
      </w:r>
      <w:r>
        <w:t>о</w:t>
      </w:r>
      <w:r>
        <w:t xml:space="preserve">ванием в толпо-“элитарных” обществах. </w:t>
      </w:r>
    </w:p>
    <w:p w14:paraId="31F28DF1" w14:textId="3474475A" w:rsidR="00D30B85" w:rsidRDefault="00D30B85" w:rsidP="00873ABF">
      <w:pPr>
        <w:pStyle w:val="PlainText"/>
      </w:pPr>
      <w:r>
        <w:t>В США имеют место все названные факторы: статистика би</w:t>
      </w:r>
      <w:r>
        <w:t>о</w:t>
      </w:r>
      <w:r>
        <w:t>логического вырождения, более высокая, нежели в естественно-исторически сложившихся обществах; целенаправленное пода</w:t>
      </w:r>
      <w:r>
        <w:t>в</w:t>
      </w:r>
      <w:r>
        <w:t xml:space="preserve">ление разнородными культурологическими факторами </w:t>
      </w:r>
      <w:r w:rsidRPr="00900569">
        <w:rPr>
          <w:i/>
        </w:rPr>
        <w:t>массового освоения личного познавательно-творческого потенциала, как явления подрывающего</w:t>
      </w:r>
      <w:r>
        <w:rPr>
          <w:i/>
        </w:rPr>
        <w:t xml:space="preserve"> устои </w:t>
      </w:r>
      <w:r w:rsidRPr="00900569">
        <w:rPr>
          <w:i/>
        </w:rPr>
        <w:t>толпо-“элитаризм</w:t>
      </w:r>
      <w:r>
        <w:rPr>
          <w:i/>
        </w:rPr>
        <w:t>а</w:t>
      </w:r>
      <w:r w:rsidRPr="00900569">
        <w:rPr>
          <w:i/>
        </w:rPr>
        <w:t>”</w:t>
      </w:r>
      <w:r w:rsidRPr="00D30B85">
        <w:rPr>
          <w:vertAlign w:val="superscript"/>
        </w:rPr>
        <w:t>[CLXI]</w:t>
      </w:r>
      <w:r>
        <w:t>.</w:t>
      </w:r>
    </w:p>
    <w:p w14:paraId="413C26F3" w14:textId="1C75CFB7" w:rsidR="00D30B85" w:rsidRDefault="00D30B85" w:rsidP="00C50FE4">
      <w:pPr>
        <w:pStyle w:val="a7"/>
      </w:pPr>
      <w:r>
        <w:t>И одна из задач, которые решает тестирование как о</w:t>
      </w:r>
      <w:r>
        <w:t>с</w:t>
      </w:r>
      <w:r>
        <w:t>новной способ контроля освоения учебных пр</w:t>
      </w:r>
      <w:r>
        <w:t>о</w:t>
      </w:r>
      <w:r>
        <w:t xml:space="preserve">грамм, </w:t>
      </w:r>
      <w:r w:rsidRPr="00223AAE">
        <w:t>—</w:t>
      </w:r>
      <w:r>
        <w:t xml:space="preserve"> исключить формирование комплекса неполноценности у школьников, который бы неизбежно формировался бы у многих из них</w:t>
      </w:r>
      <w:r w:rsidRPr="00D30B85">
        <w:rPr>
          <w:vertAlign w:val="superscript"/>
        </w:rPr>
        <w:t>[CLXII]</w:t>
      </w:r>
      <w:r>
        <w:t>, если бы система контроля была орие</w:t>
      </w:r>
      <w:r>
        <w:t>н</w:t>
      </w:r>
      <w:r>
        <w:t xml:space="preserve">тирована на выявление уровня освоения познавательно-творческого потенциала личности, тем более в условиях действия не «облегченной», а обстоятельной учебной программы. </w:t>
      </w:r>
    </w:p>
    <w:p w14:paraId="3BAF0E4C" w14:textId="5E1EA375" w:rsidR="00D30B85" w:rsidRDefault="00D30B85" w:rsidP="00873ABF">
      <w:pPr>
        <w:pStyle w:val="PlainText"/>
      </w:pPr>
      <w:r>
        <w:t>Если в процессе обучения дети видят свою непреходящую н</w:t>
      </w:r>
      <w:r>
        <w:t>е</w:t>
      </w:r>
      <w:r>
        <w:t>способность решать предлагаемые им зад</w:t>
      </w:r>
      <w:r>
        <w:t>а</w:t>
      </w:r>
      <w:r>
        <w:t xml:space="preserve">чи, тем более, если эти задачи успешно решает какое-то меньшинство в классе, то у них пропадает желание учиться, а кроме того </w:t>
      </w:r>
      <w:r w:rsidRPr="00223AAE">
        <w:t>—</w:t>
      </w:r>
      <w:r>
        <w:t xml:space="preserve"> </w:t>
      </w:r>
      <w:r w:rsidRPr="00707640">
        <w:rPr>
          <w:i/>
        </w:rPr>
        <w:t>на базе формиру</w:t>
      </w:r>
      <w:r w:rsidRPr="00707640">
        <w:rPr>
          <w:i/>
        </w:rPr>
        <w:t>ю</w:t>
      </w:r>
      <w:r w:rsidRPr="00707640">
        <w:rPr>
          <w:i/>
        </w:rPr>
        <w:t>щегося в таких условиях комплекса неполноценности невозможно сформировать комплекс пр</w:t>
      </w:r>
      <w:r>
        <w:rPr>
          <w:i/>
        </w:rPr>
        <w:t>е</w:t>
      </w:r>
      <w:r w:rsidRPr="00707640">
        <w:rPr>
          <w:i/>
        </w:rPr>
        <w:t>восходства над представителями других культур, что явля</w:t>
      </w:r>
      <w:r>
        <w:rPr>
          <w:i/>
        </w:rPr>
        <w:t>е</w:t>
      </w:r>
      <w:r w:rsidRPr="00707640">
        <w:rPr>
          <w:i/>
        </w:rPr>
        <w:t>тся одним из средств продвижения</w:t>
      </w:r>
      <w:r>
        <w:rPr>
          <w:i/>
        </w:rPr>
        <w:t xml:space="preserve"> библейского проекта в его либерально-буржуазной версии самим же «США-анцами»</w:t>
      </w:r>
      <w:r>
        <w:t xml:space="preserve">. Этой же цели </w:t>
      </w:r>
      <w:r w:rsidRPr="00223AAE">
        <w:t>—</w:t>
      </w:r>
      <w:r>
        <w:t xml:space="preserve"> формированию комплекса самоуверенного превосходства над другими </w:t>
      </w:r>
      <w:r w:rsidRPr="00223AAE">
        <w:t>—</w:t>
      </w:r>
      <w:r>
        <w:t xml:space="preserve"> служит и обилие в культуре США всевозможных конкурсов от «кто громче пукнет»</w:t>
      </w:r>
      <w:r w:rsidRPr="00D30B85">
        <w:rPr>
          <w:vertAlign w:val="superscript"/>
        </w:rPr>
        <w:t>[CLXIII]</w:t>
      </w:r>
      <w:r>
        <w:t xml:space="preserve"> до вполне серьёзных </w:t>
      </w:r>
      <w:r>
        <w:lastRenderedPageBreak/>
        <w:t>олимпиад по учебным дисциплинам, пров</w:t>
      </w:r>
      <w:r>
        <w:t>о</w:t>
      </w:r>
      <w:r>
        <w:t>димых разными учредителями: надо дать возможность самоу</w:t>
      </w:r>
      <w:r>
        <w:t>т</w:t>
      </w:r>
      <w:r>
        <w:t>вердиться в самомнении как можно большему количеству л</w:t>
      </w:r>
      <w:r>
        <w:t>ю</w:t>
      </w:r>
      <w:r>
        <w:t>дей.</w:t>
      </w:r>
    </w:p>
    <w:p w14:paraId="45C4412A" w14:textId="77777777" w:rsidR="00D30B85" w:rsidRDefault="00D30B85" w:rsidP="00873ABF">
      <w:pPr>
        <w:pStyle w:val="PlainText"/>
      </w:pPr>
      <w:r>
        <w:t>Такой подход к построению системы всеобщего образования обеспечивает США относительно невыс</w:t>
      </w:r>
      <w:r>
        <w:t>о</w:t>
      </w:r>
      <w:r>
        <w:t>кий уровень всеобщей образованности и функциональной грамотности, на кот</w:t>
      </w:r>
      <w:r>
        <w:t>о</w:t>
      </w:r>
      <w:r>
        <w:t>ром, тем не менее, в них на протяжении многих десятилетий в общем-то успешно строятся все о</w:t>
      </w:r>
      <w:r>
        <w:t>т</w:t>
      </w:r>
      <w:r>
        <w:t xml:space="preserve">расли массовой деятельности. </w:t>
      </w:r>
    </w:p>
    <w:p w14:paraId="1504D402" w14:textId="77777777" w:rsidR="00D30B85" w:rsidRDefault="00D30B85" w:rsidP="00873ABF">
      <w:pPr>
        <w:pStyle w:val="PlainText"/>
      </w:pPr>
      <w:r>
        <w:t>Мы можем видеть это на примере программных продуктов, минимальный уровень пользования кот</w:t>
      </w:r>
      <w:r>
        <w:t>о</w:t>
      </w:r>
      <w:r>
        <w:t>рыми обеспечивается на основе манипулирования мышью с набором меню, в большинстве своём понятных интуитивно без каких-либо «инструкций для пользователя», хотя о</w:t>
      </w:r>
      <w:r>
        <w:t>с</w:t>
      </w:r>
      <w:r>
        <w:t>воение тех же программных продуктов на основе толстых руководств для «профессионалов» позволяет и</w:t>
      </w:r>
      <w:r>
        <w:t>с</w:t>
      </w:r>
      <w:r>
        <w:t>пользовать их более эффективно (в смысле затрат времени на п</w:t>
      </w:r>
      <w:r>
        <w:t>о</w:t>
      </w:r>
      <w:r>
        <w:t>лучение определё</w:t>
      </w:r>
      <w:r>
        <w:t>н</w:t>
      </w:r>
      <w:r>
        <w:t>ного результата) и получать от них большую отдачу (в смысле уровня совершенс</w:t>
      </w:r>
      <w:r>
        <w:t>т</w:t>
      </w:r>
      <w:r>
        <w:t>ва самого результата). Но это только одно из множества выражений америка</w:t>
      </w:r>
      <w:r>
        <w:t>н</w:t>
      </w:r>
      <w:r>
        <w:t>ского подхода к созданию объе</w:t>
      </w:r>
      <w:r>
        <w:t>к</w:t>
      </w:r>
      <w:r>
        <w:t>тов техносферы.</w:t>
      </w:r>
    </w:p>
    <w:p w14:paraId="75460BD8" w14:textId="77777777" w:rsidR="00D30B85" w:rsidRDefault="00D30B85" w:rsidP="00873ABF">
      <w:pPr>
        <w:pStyle w:val="PlainText"/>
      </w:pPr>
      <w:r>
        <w:t xml:space="preserve">В прошлом до начала эпохи автоматизации производств </w:t>
      </w:r>
      <w:r w:rsidRPr="00335388">
        <w:rPr>
          <w:i/>
        </w:rPr>
        <w:t>ма</w:t>
      </w:r>
      <w:r w:rsidRPr="00335388">
        <w:rPr>
          <w:i/>
        </w:rPr>
        <w:t>с</w:t>
      </w:r>
      <w:r w:rsidRPr="00335388">
        <w:rPr>
          <w:i/>
        </w:rPr>
        <w:t>совое производство</w:t>
      </w:r>
      <w:r>
        <w:t xml:space="preserve"> в США строилось на том, что сколь угодно сложный технологический процесс разбивался на последовател</w:t>
      </w:r>
      <w:r>
        <w:t>ь</w:t>
      </w:r>
      <w:r>
        <w:t>ность простых операций, которые «человек с улицы» без спец</w:t>
      </w:r>
      <w:r>
        <w:t>и</w:t>
      </w:r>
      <w:r>
        <w:t>ального профессионального образования мог бы освоить за н</w:t>
      </w:r>
      <w:r>
        <w:t>е</w:t>
      </w:r>
      <w:r>
        <w:t>сколько часов, приступив к работе на предприятии. В эпоху ма</w:t>
      </w:r>
      <w:r>
        <w:t>с</w:t>
      </w:r>
      <w:r>
        <w:t>совой автоматизации производств происх</w:t>
      </w:r>
      <w:r>
        <w:t>о</w:t>
      </w:r>
      <w:r>
        <w:t>дит то же самое, но на ином техническом уровне: необходимые профессиональные н</w:t>
      </w:r>
      <w:r>
        <w:t>а</w:t>
      </w:r>
      <w:r>
        <w:t xml:space="preserve">выки </w:t>
      </w:r>
      <w:r w:rsidRPr="00223AAE">
        <w:t>—</w:t>
      </w:r>
      <w:r>
        <w:t xml:space="preserve"> это, прежде всего, умение нажимать кнопки на пульте в определённой последовательности или загружать прикладной софт на компьютере. Как и что работает, кроме разработчиков оборудования и технологий, работник в о</w:t>
      </w:r>
      <w:r>
        <w:t>б</w:t>
      </w:r>
      <w:r>
        <w:t xml:space="preserve">щем-то не только не обязан знать, но в ряде случаев это даже порицается, поскольку незнание </w:t>
      </w:r>
      <w:r>
        <w:rPr>
          <w:i/>
        </w:rPr>
        <w:t xml:space="preserve">в сочетании </w:t>
      </w:r>
      <w:r w:rsidRPr="002C4E12">
        <w:rPr>
          <w:i/>
        </w:rPr>
        <w:t>с исполнительской дисциплиной</w:t>
      </w:r>
      <w:r>
        <w:t xml:space="preserve"> являются некоторой гарантией от некомпетентной самодеятельности, кот</w:t>
      </w:r>
      <w:r>
        <w:t>о</w:t>
      </w:r>
      <w:r>
        <w:t xml:space="preserve">рая может завершиться такими катастрофами как Чернобыль. </w:t>
      </w:r>
    </w:p>
    <w:p w14:paraId="1B414360" w14:textId="77777777" w:rsidR="00D30B85" w:rsidRDefault="00D30B85" w:rsidP="00873ABF">
      <w:pPr>
        <w:pStyle w:val="PlainText"/>
      </w:pPr>
      <w:r>
        <w:t>И это касается не только производства как такового: програ</w:t>
      </w:r>
      <w:r>
        <w:t>м</w:t>
      </w:r>
      <w:r>
        <w:t>мы автоматизированного проектирования позволяют человеку, не имеющему инженерного образования, проманипулировав их м</w:t>
      </w:r>
      <w:r>
        <w:t>е</w:t>
      </w:r>
      <w:r>
        <w:t xml:space="preserve">ню, </w:t>
      </w:r>
      <w:r w:rsidRPr="007D63B7">
        <w:rPr>
          <w:i/>
        </w:rPr>
        <w:t xml:space="preserve">“спроектировать” (т.е. получить </w:t>
      </w:r>
      <w:r>
        <w:rPr>
          <w:i/>
        </w:rPr>
        <w:lastRenderedPageBreak/>
        <w:t xml:space="preserve">от </w:t>
      </w:r>
      <w:r w:rsidRPr="007D63B7">
        <w:rPr>
          <w:i/>
        </w:rPr>
        <w:t>компьютера полный комплект соответству</w:t>
      </w:r>
      <w:r>
        <w:rPr>
          <w:i/>
        </w:rPr>
        <w:softHyphen/>
      </w:r>
      <w:r w:rsidRPr="007D63B7">
        <w:rPr>
          <w:i/>
        </w:rPr>
        <w:t>ю</w:t>
      </w:r>
      <w:r>
        <w:rPr>
          <w:i/>
        </w:rPr>
        <w:softHyphen/>
      </w:r>
      <w:r w:rsidRPr="007D63B7">
        <w:rPr>
          <w:i/>
        </w:rPr>
        <w:t>щей проектно-конструк</w:t>
      </w:r>
      <w:r w:rsidRPr="007D63B7">
        <w:rPr>
          <w:i/>
        </w:rPr>
        <w:softHyphen/>
        <w:t>торской док</w:t>
      </w:r>
      <w:r w:rsidRPr="007D63B7">
        <w:rPr>
          <w:i/>
        </w:rPr>
        <w:t>у</w:t>
      </w:r>
      <w:r w:rsidRPr="007D63B7">
        <w:rPr>
          <w:i/>
        </w:rPr>
        <w:t>ментации)</w:t>
      </w:r>
      <w:r>
        <w:t xml:space="preserve"> жилой дом, катер, яхту и т.п., которые, хотя и не будут шедеврами инженерной мысли, тем не менее, могут быть вполне приемлемо фун</w:t>
      </w:r>
      <w:r>
        <w:t>к</w:t>
      </w:r>
      <w:r>
        <w:t>циональны (конечно, если он не полный идиот и не заложил в алгоритм заведомо вздорные исходные данные, либо не потребовал от программы некий «эксклюзив», вых</w:t>
      </w:r>
      <w:r>
        <w:t>о</w:t>
      </w:r>
      <w:r>
        <w:t xml:space="preserve">дящий за пределы обеспечиваемых ею возможностей и требующий </w:t>
      </w:r>
      <w:r w:rsidRPr="007D63B7">
        <w:rPr>
          <w:i/>
        </w:rPr>
        <w:t>творч</w:t>
      </w:r>
      <w:r w:rsidRPr="007D63B7">
        <w:rPr>
          <w:i/>
        </w:rPr>
        <w:t>е</w:t>
      </w:r>
      <w:r w:rsidRPr="007D63B7">
        <w:rPr>
          <w:i/>
        </w:rPr>
        <w:t>ства не искусственного интелле</w:t>
      </w:r>
      <w:r w:rsidRPr="007D63B7">
        <w:rPr>
          <w:i/>
        </w:rPr>
        <w:t>к</w:t>
      </w:r>
      <w:r w:rsidRPr="007D63B7">
        <w:rPr>
          <w:i/>
        </w:rPr>
        <w:t>та</w:t>
      </w:r>
      <w:r>
        <w:rPr>
          <w:i/>
        </w:rPr>
        <w:t>)</w:t>
      </w:r>
      <w:r>
        <w:t>.</w:t>
      </w:r>
    </w:p>
    <w:p w14:paraId="31C26E8D" w14:textId="77777777" w:rsidR="00D30B85" w:rsidRDefault="00D30B85" w:rsidP="00C50FE4">
      <w:pPr>
        <w:pStyle w:val="a7"/>
      </w:pPr>
      <w:r>
        <w:t>А задачами разработки технологий и оборудования на пр</w:t>
      </w:r>
      <w:r>
        <w:t>о</w:t>
      </w:r>
      <w:r>
        <w:t>тяжении всей истории промышленности в США занята отн</w:t>
      </w:r>
      <w:r>
        <w:t>о</w:t>
      </w:r>
      <w:r>
        <w:t>сительно малочисленная доля населения, чьи способности оказались достаточными для того, чтобы освоить необход</w:t>
      </w:r>
      <w:r>
        <w:t>и</w:t>
      </w:r>
      <w:r>
        <w:t>мое высшее образование и творчески работать на его основе, создавая технику, технологии и организацию произво</w:t>
      </w:r>
      <w:r>
        <w:t>д</w:t>
      </w:r>
      <w:r>
        <w:t>ства.</w:t>
      </w:r>
    </w:p>
    <w:p w14:paraId="0B17E54D" w14:textId="77777777" w:rsidR="00D30B85" w:rsidRDefault="00D30B85" w:rsidP="00873ABF">
      <w:pPr>
        <w:pStyle w:val="PlainText"/>
      </w:pPr>
      <w:r>
        <w:t>Но надо признать, что в системе образования США наличес</w:t>
      </w:r>
      <w:r>
        <w:t>т</w:t>
      </w:r>
      <w:r>
        <w:t>вуют весьма добротные учебники и образовательная литература, превосходящая по качеству большинство отечественных учебн</w:t>
      </w:r>
      <w:r>
        <w:t>и</w:t>
      </w:r>
      <w:r>
        <w:t>ков по соответствующим научным и прикладным технико-технологическим дисципл</w:t>
      </w:r>
      <w:r>
        <w:t>и</w:t>
      </w:r>
      <w:r>
        <w:t xml:space="preserve">нам. </w:t>
      </w:r>
    </w:p>
    <w:p w14:paraId="2EC478CA" w14:textId="77777777" w:rsidR="00D30B85" w:rsidRDefault="00D30B85" w:rsidP="00C50FE4">
      <w:pPr>
        <w:pStyle w:val="a7"/>
      </w:pPr>
      <w:r>
        <w:t>Совершенство этой категории образовательной литературы многим отечественным «оценщикам» видится как их прим</w:t>
      </w:r>
      <w:r>
        <w:t>и</w:t>
      </w:r>
      <w:r>
        <w:t>тивизм, поскольку оно выражается в том, что суть и пробл</w:t>
      </w:r>
      <w:r>
        <w:t>е</w:t>
      </w:r>
      <w:r>
        <w:t>матика соответствующих предметных областей в них осв</w:t>
      </w:r>
      <w:r>
        <w:t>е</w:t>
      </w:r>
      <w:r>
        <w:t xml:space="preserve">щена по минимуму </w:t>
      </w:r>
      <w:r w:rsidRPr="00223AAE">
        <w:t>—</w:t>
      </w:r>
      <w:r>
        <w:t xml:space="preserve"> на показательных примерах с обилием иллюстраций; без обилия фактов и мелочной детальности, формализма и абстракционизма, которые действительно н</w:t>
      </w:r>
      <w:r>
        <w:t>е</w:t>
      </w:r>
      <w:r>
        <w:t>обходимо знать и освоить для того, чтобы войти в профе</w:t>
      </w:r>
      <w:r>
        <w:t>с</w:t>
      </w:r>
      <w:r>
        <w:t>сиональную де</w:t>
      </w:r>
      <w:r>
        <w:t>я</w:t>
      </w:r>
      <w:r>
        <w:t xml:space="preserve">тельность в соответствующей области. </w:t>
      </w:r>
    </w:p>
    <w:p w14:paraId="425AB19A" w14:textId="77777777" w:rsidR="00D30B85" w:rsidRDefault="00D30B85" w:rsidP="00873ABF">
      <w:pPr>
        <w:pStyle w:val="PlainText"/>
      </w:pPr>
      <w:r>
        <w:t>Их содержание неоспоримо недостаточно для вхождения в профессиональную деятельность в соответс</w:t>
      </w:r>
      <w:r>
        <w:t>т</w:t>
      </w:r>
      <w:r>
        <w:t>вующей области, тем не менее, даже человек в с минимальным образовательным уро</w:t>
      </w:r>
      <w:r>
        <w:t>в</w:t>
      </w:r>
      <w:r>
        <w:t>нем, если он способен думать, может на их основе получить о</w:t>
      </w:r>
      <w:r>
        <w:t>б</w:t>
      </w:r>
      <w:r>
        <w:t xml:space="preserve">щее адекватное представление о предметной области той отрасли деятельности, которой посвящён учебник, не осваивая </w:t>
      </w:r>
      <w:r>
        <w:lastRenderedPageBreak/>
        <w:t>даже м</w:t>
      </w:r>
      <w:r>
        <w:t>и</w:t>
      </w:r>
      <w:r>
        <w:t>нимума знаний, необходимых для профессиональной деятельн</w:t>
      </w:r>
      <w:r>
        <w:t>о</w:t>
      </w:r>
      <w:r>
        <w:t xml:space="preserve">сти в этой области. </w:t>
      </w:r>
    </w:p>
    <w:p w14:paraId="2C5C4114" w14:textId="474C0309" w:rsidR="00D30B85" w:rsidRDefault="00D30B85" w:rsidP="00873ABF">
      <w:pPr>
        <w:pStyle w:val="PlainText"/>
      </w:pPr>
      <w:r>
        <w:t>Учебники и научно-популярная литература такого рода, охв</w:t>
      </w:r>
      <w:r>
        <w:t>а</w:t>
      </w:r>
      <w:r>
        <w:t>тывающая все уровни системы образования от дошкольного де</w:t>
      </w:r>
      <w:r>
        <w:t>т</w:t>
      </w:r>
      <w:r>
        <w:t>скосадовского до военных академий</w:t>
      </w:r>
      <w:r w:rsidRPr="00D30B85">
        <w:rPr>
          <w:vertAlign w:val="superscript"/>
        </w:rPr>
        <w:t>[CLXIV]</w:t>
      </w:r>
      <w:r>
        <w:t>, даёт возможность получить самообразование в стиле «понемногу обо всём во взаимосвязи всего со всем», конечно с оговорками на обусловленность соде</w:t>
      </w:r>
      <w:r>
        <w:t>р</w:t>
      </w:r>
      <w:r>
        <w:t>жания и подходов к освещению тематики концепцией управления и выше сформулированными требованиями к науке и системе о</w:t>
      </w:r>
      <w:r>
        <w:t>б</w:t>
      </w:r>
      <w:r>
        <w:t>разования в толпо-“элитарном” общ</w:t>
      </w:r>
      <w:r>
        <w:t>е</w:t>
      </w:r>
      <w:r>
        <w:t xml:space="preserve">стве. </w:t>
      </w:r>
    </w:p>
    <w:p w14:paraId="6A3977D3" w14:textId="0148358A" w:rsidR="00D30B85" w:rsidRDefault="00D30B85" w:rsidP="00873ABF">
      <w:pPr>
        <w:pStyle w:val="PlainText"/>
      </w:pPr>
      <w:r>
        <w:t>Такого рода учебная и научно-популярная литература соде</w:t>
      </w:r>
      <w:r>
        <w:t>р</w:t>
      </w:r>
      <w:r>
        <w:t xml:space="preserve">жит множество иллюстраций, формируя у её читателей образные представления о предметной области, к которой относится. Т.е. </w:t>
      </w:r>
      <w:r w:rsidRPr="002C4E12">
        <w:rPr>
          <w:b/>
        </w:rPr>
        <w:t>в ней реализуется хорошо известный принцип «лучше один раз увидеть, чем сто раз услышать» (а равно прочитать)</w:t>
      </w:r>
      <w:r w:rsidRPr="00D30B85">
        <w:rPr>
          <w:vertAlign w:val="superscript"/>
        </w:rPr>
        <w:t>[CLXV]</w:t>
      </w:r>
      <w:r>
        <w:t xml:space="preserve">. </w:t>
      </w:r>
    </w:p>
    <w:p w14:paraId="39B6D882" w14:textId="18CFD8CD" w:rsidR="00D30B85" w:rsidRDefault="00D30B85" w:rsidP="00873ABF">
      <w:pPr>
        <w:pStyle w:val="PlainText"/>
      </w:pPr>
      <w:r>
        <w:t>С середины ХХ века к такого рода литературе добавились т</w:t>
      </w:r>
      <w:r>
        <w:t>е</w:t>
      </w:r>
      <w:r>
        <w:t>левизионные научно-попу</w:t>
      </w:r>
      <w:r>
        <w:softHyphen/>
        <w:t>лярные фильмы и программы, и нек</w:t>
      </w:r>
      <w:r>
        <w:t>о</w:t>
      </w:r>
      <w:r>
        <w:t>торые телеканалы практически полностью заполняют сетку вещ</w:t>
      </w:r>
      <w:r>
        <w:t>а</w:t>
      </w:r>
      <w:r>
        <w:t>ния такими фильмами и программами, посвящёнными разным сферам жизни людей и природы в настоящем, прошлом и в экр</w:t>
      </w:r>
      <w:r>
        <w:t>а</w:t>
      </w:r>
      <w:r>
        <w:t>низированных вариантах будущего. С начала 1990</w:t>
      </w:r>
      <w:r>
        <w:noBreakHyphen/>
        <w:t>х гг. в этой о</w:t>
      </w:r>
      <w:r>
        <w:t>б</w:t>
      </w:r>
      <w:r>
        <w:t>ласти стали действовать и некот</w:t>
      </w:r>
      <w:r>
        <w:t>о</w:t>
      </w:r>
      <w:r>
        <w:t>рые интернет-порталы.</w:t>
      </w:r>
      <w:r w:rsidRPr="00D30B85">
        <w:rPr>
          <w:vertAlign w:val="superscript"/>
        </w:rPr>
        <w:t>[CLXVI]</w:t>
      </w:r>
    </w:p>
    <w:p w14:paraId="369CBA8F" w14:textId="77777777" w:rsidR="00D30B85" w:rsidRDefault="00D30B85" w:rsidP="00F509F0">
      <w:pPr>
        <w:pStyle w:val="a3"/>
        <w:numPr>
          <w:ilvl w:val="0"/>
          <w:numId w:val="20"/>
        </w:numPr>
        <w:ind w:left="397" w:hanging="227"/>
      </w:pPr>
      <w:r>
        <w:t>Назначение составляющей образовательного процесса, оп</w:t>
      </w:r>
      <w:r>
        <w:t>и</w:t>
      </w:r>
      <w:r>
        <w:t>рающейся на такого рода литературу, фильмы и порталы в интернете вовсе не в том, чтобы «недоумки получали дипл</w:t>
      </w:r>
      <w:r>
        <w:t>о</w:t>
      </w:r>
      <w:r>
        <w:t>мы» и при этом не «комплексовали» на тему своей интелле</w:t>
      </w:r>
      <w:r>
        <w:t>к</w:t>
      </w:r>
      <w:r>
        <w:t>туальной неполноценности, как это видится многим отечес</w:t>
      </w:r>
      <w:r>
        <w:t>т</w:t>
      </w:r>
      <w:r>
        <w:t xml:space="preserve">венным «оценщикам» системы образования США. </w:t>
      </w:r>
    </w:p>
    <w:p w14:paraId="35ADD6CB" w14:textId="77777777" w:rsidR="00D30B85" w:rsidRDefault="00D30B85" w:rsidP="00F509F0">
      <w:pPr>
        <w:pStyle w:val="a3"/>
        <w:numPr>
          <w:ilvl w:val="0"/>
          <w:numId w:val="20"/>
        </w:numPr>
        <w:ind w:left="397" w:hanging="227"/>
      </w:pPr>
      <w:r>
        <w:t xml:space="preserve">Назначение этой составляющей образовательного процесса в США </w:t>
      </w:r>
      <w:r w:rsidRPr="00223AAE">
        <w:t>—</w:t>
      </w:r>
      <w:r>
        <w:t xml:space="preserve"> формирование социальной группы, обладающей ш</w:t>
      </w:r>
      <w:r>
        <w:t>и</w:t>
      </w:r>
      <w:r>
        <w:t>роким кругозором в стиле знают «понемногу обо всём и о взаимосвязях всего со всем».</w:t>
      </w:r>
    </w:p>
    <w:p w14:paraId="6915F13A" w14:textId="77777777" w:rsidR="00D30B85" w:rsidRDefault="00D30B85" w:rsidP="00F509F0">
      <w:pPr>
        <w:pStyle w:val="ab"/>
      </w:pPr>
      <w:r>
        <w:t>————————</w:t>
      </w:r>
    </w:p>
    <w:p w14:paraId="09D422DA" w14:textId="77777777" w:rsidR="00D30B85" w:rsidRDefault="00D30B85" w:rsidP="001E7BCA">
      <w:pPr>
        <w:pStyle w:val="Heading4"/>
      </w:pPr>
      <w:r>
        <w:lastRenderedPageBreak/>
        <w:t>3.3.2.1. Главный порок образования в России</w:t>
      </w:r>
    </w:p>
    <w:p w14:paraId="2A49C470" w14:textId="593C0BE5" w:rsidR="00D30B85" w:rsidRPr="00783CB8" w:rsidRDefault="00D30B85" w:rsidP="00C50FE4">
      <w:pPr>
        <w:pStyle w:val="a7"/>
        <w:rPr>
          <w:i/>
        </w:rPr>
      </w:pPr>
      <w:r w:rsidRPr="00D414DB">
        <w:rPr>
          <w:b/>
        </w:rPr>
        <w:t>В отечественной системе образования есть сущес</w:t>
      </w:r>
      <w:r w:rsidRPr="00D414DB">
        <w:rPr>
          <w:b/>
        </w:rPr>
        <w:t>т</w:t>
      </w:r>
      <w:r w:rsidRPr="00D414DB">
        <w:rPr>
          <w:b/>
        </w:rPr>
        <w:t>венный пробел</w:t>
      </w:r>
      <w:r>
        <w:t>:</w:t>
      </w:r>
      <w:r w:rsidRPr="00D414DB">
        <w:t xml:space="preserve"> </w:t>
      </w:r>
      <w:r w:rsidRPr="00783CB8">
        <w:rPr>
          <w:i/>
        </w:rPr>
        <w:t>практически полностью отсутствует массовое о</w:t>
      </w:r>
      <w:r w:rsidRPr="00783CB8">
        <w:rPr>
          <w:i/>
        </w:rPr>
        <w:t>б</w:t>
      </w:r>
      <w:r w:rsidRPr="00783CB8">
        <w:rPr>
          <w:i/>
        </w:rPr>
        <w:t>разование в стиле «БЕЗ ПУСТОСЛОВИЯ</w:t>
      </w:r>
      <w:r w:rsidRPr="00D30B85">
        <w:rPr>
          <w:vertAlign w:val="superscript"/>
        </w:rPr>
        <w:t>[CLXVII]</w:t>
      </w:r>
      <w:r w:rsidRPr="00783CB8">
        <w:rPr>
          <w:i/>
        </w:rPr>
        <w:t xml:space="preserve"> понемногу обо всём и во взаим</w:t>
      </w:r>
      <w:r w:rsidRPr="00783CB8">
        <w:rPr>
          <w:i/>
        </w:rPr>
        <w:t>о</w:t>
      </w:r>
      <w:r w:rsidRPr="00783CB8">
        <w:rPr>
          <w:i/>
        </w:rPr>
        <w:t xml:space="preserve">связях всего со всем». </w:t>
      </w:r>
    </w:p>
    <w:p w14:paraId="6B01BBDA" w14:textId="77777777" w:rsidR="00D30B85" w:rsidRDefault="00D30B85" w:rsidP="00C50FE4">
      <w:pPr>
        <w:pStyle w:val="a9"/>
      </w:pPr>
      <w:r>
        <w:t xml:space="preserve">Хотя </w:t>
      </w:r>
      <w:r w:rsidRPr="00C267E6">
        <w:rPr>
          <w:i/>
        </w:rPr>
        <w:t>образование в стиле</w:t>
      </w:r>
      <w:r>
        <w:t xml:space="preserve"> </w:t>
      </w:r>
      <w:r w:rsidRPr="004B08D3">
        <w:rPr>
          <w:i/>
        </w:rPr>
        <w:t>«</w:t>
      </w:r>
      <w:r>
        <w:rPr>
          <w:i/>
        </w:rPr>
        <w:t xml:space="preserve">без пустословия </w:t>
      </w:r>
      <w:r w:rsidRPr="004B08D3">
        <w:rPr>
          <w:i/>
        </w:rPr>
        <w:t>понемн</w:t>
      </w:r>
      <w:r w:rsidRPr="004B08D3">
        <w:rPr>
          <w:i/>
        </w:rPr>
        <w:t>о</w:t>
      </w:r>
      <w:r w:rsidRPr="004B08D3">
        <w:rPr>
          <w:i/>
        </w:rPr>
        <w:t>гу обо всём»</w:t>
      </w:r>
      <w:r>
        <w:t xml:space="preserve"> </w:t>
      </w:r>
      <w:r w:rsidRPr="004B08D3">
        <w:rPr>
          <w:i/>
        </w:rPr>
        <w:t>само по себе</w:t>
      </w:r>
      <w:r>
        <w:rPr>
          <w:i/>
        </w:rPr>
        <w:t xml:space="preserve"> действительно никчёмно, </w:t>
      </w:r>
      <w:r w:rsidRPr="004B08D3">
        <w:t>поскольку</w:t>
      </w:r>
      <w:r>
        <w:t xml:space="preserve"> не позволяет быть специалистом-профессионалом ни в одной области, но именно оно является НЕОБХОД</w:t>
      </w:r>
      <w:r>
        <w:t>И</w:t>
      </w:r>
      <w:r>
        <w:t>МОЙ ОСНОВОЙ управленческого профессионализма, позволяющего успешно координировать деятельность множества разнородных узкопрофильных специалистов-профессио</w:t>
      </w:r>
      <w:r>
        <w:softHyphen/>
        <w:t xml:space="preserve">налов в русле проектов </w:t>
      </w:r>
      <w:r w:rsidRPr="00223AAE">
        <w:t>—</w:t>
      </w:r>
      <w:r>
        <w:t xml:space="preserve"> как частных, так и комплексных; как научно-технических, так и политико-экономических.</w:t>
      </w:r>
    </w:p>
    <w:p w14:paraId="3C9078C1" w14:textId="4C75E973" w:rsidR="00D30B85" w:rsidRDefault="00D30B85" w:rsidP="00873ABF">
      <w:pPr>
        <w:pStyle w:val="PlainText"/>
      </w:pPr>
      <w:r>
        <w:t>Если широкого кругозора как основы нет, то подготовка м</w:t>
      </w:r>
      <w:r>
        <w:t>е</w:t>
      </w:r>
      <w:r>
        <w:t>неджеров-управленцев превращается в масс</w:t>
      </w:r>
      <w:r>
        <w:t>о</w:t>
      </w:r>
      <w:r>
        <w:t>вое производство никчёмных в силу их недееспосо</w:t>
      </w:r>
      <w:r>
        <w:t>б</w:t>
      </w:r>
      <w:r>
        <w:t>ности, но дипломированных «менагеров»</w:t>
      </w:r>
      <w:r w:rsidRPr="00D30B85">
        <w:rPr>
          <w:vertAlign w:val="superscript"/>
        </w:rPr>
        <w:t>[CLXVIII]</w:t>
      </w:r>
      <w:r>
        <w:t xml:space="preserve"> вне завис</w:t>
      </w:r>
      <w:r>
        <w:t>и</w:t>
      </w:r>
      <w:r>
        <w:t>мости от того:</w:t>
      </w:r>
    </w:p>
    <w:p w14:paraId="0D7566F2" w14:textId="77777777" w:rsidR="00D30B85" w:rsidRDefault="00D30B85" w:rsidP="00F509F0">
      <w:pPr>
        <w:pStyle w:val="a3"/>
        <w:numPr>
          <w:ilvl w:val="0"/>
          <w:numId w:val="20"/>
        </w:numPr>
        <w:ind w:left="397" w:hanging="227"/>
      </w:pPr>
      <w:r>
        <w:t>ведётся она на основе каких-то западных теорий «менагерс</w:t>
      </w:r>
      <w:r>
        <w:t>т</w:t>
      </w:r>
      <w:r>
        <w:t>ва» (внятных теорий управления на Западе, по крайней мере, в «открытом доступе» и в образовательных стандартах нет),</w:t>
      </w:r>
    </w:p>
    <w:p w14:paraId="6BFB1BCA" w14:textId="6297EB9E" w:rsidR="00D30B85" w:rsidRDefault="00D30B85" w:rsidP="00F509F0">
      <w:pPr>
        <w:pStyle w:val="a3"/>
        <w:numPr>
          <w:ilvl w:val="0"/>
          <w:numId w:val="20"/>
        </w:numPr>
        <w:ind w:left="397" w:hanging="227"/>
      </w:pPr>
      <w:r>
        <w:t xml:space="preserve">либо же </w:t>
      </w:r>
      <w:r w:rsidRPr="00223AAE">
        <w:t>—</w:t>
      </w:r>
      <w:r>
        <w:t xml:space="preserve"> на основе достаточно общей (в смысле униве</w:t>
      </w:r>
      <w:r>
        <w:t>р</w:t>
      </w:r>
      <w:r>
        <w:t xml:space="preserve">сальности применения) теории управления в том виде, как она представлена в КОБ, либо </w:t>
      </w:r>
      <w:r w:rsidRPr="00223AAE">
        <w:t>—</w:t>
      </w:r>
      <w:r>
        <w:t xml:space="preserve"> возможно </w:t>
      </w:r>
      <w:r w:rsidRPr="00223AAE">
        <w:t>—</w:t>
      </w:r>
      <w:r>
        <w:t xml:space="preserve"> в ещё лучшем.</w:t>
      </w:r>
      <w:r w:rsidRPr="00D30B85">
        <w:rPr>
          <w:vertAlign w:val="superscript"/>
        </w:rPr>
        <w:t>[CLXIX]</w:t>
      </w:r>
    </w:p>
    <w:p w14:paraId="1B661856" w14:textId="77777777" w:rsidR="00D30B85" w:rsidRDefault="00D30B85" w:rsidP="00873ABF">
      <w:pPr>
        <w:pStyle w:val="PlainText"/>
      </w:pPr>
      <w:r>
        <w:t>В отечественном прошлом единственный период, когда лит</w:t>
      </w:r>
      <w:r>
        <w:t>е</w:t>
      </w:r>
      <w:r>
        <w:t>ратура, предназначенная для формирования широкого кругозора и профессиональной ориентации детей и подростков, стала массово издаваться, — пе</w:t>
      </w:r>
      <w:r>
        <w:t>р</w:t>
      </w:r>
      <w:r>
        <w:t>вое послевоенное десятилетие. В тот период были изданы книги для детей и подростков, из которых можно было узнать о том, как организованы армия и флот, как устроена их боевая техника и для чего предназн</w:t>
      </w:r>
      <w:r>
        <w:t>а</w:t>
      </w:r>
      <w:r>
        <w:t>чен каждый из её видов, как организуется её боевое применение; как организован желе</w:t>
      </w:r>
      <w:r>
        <w:t>з</w:t>
      </w:r>
      <w:r>
        <w:t>нодорожный транспорт и как устроена техника, как ведутся раб</w:t>
      </w:r>
      <w:r>
        <w:t>о</w:t>
      </w:r>
      <w:r>
        <w:t xml:space="preserve">ты и обеспечивается безопасность и т.п. </w:t>
      </w:r>
    </w:p>
    <w:p w14:paraId="36C049C6" w14:textId="2896509D" w:rsidR="00D30B85" w:rsidRDefault="00D30B85" w:rsidP="00873ABF">
      <w:pPr>
        <w:pStyle w:val="PlainText"/>
      </w:pPr>
      <w:r>
        <w:lastRenderedPageBreak/>
        <w:t>С середины 1950</w:t>
      </w:r>
      <w:r>
        <w:noBreakHyphen/>
        <w:t>х годов издание в СССР такого рода книг прекратилось, и в области формирования широты кругозора по</w:t>
      </w:r>
      <w:r>
        <w:t>д</w:t>
      </w:r>
      <w:r>
        <w:t>растающих поколений работала, пожалуй, только редакция жу</w:t>
      </w:r>
      <w:r>
        <w:t>р</w:t>
      </w:r>
      <w:r>
        <w:t xml:space="preserve">нала “Техника </w:t>
      </w:r>
      <w:r w:rsidRPr="00223AAE">
        <w:t>—</w:t>
      </w:r>
      <w:r>
        <w:t xml:space="preserve"> молодёжи” во главе с Василием Дмитриевичем Захарченко (1915 </w:t>
      </w:r>
      <w:r w:rsidRPr="00223AAE">
        <w:t>—</w:t>
      </w:r>
      <w:r>
        <w:t xml:space="preserve"> 1999 гг., главный редактор этого журнала с начала 1950</w:t>
      </w:r>
      <w:r>
        <w:noBreakHyphen/>
        <w:t xml:space="preserve">х гг. по </w:t>
      </w:r>
      <w:smartTag w:uri="urn:schemas-microsoft-com:office:smarttags" w:element="metricconverter">
        <w:smartTagPr>
          <w:attr w:name="ProductID" w:val="1984 г"/>
        </w:smartTagPr>
        <w:r>
          <w:t>1984 г</w:t>
        </w:r>
      </w:smartTag>
      <w:r>
        <w:t>.</w:t>
      </w:r>
      <w:r w:rsidRPr="00D30B85">
        <w:rPr>
          <w:vertAlign w:val="superscript"/>
        </w:rPr>
        <w:t>[CLXX]</w:t>
      </w:r>
      <w:r>
        <w:t>; издавалось ещё несколько научно-популярных журналов, но по нашему мнению у редакции во главе с В.Д.Захарченко получалось лучше, чем у других). Но один жу</w:t>
      </w:r>
      <w:r>
        <w:t>р</w:t>
      </w:r>
      <w:r>
        <w:t>нал не мог заменить поточного издания спектра книг, охват</w:t>
      </w:r>
      <w:r>
        <w:t>ы</w:t>
      </w:r>
      <w:r>
        <w:t>вающих все сферы жизни общества.</w:t>
      </w:r>
    </w:p>
    <w:p w14:paraId="09DB030E" w14:textId="77777777" w:rsidR="00D30B85" w:rsidRDefault="00D30B85" w:rsidP="00873ABF">
      <w:pPr>
        <w:pStyle w:val="PlainText"/>
      </w:pPr>
      <w:r>
        <w:t>Следствием этого стало то, что отечественные учебные пр</w:t>
      </w:r>
      <w:r>
        <w:t>о</w:t>
      </w:r>
      <w:r>
        <w:t>граммы по каждому из предметов как в общеобразовательных школах, так и в вузах действ</w:t>
      </w:r>
      <w:r>
        <w:t>и</w:t>
      </w:r>
      <w:r>
        <w:t>тельно были тематически полнее и глубже америка</w:t>
      </w:r>
      <w:r>
        <w:t>н</w:t>
      </w:r>
      <w:r>
        <w:t>ских. И на их основе готовились действительно хорошие специалисты, высокие профессионалы во всех о</w:t>
      </w:r>
      <w:r>
        <w:t>б</w:t>
      </w:r>
      <w:r>
        <w:t xml:space="preserve">ластях. </w:t>
      </w:r>
    </w:p>
    <w:p w14:paraId="3210E68F" w14:textId="349D692B" w:rsidR="00D30B85" w:rsidRDefault="00D30B85" w:rsidP="00C50FE4">
      <w:pPr>
        <w:pStyle w:val="a7"/>
      </w:pPr>
      <w:r>
        <w:t>Но поскольку в СССР не была развита составляющая образ</w:t>
      </w:r>
      <w:r>
        <w:t>о</w:t>
      </w:r>
      <w:r>
        <w:t>вания  в стиле «понемногу обо всём во взаимосвязях всего со всем», охватывающая все социальные группы (начиная от детских садов до высших руководителей)</w:t>
      </w:r>
      <w:r w:rsidRPr="00D30B85">
        <w:rPr>
          <w:vertAlign w:val="superscript"/>
        </w:rPr>
        <w:t>[CLXXI]</w:t>
      </w:r>
      <w:r>
        <w:t>, то деятельность этих специалистов в русле комплексных проектов в общем-то некому было координировать, а в ряде случаев было н</w:t>
      </w:r>
      <w:r>
        <w:t>е</w:t>
      </w:r>
      <w:r>
        <w:t>кому и ин</w:t>
      </w:r>
      <w:r>
        <w:t>и</w:t>
      </w:r>
      <w:r>
        <w:t>циировать комплексные проекты, поскольку узкие специалисты не видели перспектив, которые могла бы о</w:t>
      </w:r>
      <w:r>
        <w:t>т</w:t>
      </w:r>
      <w:r>
        <w:t xml:space="preserve">крыть их совместная деятельность, а собрать их вместе </w:t>
      </w:r>
      <w:r w:rsidRPr="00223AAE">
        <w:t>—</w:t>
      </w:r>
      <w:r>
        <w:t xml:space="preserve"> было просто некому</w:t>
      </w:r>
      <w:r w:rsidRPr="00D30B85">
        <w:rPr>
          <w:vertAlign w:val="superscript"/>
        </w:rPr>
        <w:t>[CLXXII]</w:t>
      </w:r>
      <w:r>
        <w:t xml:space="preserve">. </w:t>
      </w:r>
    </w:p>
    <w:p w14:paraId="4D69D7D0" w14:textId="1726207B" w:rsidR="00D30B85" w:rsidRDefault="00D30B85" w:rsidP="00F509F0">
      <w:pPr>
        <w:pStyle w:val="a3"/>
        <w:numPr>
          <w:ilvl w:val="0"/>
          <w:numId w:val="20"/>
        </w:numPr>
        <w:ind w:left="397" w:hanging="227"/>
      </w:pPr>
      <w:r>
        <w:t>В сталинские времена инициированием и координацией пр</w:t>
      </w:r>
      <w:r>
        <w:t>о</w:t>
      </w:r>
      <w:r>
        <w:t xml:space="preserve">ектов занимались «самородки» (все главные конструкторы, все «основоположники» той эпохи </w:t>
      </w:r>
      <w:r w:rsidRPr="00223AAE">
        <w:t>—</w:t>
      </w:r>
      <w:r>
        <w:t xml:space="preserve"> самовыдвиженцы, пр</w:t>
      </w:r>
      <w:r>
        <w:t>и</w:t>
      </w:r>
      <w:r>
        <w:t>знанные в таковом качестве государством</w:t>
      </w:r>
      <w:r w:rsidRPr="00D30B85">
        <w:rPr>
          <w:vertAlign w:val="superscript"/>
        </w:rPr>
        <w:t>[CLXXIII]</w:t>
      </w:r>
      <w:r>
        <w:t xml:space="preserve">). </w:t>
      </w:r>
    </w:p>
    <w:p w14:paraId="7089148F" w14:textId="77777777" w:rsidR="00D30B85" w:rsidRDefault="00D30B85" w:rsidP="00F509F0">
      <w:pPr>
        <w:pStyle w:val="a3"/>
        <w:numPr>
          <w:ilvl w:val="0"/>
          <w:numId w:val="20"/>
        </w:numPr>
        <w:ind w:left="397" w:hanging="227"/>
      </w:pPr>
      <w:r>
        <w:t>После смерти И.В.Сталина начался период безпрепятстве</w:t>
      </w:r>
      <w:r>
        <w:t>н</w:t>
      </w:r>
      <w:r>
        <w:t>ной “элитаризации” сферы государственного управления, науки и техники и на смену «самородкам» сталинской эпохи стали приходить “элитарии”, чьё образование носило узк</w:t>
      </w:r>
      <w:r>
        <w:t>о</w:t>
      </w:r>
      <w:r>
        <w:t>специальный профессиональный характер, в силу чего, не н</w:t>
      </w:r>
      <w:r>
        <w:t>а</w:t>
      </w:r>
      <w:r>
        <w:t xml:space="preserve">работав самостоятельно широты кругозора, они оказывались неспособны управлять проектами </w:t>
      </w:r>
      <w:r>
        <w:lastRenderedPageBreak/>
        <w:t>хотя бы грамотно, не гов</w:t>
      </w:r>
      <w:r>
        <w:t>о</w:t>
      </w:r>
      <w:r>
        <w:t>ря уж о достижении показателей виртуозного управления.</w:t>
      </w:r>
    </w:p>
    <w:p w14:paraId="55E6B586" w14:textId="77777777" w:rsidR="00D30B85" w:rsidRDefault="00D30B85" w:rsidP="00873ABF">
      <w:pPr>
        <w:pStyle w:val="PlainText"/>
      </w:pPr>
      <w:r>
        <w:t>Но даже если не вдаваться в статистику “элитаризации”, как результат описанной выше специфики от</w:t>
      </w:r>
      <w:r>
        <w:t>е</w:t>
      </w:r>
      <w:r>
        <w:t>чественной системы образования, действующей на протяжении многих лет, пода</w:t>
      </w:r>
      <w:r>
        <w:t>в</w:t>
      </w:r>
      <w:r>
        <w:t xml:space="preserve">ляющее большинство руководителей послесталинской эпохи </w:t>
      </w:r>
      <w:r w:rsidRPr="00223AAE">
        <w:t>—</w:t>
      </w:r>
      <w:r>
        <w:t xml:space="preserve"> продвинутые на вышестоящие должности узкие специалисты с недостаточным кругозором, теряющиеся вне предме</w:t>
      </w:r>
      <w:r>
        <w:t>т</w:t>
      </w:r>
      <w:r>
        <w:t xml:space="preserve">ной области своей изначальной профессии, не имеющие </w:t>
      </w:r>
      <w:r>
        <w:rPr>
          <w:i/>
        </w:rPr>
        <w:t xml:space="preserve">систематических </w:t>
      </w:r>
      <w:r>
        <w:t>знаний вне её пределов и пот</w:t>
      </w:r>
      <w:r>
        <w:t>о</w:t>
      </w:r>
      <w:r>
        <w:t xml:space="preserve">му не способные отличить «мух от котлет» </w:t>
      </w:r>
      <w:r w:rsidRPr="00223AAE">
        <w:t>—</w:t>
      </w:r>
      <w:r>
        <w:t xml:space="preserve"> высокого профессионала от шарлатана и карьериста; решение, ведущее к катастрофе, от решения, ведущего к выходу на новые рубежи ра</w:t>
      </w:r>
      <w:r>
        <w:t>з</w:t>
      </w:r>
      <w:r>
        <w:t xml:space="preserve">вития. </w:t>
      </w:r>
    </w:p>
    <w:p w14:paraId="0ECEAE06" w14:textId="1EE05358" w:rsidR="00D30B85" w:rsidRDefault="00D30B85" w:rsidP="00873ABF">
      <w:pPr>
        <w:pStyle w:val="PlainText"/>
      </w:pPr>
      <w:r>
        <w:t>Это положение сохраняется до сих пор, а система образования по-прежнему такова, что программирует его и на будущее</w:t>
      </w:r>
      <w:r w:rsidRPr="00D30B85">
        <w:rPr>
          <w:vertAlign w:val="superscript"/>
        </w:rPr>
        <w:t>[CLXXIV]</w:t>
      </w:r>
      <w:r>
        <w:t xml:space="preserve">. При этом надо понимать, что узость кругозора как </w:t>
      </w:r>
      <w:r w:rsidRPr="00FB1FB7">
        <w:rPr>
          <w:i/>
        </w:rPr>
        <w:t>неустранимое</w:t>
      </w:r>
      <w:r w:rsidRPr="00D30B85">
        <w:rPr>
          <w:vertAlign w:val="superscript"/>
        </w:rPr>
        <w:t>[CLXXV]</w:t>
      </w:r>
      <w:r>
        <w:rPr>
          <w:i/>
        </w:rPr>
        <w:t xml:space="preserve"> </w:t>
      </w:r>
      <w:r>
        <w:t xml:space="preserve">свойство личности такого типа руководителей </w:t>
      </w:r>
      <w:r w:rsidRPr="00223AAE">
        <w:t>—</w:t>
      </w:r>
      <w:r>
        <w:t xml:space="preserve"> один из факт</w:t>
      </w:r>
      <w:r>
        <w:t>о</w:t>
      </w:r>
      <w:r>
        <w:t>ров, порождающих бюрократизм, безответственность и неаде</w:t>
      </w:r>
      <w:r>
        <w:t>к</w:t>
      </w:r>
      <w:r>
        <w:t xml:space="preserve">ватность действий </w:t>
      </w:r>
      <w:r w:rsidRPr="00884280">
        <w:rPr>
          <w:i/>
        </w:rPr>
        <w:t>власти во всех её</w:t>
      </w:r>
      <w:r>
        <w:rPr>
          <w:i/>
        </w:rPr>
        <w:t xml:space="preserve"> «ипостасях»</w:t>
      </w:r>
      <w:r>
        <w:t>. Кроме того, узость кругозора является основой для того, чтобы такими рук</w:t>
      </w:r>
      <w:r>
        <w:t>о</w:t>
      </w:r>
      <w:r>
        <w:t>водителями можно было манипулировать извне не менее эффе</w:t>
      </w:r>
      <w:r>
        <w:t>к</w:t>
      </w:r>
      <w:r>
        <w:t>тивно, чем луноходом, соответственно тому, как это показано на рис. 1 во втором томе “Мёртвой в</w:t>
      </w:r>
      <w:r>
        <w:t>о</w:t>
      </w:r>
      <w:r>
        <w:t>ды”</w:t>
      </w:r>
      <w:r w:rsidRPr="00D30B85">
        <w:rPr>
          <w:vertAlign w:val="superscript"/>
        </w:rPr>
        <w:t>[CLXXVI]</w:t>
      </w:r>
      <w:r>
        <w:t>.</w:t>
      </w:r>
    </w:p>
    <w:p w14:paraId="29F6D594" w14:textId="77777777" w:rsidR="00D30B85" w:rsidRDefault="00D30B85" w:rsidP="00873ABF">
      <w:pPr>
        <w:pStyle w:val="PlainText"/>
      </w:pPr>
      <w:r>
        <w:t xml:space="preserve">В отличие от СССР и царской России, в США составляющая образования, а ещё больше </w:t>
      </w:r>
      <w:r w:rsidRPr="00223AAE">
        <w:t>—</w:t>
      </w:r>
      <w:r>
        <w:t xml:space="preserve"> обеспечение возможностей сам</w:t>
      </w:r>
      <w:r>
        <w:t>о</w:t>
      </w:r>
      <w:r>
        <w:t xml:space="preserve">образования </w:t>
      </w:r>
      <w:r w:rsidRPr="00223AAE">
        <w:t>—</w:t>
      </w:r>
      <w:r>
        <w:t xml:space="preserve"> в стиле «БЕЗ ПУСТОСЛОВИЯ понемногу обо всём во взаимосвязи всего со всем» развита и создаёт достаточно мн</w:t>
      </w:r>
      <w:r>
        <w:t>о</w:t>
      </w:r>
      <w:r>
        <w:t>гочисленный слой людей с достаточно широким кругозором, к</w:t>
      </w:r>
      <w:r>
        <w:t>о</w:t>
      </w:r>
      <w:r>
        <w:t>торые способны увидеть проблему в целом и её взаимосвязи и на этой мировоззренческой основе и организовать узких специ</w:t>
      </w:r>
      <w:r>
        <w:t>а</w:t>
      </w:r>
      <w:r>
        <w:t xml:space="preserve">листов профессионалов на её решение, настолько эффективное, </w:t>
      </w:r>
      <w:r w:rsidRPr="004E3178">
        <w:rPr>
          <w:i/>
        </w:rPr>
        <w:t>насколько это позволяет концепция управления и допуска</w:t>
      </w:r>
      <w:r w:rsidRPr="004E3178">
        <w:rPr>
          <w:i/>
        </w:rPr>
        <w:t>е</w:t>
      </w:r>
      <w:r w:rsidRPr="004E3178">
        <w:rPr>
          <w:i/>
        </w:rPr>
        <w:t>мая ею наука</w:t>
      </w:r>
      <w:r>
        <w:t>.</w:t>
      </w:r>
    </w:p>
    <w:p w14:paraId="7D6C477C" w14:textId="77777777" w:rsidR="00D30B85" w:rsidRDefault="00D30B85" w:rsidP="00F509F0">
      <w:pPr>
        <w:pStyle w:val="ab"/>
      </w:pPr>
      <w:r>
        <w:t>————————</w:t>
      </w:r>
    </w:p>
    <w:p w14:paraId="3DFF4D25" w14:textId="3E936576" w:rsidR="00D30B85" w:rsidRDefault="00D30B85" w:rsidP="008D52EE">
      <w:pPr>
        <w:pStyle w:val="PlainText"/>
      </w:pPr>
      <w:r>
        <w:t>Собственно именно описанная выше специфическая двусло</w:t>
      </w:r>
      <w:r>
        <w:t>й</w:t>
      </w:r>
      <w:r>
        <w:t>ность образования в США позволяет у одной части населения сформировать достаточно широкий и целостный взгляд на пр</w:t>
      </w:r>
      <w:r>
        <w:t>о</w:t>
      </w:r>
      <w:r>
        <w:t>блематику разных сфер деятельности и жизнь о</w:t>
      </w:r>
      <w:r>
        <w:t>б</w:t>
      </w:r>
      <w:r>
        <w:t xml:space="preserve">щества в целом, и на этой основе они становятся достаточно </w:t>
      </w:r>
      <w:r>
        <w:lastRenderedPageBreak/>
        <w:t>эффективными управленцами как о</w:t>
      </w:r>
      <w:r>
        <w:t>т</w:t>
      </w:r>
      <w:r>
        <w:t>дельными проектами, так и совокупностями частных проектов вплоть до уровня глобально-политической сц</w:t>
      </w:r>
      <w:r>
        <w:t>е</w:t>
      </w:r>
      <w:r>
        <w:t>нарист</w:t>
      </w:r>
      <w:r>
        <w:t>и</w:t>
      </w:r>
      <w:r>
        <w:t>ки</w:t>
      </w:r>
      <w:r w:rsidRPr="00D30B85">
        <w:rPr>
          <w:vertAlign w:val="superscript"/>
        </w:rPr>
        <w:t>[CLXXVII]</w:t>
      </w:r>
      <w:r>
        <w:t xml:space="preserve">. </w:t>
      </w:r>
    </w:p>
    <w:p w14:paraId="063F49E7" w14:textId="77777777" w:rsidR="00D30B85" w:rsidRDefault="00D30B85" w:rsidP="008D52EE">
      <w:pPr>
        <w:pStyle w:val="PlainText"/>
      </w:pPr>
      <w:r>
        <w:t>Но при этом другая часть населения, чьё образование не пр</w:t>
      </w:r>
      <w:r>
        <w:t>о</w:t>
      </w:r>
      <w:r>
        <w:t>двинулось дальше обязательного минимума, оказывается на п</w:t>
      </w:r>
      <w:r>
        <w:t>о</w:t>
      </w:r>
      <w:r>
        <w:t>ложении множества легко заменимых функциональных элементов разного рода производственных и иных социальных систем, ко</w:t>
      </w:r>
      <w:r>
        <w:t>н</w:t>
      </w:r>
      <w:r>
        <w:t>струируемых первыми под те способы решения проблем, которые им видятся работоспособными. Это подавляющее большинство населения на основе полученного ими общеобразовательного м</w:t>
      </w:r>
      <w:r>
        <w:t>и</w:t>
      </w:r>
      <w:r>
        <w:t>нимума осваивает профессиональное образование не управленч</w:t>
      </w:r>
      <w:r>
        <w:t>е</w:t>
      </w:r>
      <w:r>
        <w:t>ского х</w:t>
      </w:r>
      <w:r>
        <w:t>а</w:t>
      </w:r>
      <w:r>
        <w:t>рактера либо по месту работы в процессе деятельности, либо на разного рода курсах подготовки и переподготовки сп</w:t>
      </w:r>
      <w:r>
        <w:t>е</w:t>
      </w:r>
      <w:r>
        <w:t>циалистов.</w:t>
      </w:r>
    </w:p>
    <w:p w14:paraId="4502E501" w14:textId="3144B8BC" w:rsidR="00D30B85" w:rsidRDefault="00D30B85" w:rsidP="00C50FE4">
      <w:pPr>
        <w:pStyle w:val="a7"/>
      </w:pPr>
      <w:r>
        <w:t>На этой основе выстраивается иерархия социальных систем, параллельно действующих и конкурирующих друг с другом в решении одних и тех же задач, в том числе и на основе ра</w:t>
      </w:r>
      <w:r>
        <w:t>з</w:t>
      </w:r>
      <w:r>
        <w:t>ных подходов. На каждом следующем в иерархии уровне, возвышающемся над ко</w:t>
      </w:r>
      <w:r>
        <w:t>н</w:t>
      </w:r>
      <w:r>
        <w:t>курирующим множеством (или его объемлющем), бл</w:t>
      </w:r>
      <w:r>
        <w:t>а</w:t>
      </w:r>
      <w:r>
        <w:t xml:space="preserve">годаря множеству предлагаемых решений открывается возможность </w:t>
      </w:r>
      <w:r w:rsidRPr="006F1E56">
        <w:rPr>
          <w:u w:val="single"/>
        </w:rPr>
        <w:t xml:space="preserve">выбрать </w:t>
      </w:r>
      <w:r w:rsidRPr="006F1E56">
        <w:rPr>
          <w:i/>
          <w:u w:val="single"/>
        </w:rPr>
        <w:t>для массового решения задач эт</w:t>
      </w:r>
      <w:r w:rsidRPr="006F1E56">
        <w:rPr>
          <w:i/>
          <w:u w:val="single"/>
        </w:rPr>
        <w:t>о</w:t>
      </w:r>
      <w:r w:rsidRPr="006F1E56">
        <w:rPr>
          <w:i/>
          <w:u w:val="single"/>
        </w:rPr>
        <w:t>го уровня или унифицированного решения на более низких уровнях</w:t>
      </w:r>
      <w:r w:rsidRPr="006F1E56">
        <w:rPr>
          <w:u w:val="single"/>
        </w:rPr>
        <w:t xml:space="preserve"> те предложения</w:t>
      </w:r>
      <w:r>
        <w:t>, которые более отвечают п</w:t>
      </w:r>
      <w:r>
        <w:t>о</w:t>
      </w:r>
      <w:r>
        <w:t>тре</w:t>
      </w:r>
      <w:r>
        <w:t>б</w:t>
      </w:r>
      <w:r>
        <w:t>ностям этого уровня</w:t>
      </w:r>
      <w:r w:rsidRPr="00D30B85">
        <w:rPr>
          <w:vertAlign w:val="superscript"/>
        </w:rPr>
        <w:t>[CLXXVIII]</w:t>
      </w:r>
      <w:r>
        <w:t>.</w:t>
      </w:r>
    </w:p>
    <w:p w14:paraId="1B183926" w14:textId="77777777" w:rsidR="00D30B85" w:rsidRDefault="00D30B85" w:rsidP="00873ABF">
      <w:pPr>
        <w:pStyle w:val="PlainText"/>
      </w:pPr>
      <w:r>
        <w:t>И такой подход успешно реализуется как в тех областях, где действует режим защиты военной и гос</w:t>
      </w:r>
      <w:r>
        <w:t>у</w:t>
      </w:r>
      <w:r>
        <w:t xml:space="preserve">дарственной тайны США, так и в тех областях, где «секретность» </w:t>
      </w:r>
      <w:r w:rsidRPr="00223AAE">
        <w:t>—</w:t>
      </w:r>
      <w:r>
        <w:t xml:space="preserve"> это защита информ</w:t>
      </w:r>
      <w:r>
        <w:t>а</w:t>
      </w:r>
      <w:r>
        <w:t>ции коммерческого и технико-технологического характера от «дышащих в спину» ко</w:t>
      </w:r>
      <w:r>
        <w:t>н</w:t>
      </w:r>
      <w:r>
        <w:t>курентов.</w:t>
      </w:r>
    </w:p>
    <w:p w14:paraId="0B551BDC" w14:textId="2F850D75" w:rsidR="00D30B85" w:rsidRDefault="00D30B85" w:rsidP="00C50FE4">
      <w:pPr>
        <w:pStyle w:val="a7"/>
      </w:pPr>
      <w:r>
        <w:t xml:space="preserve">В России же со времён империи по настоящее время </w:t>
      </w:r>
      <w:r w:rsidRPr="00223AAE">
        <w:t>—</w:t>
      </w:r>
      <w:r>
        <w:t xml:space="preserve"> ос</w:t>
      </w:r>
      <w:r>
        <w:t>т</w:t>
      </w:r>
      <w:r>
        <w:t>рейшая нехватка людей, которые обладают широким круг</w:t>
      </w:r>
      <w:r>
        <w:t>о</w:t>
      </w:r>
      <w:r>
        <w:t>зором, позволяющим увидеть в любой области проблему в целом в её взаимосвязях с внешней средой, увидеть её вну</w:t>
      </w:r>
      <w:r>
        <w:t>т</w:t>
      </w:r>
      <w:r>
        <w:t xml:space="preserve">реннюю структуру и на этой основе </w:t>
      </w:r>
      <w:r w:rsidRPr="00223AAE">
        <w:t>—</w:t>
      </w:r>
      <w:r>
        <w:t xml:space="preserve"> 1) увидеть пути и сп</w:t>
      </w:r>
      <w:r>
        <w:t>о</w:t>
      </w:r>
      <w:r>
        <w:t>собы возможного её разрешения и 2) организовать колле</w:t>
      </w:r>
      <w:r>
        <w:t>к</w:t>
      </w:r>
      <w:r>
        <w:t>тивную деятельность по решению этой пробл</w:t>
      </w:r>
      <w:r>
        <w:t>е</w:t>
      </w:r>
      <w:r>
        <w:t>мы.</w:t>
      </w:r>
      <w:r w:rsidRPr="00D30B85">
        <w:rPr>
          <w:vertAlign w:val="superscript"/>
        </w:rPr>
        <w:t>[CLXXIX]</w:t>
      </w:r>
      <w:r>
        <w:t xml:space="preserve"> </w:t>
      </w:r>
    </w:p>
    <w:p w14:paraId="5B1A6B1C" w14:textId="77777777" w:rsidR="00D30B85" w:rsidRDefault="00D30B85" w:rsidP="00C50FE4">
      <w:pPr>
        <w:pStyle w:val="a7"/>
      </w:pPr>
      <w:r>
        <w:lastRenderedPageBreak/>
        <w:t>Отечественные руководители в их большинстве видят только представляющиеся ими разрозненными частности, а не их совокупность во множестве взаимосвязей, но на основе так</w:t>
      </w:r>
      <w:r>
        <w:t>о</w:t>
      </w:r>
      <w:r>
        <w:t xml:space="preserve">го </w:t>
      </w:r>
      <w:r w:rsidRPr="00FC644D">
        <w:rPr>
          <w:i/>
        </w:rPr>
        <w:t>калейдоскопического идиотизма</w:t>
      </w:r>
      <w:r>
        <w:t xml:space="preserve"> управлять чем-либо н</w:t>
      </w:r>
      <w:r>
        <w:t>е</w:t>
      </w:r>
      <w:r>
        <w:t>возможно, что и выражается в политике реформ и преодол</w:t>
      </w:r>
      <w:r>
        <w:t>е</w:t>
      </w:r>
      <w:r>
        <w:t>ния российской доли мирового финансово-экономического кризиса, созданного искусственно и целенапра</w:t>
      </w:r>
      <w:r>
        <w:t>в</w:t>
      </w:r>
      <w:r>
        <w:t>ленно.</w:t>
      </w:r>
    </w:p>
    <w:p w14:paraId="1F8C071C" w14:textId="77777777" w:rsidR="00D30B85" w:rsidRDefault="00D30B85" w:rsidP="00F509F0">
      <w:pPr>
        <w:pStyle w:val="ab"/>
      </w:pPr>
      <w:r>
        <w:t>————————</w:t>
      </w:r>
    </w:p>
    <w:p w14:paraId="59F99343" w14:textId="77777777" w:rsidR="00D30B85" w:rsidRDefault="00D30B85" w:rsidP="00873ABF">
      <w:pPr>
        <w:pStyle w:val="PlainText"/>
      </w:pPr>
      <w:r>
        <w:t>И как и везде в США общеобразовательная школа создаёт о</w:t>
      </w:r>
      <w:r>
        <w:t>с</w:t>
      </w:r>
      <w:r>
        <w:t>нову для получения высшего образования. Их система высшего образования тоже обладает своей спецификой, отл</w:t>
      </w:r>
      <w:r>
        <w:t>и</w:t>
      </w:r>
      <w:r>
        <w:t xml:space="preserve">чающей её от высшего образования в «старом свете» </w:t>
      </w:r>
      <w:r w:rsidRPr="00223AAE">
        <w:t>—</w:t>
      </w:r>
      <w:r>
        <w:t xml:space="preserve"> хоть в «цивилизова</w:t>
      </w:r>
      <w:r>
        <w:t>н</w:t>
      </w:r>
      <w:r>
        <w:t>ной» Европе, хоть на те</w:t>
      </w:r>
      <w:r>
        <w:t>р</w:t>
      </w:r>
      <w:r>
        <w:t>ритории СССР.</w:t>
      </w:r>
    </w:p>
    <w:p w14:paraId="5693663A" w14:textId="77777777" w:rsidR="00D30B85" w:rsidRDefault="00D30B85" w:rsidP="00873ABF">
      <w:pPr>
        <w:pStyle w:val="PlainText"/>
      </w:pPr>
      <w:r>
        <w:t>Сначала отметим внешне видимый аспект разл</w:t>
      </w:r>
      <w:r>
        <w:t>и</w:t>
      </w:r>
      <w:r>
        <w:t>чий:</w:t>
      </w:r>
    </w:p>
    <w:p w14:paraId="6FC5A6B2" w14:textId="0D858D41" w:rsidR="00D30B85" w:rsidRDefault="00D30B85" w:rsidP="00603FF1">
      <w:pPr>
        <w:pStyle w:val="a3"/>
        <w:widowControl w:val="0"/>
        <w:numPr>
          <w:ilvl w:val="0"/>
          <w:numId w:val="20"/>
        </w:numPr>
        <w:ind w:left="397" w:hanging="227"/>
      </w:pPr>
      <w:r>
        <w:t>Университет в «цивилизованной» Европе (т.е. вне России</w:t>
      </w:r>
      <w:r w:rsidRPr="00D30B85">
        <w:rPr>
          <w:vertAlign w:val="superscript"/>
        </w:rPr>
        <w:t>[CLXXX]</w:t>
      </w:r>
      <w:r>
        <w:t xml:space="preserve">) до настоящего времени </w:t>
      </w:r>
      <w:r w:rsidRPr="00223AAE">
        <w:t>—</w:t>
      </w:r>
      <w:r>
        <w:t xml:space="preserve"> в своей организационной основе п</w:t>
      </w:r>
      <w:r>
        <w:t>о</w:t>
      </w:r>
      <w:r>
        <w:t xml:space="preserve">вторяет средневековый европейский феодализм: ректор </w:t>
      </w:r>
      <w:r w:rsidRPr="00223AAE">
        <w:t>—</w:t>
      </w:r>
      <w:r>
        <w:t xml:space="preserve"> «монарх», д</w:t>
      </w:r>
      <w:r>
        <w:t>е</w:t>
      </w:r>
      <w:r>
        <w:t xml:space="preserve">каны факультетов </w:t>
      </w:r>
      <w:r w:rsidRPr="00223AAE">
        <w:t>—</w:t>
      </w:r>
      <w:r>
        <w:t xml:space="preserve"> «вассалы» первого уровня, преподаватели </w:t>
      </w:r>
      <w:r w:rsidRPr="00223AAE">
        <w:t>—</w:t>
      </w:r>
      <w:r>
        <w:t xml:space="preserve"> прочая «аристократия», студенты </w:t>
      </w:r>
      <w:r w:rsidRPr="00223AAE">
        <w:t>—</w:t>
      </w:r>
      <w:r>
        <w:t xml:space="preserve"> «пр</w:t>
      </w:r>
      <w:r>
        <w:t>о</w:t>
      </w:r>
      <w:r>
        <w:t xml:space="preserve">стонародье», учёный совет </w:t>
      </w:r>
      <w:r w:rsidRPr="00223AAE">
        <w:t>—</w:t>
      </w:r>
      <w:r>
        <w:t xml:space="preserve"> «святая инквизиция». За пр</w:t>
      </w:r>
      <w:r>
        <w:t>о</w:t>
      </w:r>
      <w:r>
        <w:t>шедшие века на этой основе много чего наросло, по какой причине она не бросается в глаза. Наружу выпирает только гимн «Гаудеамус» той феодальной эпохи, первое упоминание о котором (как с</w:t>
      </w:r>
      <w:r>
        <w:t>о</w:t>
      </w:r>
      <w:r>
        <w:t xml:space="preserve">общает «Википедия»: </w:t>
      </w:r>
      <w:hyperlink r:id="rId157" w:history="1">
        <w:r w:rsidRPr="007A5ED5">
          <w:rPr>
            <w:rStyle w:val="Hyperlink"/>
          </w:rPr>
          <w:t>http://ru.wikipedia.org/wiki/Gaudeamus</w:t>
        </w:r>
      </w:hyperlink>
      <w:r>
        <w:t xml:space="preserve">) относится к </w:t>
      </w:r>
      <w:smartTag w:uri="urn:schemas-microsoft-com:office:smarttags" w:element="metricconverter">
        <w:smartTagPr>
          <w:attr w:name="ProductID" w:val="1267 г"/>
        </w:smartTagPr>
        <w:r>
          <w:t>1267 г</w:t>
        </w:r>
      </w:smartTag>
      <w:r>
        <w:t>.</w:t>
      </w:r>
    </w:p>
    <w:p w14:paraId="0C98DC86" w14:textId="77777777" w:rsidR="00D30B85" w:rsidRDefault="00D30B85" w:rsidP="00F509F0">
      <w:pPr>
        <w:pStyle w:val="a3"/>
        <w:numPr>
          <w:ilvl w:val="0"/>
          <w:numId w:val="20"/>
        </w:numPr>
        <w:ind w:left="397" w:hanging="227"/>
      </w:pPr>
      <w:r>
        <w:t xml:space="preserve">Университет США </w:t>
      </w:r>
      <w:r w:rsidRPr="00223AAE">
        <w:t>—</w:t>
      </w:r>
      <w:r>
        <w:t xml:space="preserve"> в своей организационной основе п</w:t>
      </w:r>
      <w:r>
        <w:t>о</w:t>
      </w:r>
      <w:r>
        <w:t xml:space="preserve">вторяет организацию США: ректор </w:t>
      </w:r>
      <w:r w:rsidRPr="00223AAE">
        <w:t>—</w:t>
      </w:r>
      <w:r>
        <w:t xml:space="preserve"> «президент», деканы факультетов </w:t>
      </w:r>
      <w:r w:rsidRPr="00223AAE">
        <w:t>—</w:t>
      </w:r>
      <w:r>
        <w:t xml:space="preserve"> «губернаторы», преподаватели </w:t>
      </w:r>
      <w:r w:rsidRPr="00223AAE">
        <w:t>—</w:t>
      </w:r>
      <w:r>
        <w:t xml:space="preserve"> аналог «среднего класса», попечительский совет </w:t>
      </w:r>
      <w:r w:rsidRPr="00223AAE">
        <w:t>—</w:t>
      </w:r>
      <w:r>
        <w:t xml:space="preserve"> «масонство вы</w:t>
      </w:r>
      <w:r>
        <w:t>с</w:t>
      </w:r>
      <w:r>
        <w:t xml:space="preserve">шее», студенчество </w:t>
      </w:r>
      <w:r w:rsidRPr="00223AAE">
        <w:t>—</w:t>
      </w:r>
      <w:r>
        <w:t xml:space="preserve"> «простонародье», студенческие общ</w:t>
      </w:r>
      <w:r>
        <w:t>е</w:t>
      </w:r>
      <w:r>
        <w:t xml:space="preserve">ства, в том числе и тайные </w:t>
      </w:r>
      <w:r w:rsidRPr="00223AAE">
        <w:t>—</w:t>
      </w:r>
      <w:r>
        <w:t xml:space="preserve"> «масонство низших степеней посвящ</w:t>
      </w:r>
      <w:r>
        <w:t>е</w:t>
      </w:r>
      <w:r>
        <w:t xml:space="preserve">ния». </w:t>
      </w:r>
    </w:p>
    <w:p w14:paraId="5F50BCD8" w14:textId="77777777" w:rsidR="00D30B85" w:rsidRDefault="00D30B85" w:rsidP="00F509F0">
      <w:pPr>
        <w:pStyle w:val="af3"/>
      </w:pPr>
      <w:r>
        <w:t xml:space="preserve">Причём, всё, что касается масонства в предшествующей фразе, </w:t>
      </w:r>
      <w:r w:rsidRPr="00223AAE">
        <w:t>—</w:t>
      </w:r>
      <w:r>
        <w:t xml:space="preserve"> это не только метафора, указывающая на роль соо</w:t>
      </w:r>
      <w:r>
        <w:t>т</w:t>
      </w:r>
      <w:r>
        <w:t xml:space="preserve">ветствующих организаций в жизни университетов США, но и действительность, поскольку всё американское общество и </w:t>
      </w:r>
      <w:r>
        <w:lastRenderedPageBreak/>
        <w:t>его сфера управления изначально пронизаны структурами масонс</w:t>
      </w:r>
      <w:r>
        <w:t>т</w:t>
      </w:r>
      <w:r>
        <w:t>ва разных иерархических уровней.</w:t>
      </w:r>
    </w:p>
    <w:p w14:paraId="3769A534" w14:textId="53A5264E" w:rsidR="00D30B85" w:rsidRDefault="00D30B85" w:rsidP="00F509F0">
      <w:pPr>
        <w:pStyle w:val="af3"/>
      </w:pPr>
      <w:r>
        <w:t>Кроме того, изрядная доля науки в США делае</w:t>
      </w:r>
      <w:r>
        <w:t>т</w:t>
      </w:r>
      <w:r>
        <w:t>ся в вузах, и это обстоятельство создаёт основу для того, что лекции студе</w:t>
      </w:r>
      <w:r>
        <w:t>н</w:t>
      </w:r>
      <w:r>
        <w:t xml:space="preserve">там читают учёные </w:t>
      </w:r>
      <w:r w:rsidRPr="00223AAE">
        <w:t>—</w:t>
      </w:r>
      <w:r>
        <w:t xml:space="preserve"> либо действующие, либо приступившие к преподаванию по з</w:t>
      </w:r>
      <w:r>
        <w:t>а</w:t>
      </w:r>
      <w:r>
        <w:t>вершении своей научно-исследова</w:t>
      </w:r>
      <w:r>
        <w:softHyphen/>
        <w:t>тель</w:t>
      </w:r>
      <w:r>
        <w:softHyphen/>
        <w:t xml:space="preserve">ской карьеры. По этой причине доля </w:t>
      </w:r>
      <w:r w:rsidRPr="00B66FA9">
        <w:rPr>
          <w:i/>
        </w:rPr>
        <w:t>преподавателей-книго</w:t>
      </w:r>
      <w:r>
        <w:rPr>
          <w:i/>
        </w:rPr>
        <w:softHyphen/>
      </w:r>
      <w:r w:rsidRPr="00B66FA9">
        <w:rPr>
          <w:i/>
        </w:rPr>
        <w:t>че</w:t>
      </w:r>
      <w:r>
        <w:rPr>
          <w:i/>
        </w:rPr>
        <w:softHyphen/>
      </w:r>
      <w:r w:rsidRPr="00B66FA9">
        <w:rPr>
          <w:i/>
        </w:rPr>
        <w:t xml:space="preserve">ев, которые сами не </w:t>
      </w:r>
      <w:r>
        <w:rPr>
          <w:i/>
        </w:rPr>
        <w:t>имеют опыта работы</w:t>
      </w:r>
      <w:r w:rsidRPr="00B66FA9">
        <w:rPr>
          <w:i/>
        </w:rPr>
        <w:t xml:space="preserve"> в соответству</w:t>
      </w:r>
      <w:r w:rsidRPr="00B66FA9">
        <w:rPr>
          <w:i/>
        </w:rPr>
        <w:t>ю</w:t>
      </w:r>
      <w:r w:rsidRPr="00B66FA9">
        <w:rPr>
          <w:i/>
        </w:rPr>
        <w:t>щих отраслях науки и техники,</w:t>
      </w:r>
      <w:r>
        <w:t xml:space="preserve"> в вузах США существенно н</w:t>
      </w:r>
      <w:r>
        <w:t>и</w:t>
      </w:r>
      <w:r>
        <w:t>же, чем в вузах СССР и постсоветской Россионии</w:t>
      </w:r>
      <w:r w:rsidRPr="00D30B85">
        <w:rPr>
          <w:vertAlign w:val="superscript"/>
        </w:rPr>
        <w:t>[CLXXXI]</w:t>
      </w:r>
      <w:r>
        <w:t xml:space="preserve">. </w:t>
      </w:r>
    </w:p>
    <w:p w14:paraId="6AF38398" w14:textId="58FBF62F" w:rsidR="00D30B85" w:rsidRDefault="00D30B85" w:rsidP="00F509F0">
      <w:pPr>
        <w:pStyle w:val="af3"/>
      </w:pPr>
      <w:r>
        <w:t>При этом и студенты в таких условиях имеют лучшие во</w:t>
      </w:r>
      <w:r>
        <w:t>з</w:t>
      </w:r>
      <w:r>
        <w:t>можности для того, чтобы учёбе сопутствовало начало их со</w:t>
      </w:r>
      <w:r>
        <w:t>б</w:t>
      </w:r>
      <w:r>
        <w:t xml:space="preserve">ственной </w:t>
      </w:r>
      <w:r w:rsidRPr="00223AAE">
        <w:t>—</w:t>
      </w:r>
      <w:r>
        <w:t xml:space="preserve"> не «игрушечной» (как у нас), </w:t>
      </w:r>
      <w:r w:rsidRPr="00223AAE">
        <w:t>—</w:t>
      </w:r>
      <w:r>
        <w:t xml:space="preserve"> а настоящей нау</w:t>
      </w:r>
      <w:r>
        <w:t>ч</w:t>
      </w:r>
      <w:r>
        <w:t>но-исследовательской деятельности</w:t>
      </w:r>
      <w:r w:rsidRPr="00D30B85">
        <w:rPr>
          <w:vertAlign w:val="superscript"/>
        </w:rPr>
        <w:t>[CLXXXII]</w:t>
      </w:r>
      <w:r>
        <w:t>.</w:t>
      </w:r>
    </w:p>
    <w:p w14:paraId="1B0C57E8" w14:textId="77777777" w:rsidR="00D30B85" w:rsidRDefault="00D30B85" w:rsidP="00C50FE4">
      <w:pPr>
        <w:pStyle w:val="a7"/>
      </w:pPr>
      <w:r>
        <w:t>Однако повторим ещё раз, что науку и систему высшего о</w:t>
      </w:r>
      <w:r>
        <w:t>б</w:t>
      </w:r>
      <w:r>
        <w:t>разования в США, само образование в вузах США, не след</w:t>
      </w:r>
      <w:r>
        <w:t>у</w:t>
      </w:r>
      <w:r>
        <w:t xml:space="preserve">ет идеализировать и перед ними преклоняться, но следует помнить и понимать, что наука и образование в США </w:t>
      </w:r>
      <w:r>
        <w:rPr>
          <w:i/>
        </w:rPr>
        <w:t xml:space="preserve">хорошо </w:t>
      </w:r>
      <w:r>
        <w:t>служат либерально-буржу</w:t>
      </w:r>
      <w:r>
        <w:softHyphen/>
        <w:t>азной версии библейского проекта порабощения человечества от имени Бога и уничтожения н</w:t>
      </w:r>
      <w:r>
        <w:t>е</w:t>
      </w:r>
      <w:r>
        <w:t xml:space="preserve">поддающихся процессу </w:t>
      </w:r>
      <w:r w:rsidRPr="00CC72F0">
        <w:rPr>
          <w:i/>
        </w:rPr>
        <w:t>«оцивилизовывания» под его нормы,</w:t>
      </w:r>
      <w:r>
        <w:t xml:space="preserve"> и это греховно в своей сути.</w:t>
      </w:r>
    </w:p>
    <w:p w14:paraId="43951228" w14:textId="77777777" w:rsidR="00D30B85" w:rsidRDefault="00D30B85" w:rsidP="00873ABF">
      <w:pPr>
        <w:pStyle w:val="PlainText"/>
      </w:pPr>
      <w:r>
        <w:t>Теперь можно перейти к вопросу о том, как эта система во</w:t>
      </w:r>
      <w:r>
        <w:t>с</w:t>
      </w:r>
      <w:r>
        <w:t>производит кадры управленцев-профессионалов для макроуровня всех ветвей пр</w:t>
      </w:r>
      <w:r>
        <w:t>о</w:t>
      </w:r>
      <w:r>
        <w:t>граммно-адаптивного модуля.</w:t>
      </w:r>
    </w:p>
    <w:p w14:paraId="48E66F2F" w14:textId="77777777" w:rsidR="00D30B85" w:rsidRDefault="00D30B85" w:rsidP="00F509F0">
      <w:pPr>
        <w:pStyle w:val="ab"/>
      </w:pPr>
      <w:r w:rsidRPr="00223AAE">
        <w:t>——————</w:t>
      </w:r>
    </w:p>
    <w:p w14:paraId="4B443212" w14:textId="2D48D9D5" w:rsidR="00D30B85" w:rsidRDefault="00D30B85" w:rsidP="00873ABF">
      <w:pPr>
        <w:pStyle w:val="PlainText"/>
      </w:pPr>
      <w:r>
        <w:t>Прежде всего необходимо отметить, что на макроуровне в г</w:t>
      </w:r>
      <w:r>
        <w:t>о</w:t>
      </w:r>
      <w:r>
        <w:t>сударственности и бизнесе США статистически преобладают в</w:t>
      </w:r>
      <w:r>
        <w:t>ы</w:t>
      </w:r>
      <w:r>
        <w:t xml:space="preserve">ходцы всего из нескольких «наиболее престижных» вузов страны, из которых бόльшая часть </w:t>
      </w:r>
      <w:r w:rsidRPr="00223AAE">
        <w:t>—</w:t>
      </w:r>
      <w:r>
        <w:t xml:space="preserve"> университеты</w:t>
      </w:r>
      <w:r w:rsidRPr="00D30B85">
        <w:rPr>
          <w:vertAlign w:val="superscript"/>
        </w:rPr>
        <w:t>[CLXXXIII]</w:t>
      </w:r>
      <w:r>
        <w:t>. Конечно, каждый университет обл</w:t>
      </w:r>
      <w:r>
        <w:t>а</w:t>
      </w:r>
      <w:r>
        <w:t>дает своеобразием, которое налагает фирменную печать на его выпускников. Но наряду с этим своеобразием есть и нечто общее. И это общее в аспекте рассмотрения вопроса о во</w:t>
      </w:r>
      <w:r>
        <w:t>с</w:t>
      </w:r>
      <w:r>
        <w:t>производстве управленческого корпуса макроуровня программно-адаптивного модуля, обладающего достаточно высоким профе</w:t>
      </w:r>
      <w:r>
        <w:t>с</w:t>
      </w:r>
      <w:r>
        <w:t xml:space="preserve">сионализмом, включает </w:t>
      </w:r>
      <w:r>
        <w:lastRenderedPageBreak/>
        <w:t>в себя следующие факт</w:t>
      </w:r>
      <w:r>
        <w:t>о</w:t>
      </w:r>
      <w:r>
        <w:t>ры:</w:t>
      </w:r>
    </w:p>
    <w:p w14:paraId="1241A7C5" w14:textId="77777777" w:rsidR="00D30B85" w:rsidRDefault="00D30B85" w:rsidP="00F509F0">
      <w:pPr>
        <w:pStyle w:val="a3"/>
        <w:numPr>
          <w:ilvl w:val="0"/>
          <w:numId w:val="20"/>
        </w:numPr>
        <w:ind w:left="397" w:hanging="227"/>
      </w:pPr>
      <w:r>
        <w:t xml:space="preserve">Американский вуз (университет) в большинстве случаев </w:t>
      </w:r>
      <w:r w:rsidRPr="00223AAE">
        <w:t>—</w:t>
      </w:r>
      <w:r>
        <w:t xml:space="preserve"> это обособленный от остального общества маленький гор</w:t>
      </w:r>
      <w:r>
        <w:t>о</w:t>
      </w:r>
      <w:r>
        <w:t>док, в котором подавляющее большинство населения обно</w:t>
      </w:r>
      <w:r>
        <w:t>в</w:t>
      </w:r>
      <w:r>
        <w:t xml:space="preserve">ляется раз в 5 </w:t>
      </w:r>
      <w:r w:rsidRPr="00223AAE">
        <w:t>—</w:t>
      </w:r>
      <w:r>
        <w:t xml:space="preserve"> 6 лет соответственно продолжительности полного уче</w:t>
      </w:r>
      <w:r>
        <w:t>б</w:t>
      </w:r>
      <w:r>
        <w:t>ного курса. В этом городке можно жить годами, не покидая его пределов, поскольку там всё есть: само жильё, служба быта, кафе и магазины, места отдыха и т.п.</w:t>
      </w:r>
    </w:p>
    <w:p w14:paraId="7BCDF220" w14:textId="77777777" w:rsidR="00D30B85" w:rsidRDefault="00D30B85" w:rsidP="00F509F0">
      <w:pPr>
        <w:pStyle w:val="a3"/>
        <w:numPr>
          <w:ilvl w:val="0"/>
          <w:numId w:val="20"/>
        </w:numPr>
        <w:ind w:left="397" w:hanging="227"/>
      </w:pPr>
      <w:r>
        <w:t>Учебный процесс как таковой (т.е. посещение лекций, сем</w:t>
      </w:r>
      <w:r>
        <w:t>и</w:t>
      </w:r>
      <w:r>
        <w:t>наров, практических занятий, подготовка курсовых и д</w:t>
      </w:r>
      <w:r>
        <w:t>и</w:t>
      </w:r>
      <w:r>
        <w:t xml:space="preserve">пломных работ) </w:t>
      </w:r>
      <w:r w:rsidRPr="00223AAE">
        <w:t>—</w:t>
      </w:r>
      <w:r>
        <w:t xml:space="preserve"> явление, </w:t>
      </w:r>
    </w:p>
    <w:p w14:paraId="26CEB35B" w14:textId="77777777" w:rsidR="00D30B85" w:rsidRDefault="00D30B85" w:rsidP="00F509F0">
      <w:pPr>
        <w:pStyle w:val="2"/>
        <w:numPr>
          <w:ilvl w:val="0"/>
          <w:numId w:val="25"/>
        </w:numPr>
        <w:ind w:left="624" w:hanging="227"/>
      </w:pPr>
      <w:r>
        <w:t>безусловно необходимое для воспроизводства управленч</w:t>
      </w:r>
      <w:r>
        <w:t>е</w:t>
      </w:r>
      <w:r>
        <w:t xml:space="preserve">ского профессионализма, </w:t>
      </w:r>
    </w:p>
    <w:p w14:paraId="62C37C1A" w14:textId="77777777" w:rsidR="00D30B85" w:rsidRDefault="00D30B85" w:rsidP="00F509F0">
      <w:pPr>
        <w:pStyle w:val="2"/>
        <w:numPr>
          <w:ilvl w:val="0"/>
          <w:numId w:val="25"/>
        </w:numPr>
        <w:ind w:left="624" w:hanging="227"/>
      </w:pPr>
      <w:r>
        <w:t>однако не достаточное и не характеризующее с</w:t>
      </w:r>
      <w:r>
        <w:t>а</w:t>
      </w:r>
      <w:r>
        <w:t>мо по себе «на</w:t>
      </w:r>
      <w:r>
        <w:t>и</w:t>
      </w:r>
      <w:r>
        <w:t>более престижные» вузы.</w:t>
      </w:r>
    </w:p>
    <w:p w14:paraId="007CEDAE" w14:textId="77777777" w:rsidR="00D30B85" w:rsidRDefault="00D30B85" w:rsidP="00F509F0">
      <w:pPr>
        <w:pStyle w:val="a3"/>
        <w:numPr>
          <w:ilvl w:val="0"/>
          <w:numId w:val="20"/>
        </w:numPr>
        <w:ind w:left="397" w:hanging="227"/>
      </w:pPr>
      <w:r>
        <w:t xml:space="preserve">Главная миссия «наиболее престижных» вузов </w:t>
      </w:r>
      <w:r w:rsidRPr="00223AAE">
        <w:t>—</w:t>
      </w:r>
      <w:r>
        <w:t xml:space="preserve"> первичный отбор кандидатов в будущие управленцы макроуровня гос</w:t>
      </w:r>
      <w:r>
        <w:t>у</w:t>
      </w:r>
      <w:r>
        <w:t xml:space="preserve">дарственности и бизнеса США. </w:t>
      </w:r>
    </w:p>
    <w:p w14:paraId="53B6E5D4" w14:textId="77777777" w:rsidR="00D30B85" w:rsidRDefault="00D30B85" w:rsidP="00F509F0">
      <w:pPr>
        <w:pStyle w:val="af3"/>
      </w:pPr>
      <w:r>
        <w:t>Причём алгоритмика отбора распределена по психике мн</w:t>
      </w:r>
      <w:r>
        <w:t>о</w:t>
      </w:r>
      <w:r>
        <w:t>жества людей и вложена в традиции вуза, вследствие чего о</w:t>
      </w:r>
      <w:r>
        <w:t>т</w:t>
      </w:r>
      <w:r>
        <w:t>бор осуществляется в режиме автомата, а большинство его уч</w:t>
      </w:r>
      <w:r>
        <w:t>а</w:t>
      </w:r>
      <w:r>
        <w:t>стников не видят процесса в целом, их не интересует рассма</w:t>
      </w:r>
      <w:r>
        <w:t>т</w:t>
      </w:r>
      <w:r>
        <w:t xml:space="preserve">риваемая нами проблематика, и потому они не осознают, что и как происходит с ними, и что сами они творят в отношении других. </w:t>
      </w:r>
    </w:p>
    <w:p w14:paraId="2A9BEA02" w14:textId="77777777" w:rsidR="00D30B85" w:rsidRDefault="00D30B85" w:rsidP="00873ABF">
      <w:pPr>
        <w:pStyle w:val="PlainText"/>
      </w:pPr>
      <w:r>
        <w:t xml:space="preserve">Это всё </w:t>
      </w:r>
      <w:r w:rsidRPr="00223AAE">
        <w:t>—</w:t>
      </w:r>
      <w:r>
        <w:t xml:space="preserve"> самое важное в деятельности «наиболее прести</w:t>
      </w:r>
      <w:r>
        <w:t>ж</w:t>
      </w:r>
      <w:r>
        <w:t xml:space="preserve">ных» вузов </w:t>
      </w:r>
      <w:r w:rsidRPr="00223AAE">
        <w:t>—</w:t>
      </w:r>
      <w:r>
        <w:t xml:space="preserve"> происходит вне учебного процесса, а обособле</w:t>
      </w:r>
      <w:r>
        <w:t>н</w:t>
      </w:r>
      <w:r>
        <w:t>ность университетских городков создаёт для осуществления о</w:t>
      </w:r>
      <w:r>
        <w:t>т</w:t>
      </w:r>
      <w:r>
        <w:t>бора определённые предпосылки, обусловленные чисто психол</w:t>
      </w:r>
      <w:r>
        <w:t>о</w:t>
      </w:r>
      <w:r>
        <w:t>гическим фактором: молодёжь оказалась вне систематического ко</w:t>
      </w:r>
      <w:r>
        <w:t>н</w:t>
      </w:r>
      <w:r>
        <w:t xml:space="preserve">троля семьи </w:t>
      </w:r>
      <w:r w:rsidRPr="00223AAE">
        <w:t>—</w:t>
      </w:r>
      <w:r>
        <w:t xml:space="preserve"> чем заняться в свободное время? </w:t>
      </w:r>
      <w:r w:rsidRPr="00223AAE">
        <w:t>—</w:t>
      </w:r>
      <w:r>
        <w:t xml:space="preserve"> Основные о</w:t>
      </w:r>
      <w:r>
        <w:t>т</w:t>
      </w:r>
      <w:r>
        <w:t xml:space="preserve">веты на последний вопрос следующие: </w:t>
      </w:r>
    </w:p>
    <w:p w14:paraId="3A6D148F" w14:textId="77777777" w:rsidR="00D30B85" w:rsidRDefault="00D30B85" w:rsidP="00F509F0">
      <w:pPr>
        <w:pStyle w:val="a3"/>
        <w:numPr>
          <w:ilvl w:val="0"/>
          <w:numId w:val="20"/>
        </w:numPr>
        <w:ind w:left="397" w:hanging="227"/>
      </w:pPr>
      <w:r>
        <w:t>дополнительным самообразованием сверх учебной програ</w:t>
      </w:r>
      <w:r>
        <w:t>м</w:t>
      </w:r>
      <w:r>
        <w:t xml:space="preserve">мы, </w:t>
      </w:r>
    </w:p>
    <w:p w14:paraId="05BA96E2" w14:textId="77777777" w:rsidR="00D30B85" w:rsidRDefault="00D30B85" w:rsidP="00F509F0">
      <w:pPr>
        <w:pStyle w:val="a3"/>
        <w:numPr>
          <w:ilvl w:val="0"/>
          <w:numId w:val="20"/>
        </w:numPr>
        <w:ind w:left="397" w:hanging="227"/>
      </w:pPr>
      <w:r>
        <w:t xml:space="preserve">спортом, </w:t>
      </w:r>
    </w:p>
    <w:p w14:paraId="623B02EA" w14:textId="77777777" w:rsidR="00D30B85" w:rsidRDefault="00D30B85" w:rsidP="00F509F0">
      <w:pPr>
        <w:pStyle w:val="a3"/>
        <w:numPr>
          <w:ilvl w:val="0"/>
          <w:numId w:val="20"/>
        </w:numPr>
        <w:ind w:left="397" w:hanging="227"/>
      </w:pPr>
      <w:r>
        <w:t xml:space="preserve">неким бизнесом, </w:t>
      </w:r>
    </w:p>
    <w:p w14:paraId="0CEBA84C" w14:textId="77777777" w:rsidR="00D30B85" w:rsidRDefault="00D30B85" w:rsidP="00F509F0">
      <w:pPr>
        <w:pStyle w:val="a3"/>
        <w:numPr>
          <w:ilvl w:val="0"/>
          <w:numId w:val="20"/>
        </w:numPr>
        <w:ind w:left="397" w:hanging="227"/>
      </w:pPr>
      <w:r>
        <w:t xml:space="preserve">общественной деятельностью, </w:t>
      </w:r>
    </w:p>
    <w:p w14:paraId="47A4248E" w14:textId="77777777" w:rsidR="00D30B85" w:rsidRDefault="00D30B85" w:rsidP="00F509F0">
      <w:pPr>
        <w:pStyle w:val="a3"/>
        <w:numPr>
          <w:ilvl w:val="0"/>
          <w:numId w:val="20"/>
        </w:numPr>
        <w:ind w:left="397" w:hanging="227"/>
      </w:pPr>
      <w:r>
        <w:lastRenderedPageBreak/>
        <w:t>общением и развлечениями, вполне естественными для л</w:t>
      </w:r>
      <w:r>
        <w:t>ю</w:t>
      </w:r>
      <w:r>
        <w:t xml:space="preserve">дей, </w:t>
      </w:r>
    </w:p>
    <w:p w14:paraId="7F1B3738" w14:textId="77777777" w:rsidR="00D30B85" w:rsidRDefault="00D30B85" w:rsidP="00F509F0">
      <w:pPr>
        <w:pStyle w:val="a3"/>
        <w:numPr>
          <w:ilvl w:val="0"/>
          <w:numId w:val="20"/>
        </w:numPr>
        <w:ind w:left="397" w:hanging="227"/>
      </w:pPr>
      <w:r>
        <w:t>наслаждаться удовольствиями деградационно-парази</w:t>
      </w:r>
      <w:r>
        <w:softHyphen/>
        <w:t>тичес</w:t>
      </w:r>
      <w:r>
        <w:softHyphen/>
        <w:t>ко</w:t>
      </w:r>
      <w:r>
        <w:softHyphen/>
        <w:t>го характера (выпивка, прочая наркота, ра</w:t>
      </w:r>
      <w:r>
        <w:t>з</w:t>
      </w:r>
      <w:r>
        <w:t>врат).</w:t>
      </w:r>
    </w:p>
    <w:p w14:paraId="5222652A" w14:textId="77777777" w:rsidR="00D30B85" w:rsidRDefault="00D30B85" w:rsidP="00873ABF">
      <w:pPr>
        <w:pStyle w:val="PlainText"/>
      </w:pPr>
      <w:r>
        <w:t>Более или менее ярко выраженные наклонности к перечи</w:t>
      </w:r>
      <w:r>
        <w:t>с</w:t>
      </w:r>
      <w:r>
        <w:t xml:space="preserve">ленному свойственны практически всем, </w:t>
      </w:r>
      <w:r w:rsidRPr="00223AAE">
        <w:t>—</w:t>
      </w:r>
      <w:r>
        <w:t xml:space="preserve"> исключения редки. Но у каждого есть одна или две доминанты. И вопрос в том, кто и как эти доминанты канализирует, либо они проявляются социал</w:t>
      </w:r>
      <w:r>
        <w:t>ь</w:t>
      </w:r>
      <w:r>
        <w:t>но ст</w:t>
      </w:r>
      <w:r>
        <w:t>и</w:t>
      </w:r>
      <w:r>
        <w:t>хийно?</w:t>
      </w:r>
    </w:p>
    <w:p w14:paraId="0C8FE5FC" w14:textId="77777777" w:rsidR="00D30B85" w:rsidRDefault="00D30B85" w:rsidP="00873ABF">
      <w:pPr>
        <w:pStyle w:val="PlainText"/>
      </w:pPr>
      <w:r>
        <w:t>В вузах США развита система канализации всего этого, разв</w:t>
      </w:r>
      <w:r>
        <w:t>о</w:t>
      </w:r>
      <w:r>
        <w:t>дящая потоки молодёжи, куда надо, по принципу «каждому своё», и именно на её основе осуществляется отбор кандидатов в буд</w:t>
      </w:r>
      <w:r>
        <w:t>у</w:t>
      </w:r>
      <w:r>
        <w:t>щую правящую “элиту” стр</w:t>
      </w:r>
      <w:r>
        <w:t>а</w:t>
      </w:r>
      <w:r>
        <w:t>ны.</w:t>
      </w:r>
    </w:p>
    <w:p w14:paraId="0776B357" w14:textId="77777777" w:rsidR="00D30B85" w:rsidRDefault="00D30B85" w:rsidP="00F509F0">
      <w:pPr>
        <w:pStyle w:val="ab"/>
      </w:pPr>
      <w:r w:rsidRPr="00223AAE">
        <w:t>——————</w:t>
      </w:r>
    </w:p>
    <w:p w14:paraId="6FCACC52" w14:textId="77777777" w:rsidR="00D30B85" w:rsidRDefault="00D30B85" w:rsidP="00873ABF">
      <w:pPr>
        <w:pStyle w:val="PlainText"/>
      </w:pPr>
      <w:r>
        <w:t>Большинству наших соотечественников, получивших или п</w:t>
      </w:r>
      <w:r>
        <w:t>о</w:t>
      </w:r>
      <w:r>
        <w:t>лучающих высшее образование, памятно, что началом студенч</w:t>
      </w:r>
      <w:r>
        <w:t>е</w:t>
      </w:r>
      <w:r>
        <w:t xml:space="preserve">ской жизни было «посвящение в студенты (курсанты)». У нас это </w:t>
      </w:r>
      <w:r w:rsidRPr="00223AAE">
        <w:t>—</w:t>
      </w:r>
      <w:r>
        <w:t xml:space="preserve"> торжественный вечер в первые дни осеннего семестра, с уч</w:t>
      </w:r>
      <w:r>
        <w:t>а</w:t>
      </w:r>
      <w:r>
        <w:t>стием руководства вуза и факультетов, переходящее в концерт художественной самодеятельности студентов 2</w:t>
      </w:r>
      <w:r>
        <w:noBreakHyphen/>
        <w:t>го и последующих курсов, по завершении которого все расходятся по домам или «кучкуются» для продолжения вечеринки и знакомства в иници</w:t>
      </w:r>
      <w:r>
        <w:t>а</w:t>
      </w:r>
      <w:r>
        <w:t xml:space="preserve">тивном порядке </w:t>
      </w:r>
      <w:r w:rsidRPr="00223AAE">
        <w:t>—</w:t>
      </w:r>
      <w:r>
        <w:t xml:space="preserve"> по способностям и интересам участников. П</w:t>
      </w:r>
      <w:r>
        <w:t>о</w:t>
      </w:r>
      <w:r>
        <w:t xml:space="preserve">следствий для дальнейшей вузовской и послевузовской жизни </w:t>
      </w:r>
      <w:r w:rsidRPr="00223AAE">
        <w:t>—</w:t>
      </w:r>
      <w:r>
        <w:t xml:space="preserve"> в общем-то никаких, если, конечно, кто по пьяни не нашёл для себя </w:t>
      </w:r>
      <w:r w:rsidRPr="007C11D2">
        <w:rPr>
          <w:i/>
        </w:rPr>
        <w:t>«приключений с последстви</w:t>
      </w:r>
      <w:r w:rsidRPr="007C11D2">
        <w:rPr>
          <w:i/>
        </w:rPr>
        <w:t>я</w:t>
      </w:r>
      <w:r w:rsidRPr="007C11D2">
        <w:rPr>
          <w:i/>
        </w:rPr>
        <w:t>ми»</w:t>
      </w:r>
      <w:r>
        <w:t>.</w:t>
      </w:r>
    </w:p>
    <w:p w14:paraId="520D5D13" w14:textId="77777777" w:rsidR="00D30B85" w:rsidRDefault="00D30B85" w:rsidP="00873ABF">
      <w:pPr>
        <w:pStyle w:val="PlainText"/>
      </w:pPr>
      <w:r>
        <w:t>В США тоже есть «посвящение в студенты (курсанты)», хотя там свои традиции его проведения. Но там оно «с последстви</w:t>
      </w:r>
      <w:r>
        <w:t>я</w:t>
      </w:r>
      <w:r>
        <w:t>ми», поскольку по своей сути является репетицией реального п</w:t>
      </w:r>
      <w:r>
        <w:t>о</w:t>
      </w:r>
      <w:r>
        <w:t>священия в организации масонства или в организации, наход</w:t>
      </w:r>
      <w:r>
        <w:t>я</w:t>
      </w:r>
      <w:r>
        <w:t>щиеся под контролем масо</w:t>
      </w:r>
      <w:r>
        <w:t>н</w:t>
      </w:r>
      <w:r>
        <w:t xml:space="preserve">ства. </w:t>
      </w:r>
    </w:p>
    <w:p w14:paraId="65B88255" w14:textId="77777777" w:rsidR="00D30B85" w:rsidRDefault="00D30B85" w:rsidP="00873ABF">
      <w:pPr>
        <w:pStyle w:val="PlainText"/>
      </w:pPr>
      <w:r>
        <w:t>Кроме того, изолированность от общества вузовск</w:t>
      </w:r>
      <w:r>
        <w:t>о</w:t>
      </w:r>
      <w:r>
        <w:t>го городка и «профессиональная» однородность его населения приводит к тому, что в этом микрообществе выстраивается иерархия по пр</w:t>
      </w:r>
      <w:r>
        <w:t>и</w:t>
      </w:r>
      <w:r>
        <w:t>знаку старшинства курсов, в которой и протекает вся студенч</w:t>
      </w:r>
      <w:r>
        <w:t>е</w:t>
      </w:r>
      <w:r>
        <w:t>ская жизнь вне аудиторий: рядовой первокурсник в бытовых м</w:t>
      </w:r>
      <w:r>
        <w:t>е</w:t>
      </w:r>
      <w:r>
        <w:t>лочах не имеет права на то, на что имеет право рядовой втор</w:t>
      </w:r>
      <w:r>
        <w:t>о</w:t>
      </w:r>
      <w:r>
        <w:t xml:space="preserve">курсник и так далее по иерархии вплоть до </w:t>
      </w:r>
      <w:r>
        <w:lastRenderedPageBreak/>
        <w:t>аспирантов. Как м</w:t>
      </w:r>
      <w:r>
        <w:t>и</w:t>
      </w:r>
      <w:r>
        <w:t>нимум это выражается в специфическом наименовании студентов каждого из курсов. А как максимум может дополняться тем, что в студенческой среде возникает явление, известное нам под назв</w:t>
      </w:r>
      <w:r>
        <w:t>а</w:t>
      </w:r>
      <w:r>
        <w:t>нием «дедовщина», в котором всякий «молодой» подвергается целенаправленному унижению корпорацией «стариков» и выну</w:t>
      </w:r>
      <w:r>
        <w:t>ж</w:t>
      </w:r>
      <w:r>
        <w:t>ден быть слугой кого-то из старших, кто считается его «опек</w:t>
      </w:r>
      <w:r>
        <w:t>у</w:t>
      </w:r>
      <w:r>
        <w:t>ном» и «наставником» по жизни; но и сами «опекуны» и «наста</w:t>
      </w:r>
      <w:r>
        <w:t>в</w:t>
      </w:r>
      <w:r>
        <w:t>ники» в прошлом прошли ч</w:t>
      </w:r>
      <w:r>
        <w:t>е</w:t>
      </w:r>
      <w:r>
        <w:t xml:space="preserve">рез то же самое. </w:t>
      </w:r>
    </w:p>
    <w:p w14:paraId="726CEE50" w14:textId="77777777" w:rsidR="00D30B85" w:rsidRDefault="00D30B85" w:rsidP="00873ABF">
      <w:pPr>
        <w:pStyle w:val="PlainText"/>
      </w:pPr>
      <w:r>
        <w:t>И хотя всё это делается как бы в шутовском порядке и в п</w:t>
      </w:r>
      <w:r>
        <w:t>о</w:t>
      </w:r>
      <w:r>
        <w:t>давляющем большинстве случаев менее жёстко, чем в россио</w:t>
      </w:r>
      <w:r>
        <w:t>н</w:t>
      </w:r>
      <w:r>
        <w:t xml:space="preserve">ской казарме, в действительности это </w:t>
      </w:r>
      <w:r w:rsidRPr="00223AAE">
        <w:t>—</w:t>
      </w:r>
      <w:r>
        <w:t xml:space="preserve"> значимая составляющая жизни, и она серьёзно поддерживается и администрацией вуза, и теми, кто пр</w:t>
      </w:r>
      <w:r>
        <w:t>и</w:t>
      </w:r>
      <w:r>
        <w:t>шёл в вуз из разного рода «закрытых пансионов», где уже была такого рода иерархия. Это должно существовать, каждый должен знать свой статус, но формально юридически принцип о равноправии всех не должен нарушаться, т.е. иерархия не совершает преступлений, предусмотренных уголовным коде</w:t>
      </w:r>
      <w:r>
        <w:t>к</w:t>
      </w:r>
      <w:r>
        <w:t>сом (по крайней мере, не совершает</w:t>
      </w:r>
      <w:r w:rsidRPr="00536871">
        <w:t xml:space="preserve"> </w:t>
      </w:r>
      <w:r>
        <w:t>их массово).</w:t>
      </w:r>
    </w:p>
    <w:p w14:paraId="57FF616E" w14:textId="77777777" w:rsidR="00D30B85" w:rsidRDefault="00D30B85" w:rsidP="00873ABF">
      <w:pPr>
        <w:pStyle w:val="PlainText"/>
      </w:pPr>
      <w:r>
        <w:t>Но наряду с этой открытой для публичного обозрения иера</w:t>
      </w:r>
      <w:r>
        <w:t>р</w:t>
      </w:r>
      <w:r>
        <w:t xml:space="preserve">хией, складывающейся в каждом вузе на основе его традиций, в вузах США существует и скрытая иерархия, принадлежность к которой обеспечивает более высокий фактический социальный статус, нежели статус в публичной иерархии. </w:t>
      </w:r>
    </w:p>
    <w:p w14:paraId="7B49A83A" w14:textId="6F14AB91" w:rsidR="00D30B85" w:rsidRDefault="00D30B85" w:rsidP="00873ABF">
      <w:pPr>
        <w:pStyle w:val="PlainText"/>
      </w:pPr>
      <w:r>
        <w:t>В вузах США существуют «клубы по интересам». В одном в</w:t>
      </w:r>
      <w:r>
        <w:t>у</w:t>
      </w:r>
      <w:r>
        <w:t>зе может быть несколько различных «клубов по интересам». Ср</w:t>
      </w:r>
      <w:r>
        <w:t>е</w:t>
      </w:r>
      <w:r>
        <w:t>ди них есть открытые, членом которых может стать каждый п</w:t>
      </w:r>
      <w:r>
        <w:t>о</w:t>
      </w:r>
      <w:r>
        <w:t>желавший. Но есть и «закрытые», среди которых можно выделить две категории: к первой принадлежат те «клубы», стать кандид</w:t>
      </w:r>
      <w:r>
        <w:t>а</w:t>
      </w:r>
      <w:r>
        <w:t>том в члены которых можно по собственной ин</w:t>
      </w:r>
      <w:r>
        <w:t>и</w:t>
      </w:r>
      <w:r>
        <w:t>циативе (после «кандидатского стажа» происходит либо приём в члены «клуба», либо отказ в приёме); а ко второй категории принадлежат те «клубы», членом которых можно стать только по приглашению самих «кл</w:t>
      </w:r>
      <w:r>
        <w:t>у</w:t>
      </w:r>
      <w:r>
        <w:t>бов»</w:t>
      </w:r>
      <w:r w:rsidRPr="00D30B85">
        <w:rPr>
          <w:vertAlign w:val="superscript"/>
        </w:rPr>
        <w:t>[CLXXXIV]</w:t>
      </w:r>
      <w:r>
        <w:t>.</w:t>
      </w:r>
    </w:p>
    <w:p w14:paraId="53C7AF28" w14:textId="77777777" w:rsidR="00D30B85" w:rsidRDefault="00D30B85" w:rsidP="00873ABF">
      <w:pPr>
        <w:pStyle w:val="PlainText"/>
      </w:pPr>
      <w:r>
        <w:t xml:space="preserve">И там нет никакой социальной стихийности: под «хи-хи </w:t>
      </w:r>
      <w:r w:rsidRPr="00223AAE">
        <w:t>—</w:t>
      </w:r>
      <w:r>
        <w:t xml:space="preserve"> ха-ха» и шуточные игры в «клубные тайны» в период учёбы в вузах, особенно в «наиболее престижных», идёт выявление и отбор ка</w:t>
      </w:r>
      <w:r>
        <w:t>н</w:t>
      </w:r>
      <w:r>
        <w:t xml:space="preserve">дидатов на то, что они, делая карьеру после окончания вуза, в </w:t>
      </w:r>
      <w:r>
        <w:lastRenderedPageBreak/>
        <w:t>б</w:t>
      </w:r>
      <w:r>
        <w:t>у</w:t>
      </w:r>
      <w:r>
        <w:t xml:space="preserve">дущем лет через 20 войдут в правящую “элиту” США </w:t>
      </w:r>
      <w:r w:rsidRPr="00223AAE">
        <w:t>—</w:t>
      </w:r>
      <w:r>
        <w:t xml:space="preserve"> станут действующими управленцами в их программно-адаптивном мод</w:t>
      </w:r>
      <w:r>
        <w:t>у</w:t>
      </w:r>
      <w:r>
        <w:t xml:space="preserve">ле </w:t>
      </w:r>
      <w:r w:rsidRPr="00223AAE">
        <w:t>—</w:t>
      </w:r>
      <w:r>
        <w:t xml:space="preserve"> в государственности, в большом и в очень большом би</w:t>
      </w:r>
      <w:r>
        <w:t>з</w:t>
      </w:r>
      <w:r>
        <w:t>несе.</w:t>
      </w:r>
    </w:p>
    <w:p w14:paraId="2E977590" w14:textId="77777777" w:rsidR="00D30B85" w:rsidRDefault="00D30B85" w:rsidP="00873ABF">
      <w:pPr>
        <w:pStyle w:val="PlainText"/>
      </w:pPr>
      <w:r>
        <w:t>Т.е. дело обучения студентов в «наиболее прести</w:t>
      </w:r>
      <w:r>
        <w:t>ж</w:t>
      </w:r>
      <w:r>
        <w:t>ных вузах» подчинено делу формирования некой н</w:t>
      </w:r>
      <w:r>
        <w:t>е</w:t>
      </w:r>
      <w:r>
        <w:t xml:space="preserve">публичной корпорации </w:t>
      </w:r>
      <w:r w:rsidRPr="00223AAE">
        <w:t>—</w:t>
      </w:r>
      <w:r>
        <w:t xml:space="preserve"> кадрового резерва «партии РЕАЛЬНОЙ власти», ветви которой действуют во всех структурах </w:t>
      </w:r>
      <w:r w:rsidRPr="008561A5">
        <w:rPr>
          <w:b/>
          <w:i/>
        </w:rPr>
        <w:t>программно-адаптивного модуля</w:t>
      </w:r>
      <w:r w:rsidRPr="008561A5">
        <w:rPr>
          <w:i/>
        </w:rPr>
        <w:t xml:space="preserve"> системы управления США по полной фун</w:t>
      </w:r>
      <w:r w:rsidRPr="008561A5">
        <w:rPr>
          <w:i/>
        </w:rPr>
        <w:t>к</w:t>
      </w:r>
      <w:r w:rsidRPr="008561A5">
        <w:rPr>
          <w:i/>
        </w:rPr>
        <w:t>ции</w:t>
      </w:r>
      <w:r>
        <w:t>.</w:t>
      </w:r>
    </w:p>
    <w:p w14:paraId="0385DB99" w14:textId="77777777" w:rsidR="00D30B85" w:rsidRDefault="00D30B85" w:rsidP="00C50FE4">
      <w:pPr>
        <w:pStyle w:val="a7"/>
      </w:pPr>
      <w:r>
        <w:t>Образно говоря, это такой либерально-буржуазный мног</w:t>
      </w:r>
      <w:r>
        <w:t>о</w:t>
      </w:r>
      <w:r>
        <w:t xml:space="preserve">слойный «комсомол», </w:t>
      </w:r>
      <w:r w:rsidRPr="00223AAE">
        <w:t>—</w:t>
      </w:r>
      <w:r>
        <w:t xml:space="preserve"> при постепенном погруж</w:t>
      </w:r>
      <w:r>
        <w:t>е</w:t>
      </w:r>
      <w:r>
        <w:t>нии в его глубины с возрастом и карьерой, оказывающийся «партией РЕАЛЬНОЙ власти», хотя до его глубин доходят не все из тех, кто некогда вступил в «пи</w:t>
      </w:r>
      <w:r>
        <w:t>о</w:t>
      </w:r>
      <w:r>
        <w:t xml:space="preserve">неры». </w:t>
      </w:r>
    </w:p>
    <w:p w14:paraId="41463E98" w14:textId="77777777" w:rsidR="00D30B85" w:rsidRDefault="00D30B85" w:rsidP="00873ABF">
      <w:pPr>
        <w:pStyle w:val="PlainText"/>
      </w:pPr>
      <w:r>
        <w:t>В принципе в вузе США можно учиться, не проявляя иници</w:t>
      </w:r>
      <w:r>
        <w:t>а</w:t>
      </w:r>
      <w:r>
        <w:t>тивы к тому, чтобы вступить в закрытый «клуб по интересам», можно отказаться от приглаш</w:t>
      </w:r>
      <w:r>
        <w:t>е</w:t>
      </w:r>
      <w:r>
        <w:t>ния вступить в такого рода клуб, и не особо придерживаться традиций публичной жизни универс</w:t>
      </w:r>
      <w:r>
        <w:t>и</w:t>
      </w:r>
      <w:r>
        <w:t>тетского городка. Это не скажется на получении диплома, но спустя несколько десятилетий, такое «ребяческое» проявление индивидуализма и отказа от корпоративности будет иметь следс</w:t>
      </w:r>
      <w:r>
        <w:t>т</w:t>
      </w:r>
      <w:r>
        <w:t>вием ограничение возможностей карьерного роста: выйти на ур</w:t>
      </w:r>
      <w:r>
        <w:t>о</w:t>
      </w:r>
      <w:r>
        <w:t>вень «среднего класса», тем более хорошему специалисту, мешать не будут; но в высшие эшелоны «партии реальной власти» бол</w:t>
      </w:r>
      <w:r>
        <w:t>ь</w:t>
      </w:r>
      <w:r>
        <w:t xml:space="preserve">шинству таких индивидуалистов будет не войти </w:t>
      </w:r>
      <w:r w:rsidRPr="00223AAE">
        <w:t>—</w:t>
      </w:r>
      <w:r>
        <w:t xml:space="preserve"> доступ туда только через закрытые «клубы по интересам», действующие в в</w:t>
      </w:r>
      <w:r>
        <w:t>у</w:t>
      </w:r>
      <w:r>
        <w:t xml:space="preserve">зах США, и через вступление в масонство; </w:t>
      </w:r>
      <w:r w:rsidRPr="001759BA">
        <w:rPr>
          <w:i/>
        </w:rPr>
        <w:t>исключения могут быть, но они редки</w:t>
      </w:r>
      <w:r>
        <w:t xml:space="preserve"> и всё равно основываются на том, что «брат</w:t>
      </w:r>
      <w:r>
        <w:t>а</w:t>
      </w:r>
      <w:r>
        <w:t>ны» «дают добро», оценив психологию и способности «самости</w:t>
      </w:r>
      <w:r>
        <w:t>й</w:t>
      </w:r>
      <w:r>
        <w:t>ного» претендента, кто-то ручается за такого нужного системе «профана», устанавливается опёка над ним и т.п. Но это для си</w:t>
      </w:r>
      <w:r>
        <w:t>с</w:t>
      </w:r>
      <w:r>
        <w:t>темы редкие исключения, поскольку всегда есть свой кадровый р</w:t>
      </w:r>
      <w:r>
        <w:t>е</w:t>
      </w:r>
      <w:r>
        <w:t>зерв на все случаи жизни.</w:t>
      </w:r>
    </w:p>
    <w:p w14:paraId="3EDC2808" w14:textId="39F52559" w:rsidR="00D30B85" w:rsidRDefault="00D30B85" w:rsidP="00873ABF">
      <w:pPr>
        <w:pStyle w:val="PlainText"/>
      </w:pPr>
      <w:r>
        <w:t xml:space="preserve">Причина ограничений в делании карьеры «индивидуалами» в том, что назначение этой системы </w:t>
      </w:r>
      <w:r w:rsidRPr="00223AAE">
        <w:t>—</w:t>
      </w:r>
      <w:r>
        <w:t xml:space="preserve"> формировать корпорати</w:t>
      </w:r>
      <w:r>
        <w:t>в</w:t>
      </w:r>
      <w:r>
        <w:t>ность, всё более обособляющуюся от остального общества по м</w:t>
      </w:r>
      <w:r>
        <w:t>е</w:t>
      </w:r>
      <w:r>
        <w:t xml:space="preserve">ре продвижения вверх по её иерархии вплоть до уровня полного пренебрежения к «быдлу» и его жизням: </w:t>
      </w:r>
      <w:r w:rsidRPr="008D5FC7">
        <w:rPr>
          <w:i/>
        </w:rPr>
        <w:t>без этого были бы н</w:t>
      </w:r>
      <w:r w:rsidRPr="008D5FC7">
        <w:rPr>
          <w:i/>
        </w:rPr>
        <w:t>е</w:t>
      </w:r>
      <w:r w:rsidRPr="008D5FC7">
        <w:rPr>
          <w:i/>
        </w:rPr>
        <w:t xml:space="preserve">возможны ни подрыв броненосца “Мэн” в </w:t>
      </w:r>
      <w:r w:rsidRPr="008D5FC7">
        <w:rPr>
          <w:i/>
        </w:rPr>
        <w:lastRenderedPageBreak/>
        <w:t>Гаване</w:t>
      </w:r>
      <w:r>
        <w:rPr>
          <w:i/>
        </w:rPr>
        <w:t xml:space="preserve"> в </w:t>
      </w:r>
      <w:smartTag w:uri="urn:schemas-microsoft-com:office:smarttags" w:element="metricconverter">
        <w:smartTagPr>
          <w:attr w:name="ProductID" w:val="1898 г"/>
        </w:smartTagPr>
        <w:r>
          <w:rPr>
            <w:i/>
          </w:rPr>
          <w:t>1898 г</w:t>
        </w:r>
      </w:smartTag>
      <w:r>
        <w:rPr>
          <w:i/>
        </w:rPr>
        <w:t>.</w:t>
      </w:r>
      <w:r w:rsidRPr="008D5FC7">
        <w:rPr>
          <w:i/>
        </w:rPr>
        <w:t>, ни Перл-Харбор</w:t>
      </w:r>
      <w:r>
        <w:rPr>
          <w:i/>
        </w:rPr>
        <w:t xml:space="preserve"> в декабре </w:t>
      </w:r>
      <w:smartTag w:uri="urn:schemas-microsoft-com:office:smarttags" w:element="metricconverter">
        <w:smartTagPr>
          <w:attr w:name="ProductID" w:val="1941 г"/>
        </w:smartTagPr>
        <w:r>
          <w:rPr>
            <w:i/>
          </w:rPr>
          <w:t>1941 г</w:t>
        </w:r>
      </w:smartTag>
      <w:r>
        <w:rPr>
          <w:i/>
        </w:rPr>
        <w:t>.</w:t>
      </w:r>
      <w:r w:rsidRPr="008D5FC7">
        <w:rPr>
          <w:i/>
        </w:rPr>
        <w:t xml:space="preserve">, ни </w:t>
      </w:r>
      <w:r>
        <w:rPr>
          <w:i/>
        </w:rPr>
        <w:t>11</w:t>
      </w:r>
      <w:r w:rsidRPr="008D5FC7">
        <w:rPr>
          <w:i/>
        </w:rPr>
        <w:t xml:space="preserve"> сентября </w:t>
      </w:r>
      <w:smartTag w:uri="urn:schemas-microsoft-com:office:smarttags" w:element="metricconverter">
        <w:smartTagPr>
          <w:attr w:name="ProductID" w:val="2001 г"/>
        </w:smartTagPr>
        <w:r w:rsidRPr="008D5FC7">
          <w:rPr>
            <w:i/>
          </w:rPr>
          <w:t>2001 г</w:t>
        </w:r>
      </w:smartTag>
      <w:r w:rsidRPr="008D5FC7">
        <w:rPr>
          <w:i/>
        </w:rPr>
        <w:t>. в Нью-Йорке</w:t>
      </w:r>
      <w:r>
        <w:rPr>
          <w:i/>
        </w:rPr>
        <w:t>, в организацию каких преступлений высшая “элита” США внесла свой вклад</w:t>
      </w:r>
      <w:r>
        <w:t>. Однако имея за собой в прошлом множество такого рода «скелетов в шкафу»</w:t>
      </w:r>
      <w:r w:rsidRPr="00D30B85">
        <w:rPr>
          <w:vertAlign w:val="superscript"/>
        </w:rPr>
        <w:t>[CLXXXV]</w:t>
      </w:r>
      <w:r>
        <w:t>, представители высшей “элиты” США вышколены системой настолько, что никогда не позволят себе ничего подобного тому, что п</w:t>
      </w:r>
      <w:r>
        <w:t>о</w:t>
      </w:r>
      <w:r>
        <w:t>зволяют себе наши “элитарии” того нравственно-психологического типа, к которому принадл</w:t>
      </w:r>
      <w:r>
        <w:t>е</w:t>
      </w:r>
      <w:r>
        <w:t>жит С.Бодру</w:t>
      </w:r>
      <w:r>
        <w:softHyphen/>
        <w:t>нов и Д.Евсюков: такие типы будут отбракованы си</w:t>
      </w:r>
      <w:r>
        <w:t>с</w:t>
      </w:r>
      <w:r>
        <w:t>темой на ранних этапах, поскольку пре</w:t>
      </w:r>
      <w:r>
        <w:t>д</w:t>
      </w:r>
      <w:r>
        <w:t>ставляет угрозу для её стабильности, либо же они будут задолго до прихода в высшие эшелоны власти приучены к соблюдению корпоративной дисци</w:t>
      </w:r>
      <w:r>
        <w:t>п</w:t>
      </w:r>
      <w:r>
        <w:t>лины и норм корпоративной этики.</w:t>
      </w:r>
    </w:p>
    <w:p w14:paraId="1EF89A71" w14:textId="77777777" w:rsidR="00D30B85" w:rsidRDefault="00D30B85" w:rsidP="00873ABF">
      <w:pPr>
        <w:pStyle w:val="PlainText"/>
      </w:pPr>
      <w:r>
        <w:t>Здесь надо указать и на принципиальное отличие того, что п</w:t>
      </w:r>
      <w:r>
        <w:t>о</w:t>
      </w:r>
      <w:r>
        <w:t>нимается под принадлежностью к “элите” самими “элитариями” в США и в России-СССР-Россионии:</w:t>
      </w:r>
    </w:p>
    <w:p w14:paraId="4249AB3B" w14:textId="77777777" w:rsidR="00D30B85" w:rsidRDefault="00D30B85" w:rsidP="00F509F0">
      <w:pPr>
        <w:pStyle w:val="a3"/>
        <w:numPr>
          <w:ilvl w:val="0"/>
          <w:numId w:val="20"/>
        </w:numPr>
        <w:ind w:left="397" w:hanging="227"/>
      </w:pPr>
      <w:r>
        <w:t xml:space="preserve">Для “элитария” США выход на определённый уровень в скрытной социальной иерархии масонства </w:t>
      </w:r>
      <w:r w:rsidRPr="00223AAE">
        <w:t>—</w:t>
      </w:r>
      <w:r>
        <w:t xml:space="preserve"> это возмо</w:t>
      </w:r>
      <w:r>
        <w:t>ж</w:t>
      </w:r>
      <w:r>
        <w:t>ность занять определённые должности в публичной иерархии аппарата государственной власти и в бизнесе с принципиал</w:t>
      </w:r>
      <w:r>
        <w:t>ь</w:t>
      </w:r>
      <w:r>
        <w:t>ной оговоркой:</w:t>
      </w:r>
      <w:r w:rsidRPr="007C7593">
        <w:rPr>
          <w:i/>
        </w:rPr>
        <w:t xml:space="preserve"> в случае если «партия </w:t>
      </w:r>
      <w:r>
        <w:rPr>
          <w:i/>
        </w:rPr>
        <w:t xml:space="preserve">РЕАЛЬНОЙ </w:t>
      </w:r>
      <w:r w:rsidRPr="007C7593">
        <w:rPr>
          <w:i/>
        </w:rPr>
        <w:t xml:space="preserve">власти» </w:t>
      </w:r>
      <w:r>
        <w:rPr>
          <w:i/>
        </w:rPr>
        <w:t xml:space="preserve">(эту </w:t>
      </w:r>
      <w:r w:rsidRPr="007C7593">
        <w:rPr>
          <w:i/>
        </w:rPr>
        <w:t xml:space="preserve">роль в США исполняет </w:t>
      </w:r>
      <w:r>
        <w:rPr>
          <w:i/>
        </w:rPr>
        <w:t xml:space="preserve">скрытная иерархия </w:t>
      </w:r>
      <w:r w:rsidRPr="007C7593">
        <w:rPr>
          <w:i/>
        </w:rPr>
        <w:t>масонст</w:t>
      </w:r>
      <w:r>
        <w:rPr>
          <w:i/>
        </w:rPr>
        <w:t>ва)</w:t>
      </w:r>
      <w:r w:rsidRPr="007C7593">
        <w:rPr>
          <w:i/>
        </w:rPr>
        <w:t xml:space="preserve"> призовёт к действию или предложит действовать</w:t>
      </w:r>
      <w:r>
        <w:t>. Пока этого не произошло, всякий “элитарий” по отношению к п</w:t>
      </w:r>
      <w:r>
        <w:t>о</w:t>
      </w:r>
      <w:r>
        <w:t xml:space="preserve">тенциально открытым для него при его непубличном статусе публичным должностям </w:t>
      </w:r>
      <w:r w:rsidRPr="00223AAE">
        <w:t>—</w:t>
      </w:r>
      <w:r>
        <w:t xml:space="preserve"> «запасной игрок», который может заниматься, чем ему угодно, при поддержке избранной им деятельности всё той же «партией власти», т.е. при соответс</w:t>
      </w:r>
      <w:r>
        <w:t>т</w:t>
      </w:r>
      <w:r>
        <w:t xml:space="preserve">вующем уровне социальной защищённости и экономической обеспеченности, гарантированными системой </w:t>
      </w:r>
      <w:r w:rsidRPr="008D5FC7">
        <w:rPr>
          <w:i/>
        </w:rPr>
        <w:t>при условии, что он соблюдает корпоративную дисциплину и этику непу</w:t>
      </w:r>
      <w:r w:rsidRPr="008D5FC7">
        <w:rPr>
          <w:i/>
        </w:rPr>
        <w:t>б</w:t>
      </w:r>
      <w:r w:rsidRPr="008D5FC7">
        <w:rPr>
          <w:i/>
        </w:rPr>
        <w:t>личной иерархии, к которой пр</w:t>
      </w:r>
      <w:r w:rsidRPr="008D5FC7">
        <w:rPr>
          <w:i/>
        </w:rPr>
        <w:t>и</w:t>
      </w:r>
      <w:r w:rsidRPr="008D5FC7">
        <w:rPr>
          <w:i/>
        </w:rPr>
        <w:t>общился ещё в вузе</w:t>
      </w:r>
      <w:r>
        <w:t>.</w:t>
      </w:r>
    </w:p>
    <w:p w14:paraId="1F3AC988" w14:textId="77777777" w:rsidR="00D30B85" w:rsidRDefault="00D30B85" w:rsidP="00F509F0">
      <w:pPr>
        <w:pStyle w:val="a3"/>
        <w:numPr>
          <w:ilvl w:val="0"/>
          <w:numId w:val="20"/>
        </w:numPr>
        <w:ind w:left="397" w:hanging="227"/>
      </w:pPr>
      <w:r>
        <w:t>Для отечественного “элитария” существует только публи</w:t>
      </w:r>
      <w:r>
        <w:t>ч</w:t>
      </w:r>
      <w:r>
        <w:t xml:space="preserve">ный иерархический статус: если он вышел на определённый уровень в публичной иерархии, то </w:t>
      </w:r>
      <w:r w:rsidRPr="005B15B3">
        <w:rPr>
          <w:i/>
        </w:rPr>
        <w:t>«раздайся грязь — г-но плывёт</w:t>
      </w:r>
      <w:r>
        <w:rPr>
          <w:i/>
        </w:rPr>
        <w:t>…</w:t>
      </w:r>
      <w:r w:rsidRPr="005B15B3">
        <w:rPr>
          <w:i/>
        </w:rPr>
        <w:t>»</w:t>
      </w:r>
      <w:r>
        <w:t xml:space="preserve"> </w:t>
      </w:r>
      <w:r w:rsidRPr="00223AAE">
        <w:t>—</w:t>
      </w:r>
      <w:r>
        <w:t xml:space="preserve"> обеспечьте ему максимальный уровень вседо</w:t>
      </w:r>
      <w:r>
        <w:t>з</w:t>
      </w:r>
      <w:r>
        <w:t>воленности: подайте ему все реальные и мнимые блага, кот</w:t>
      </w:r>
      <w:r>
        <w:t>о</w:t>
      </w:r>
      <w:r>
        <w:t>рые соответствуют этому уровню, и обеспечьте ему возмо</w:t>
      </w:r>
      <w:r>
        <w:t>ж</w:t>
      </w:r>
      <w:r>
        <w:t xml:space="preserve">ность «вытирать ноги» обо всех, кто в </w:t>
      </w:r>
      <w:r>
        <w:lastRenderedPageBreak/>
        <w:t>публичной иерархии ниже. Образчики именно этого (хотя каждый по своему) и явили С.Бод</w:t>
      </w:r>
      <w:r>
        <w:softHyphen/>
        <w:t>рунов в Петербургском телецентре, а Д.Евсюков в московском торговом центре “Остров” и ранее неоднокра</w:t>
      </w:r>
      <w:r>
        <w:t>т</w:t>
      </w:r>
      <w:r>
        <w:t xml:space="preserve">но по службе. </w:t>
      </w:r>
    </w:p>
    <w:p w14:paraId="2D522ABE" w14:textId="77777777" w:rsidR="00D30B85" w:rsidRDefault="00D30B85" w:rsidP="00F509F0">
      <w:pPr>
        <w:pStyle w:val="af3"/>
      </w:pPr>
      <w:r>
        <w:t>То обстоятельство, что в публичной иерархии многими уровнями ниже него могут действовать инд</w:t>
      </w:r>
      <w:r>
        <w:t>и</w:t>
      </w:r>
      <w:r>
        <w:t xml:space="preserve">виды, обладающие куда более высоким статусом в скрытных иерархиях, </w:t>
      </w:r>
      <w:r w:rsidRPr="00223AAE">
        <w:t>—</w:t>
      </w:r>
      <w:r>
        <w:t xml:space="preserve"> эта мысль, которая в буйну голову отечественного “элитария” н</w:t>
      </w:r>
      <w:r>
        <w:t>и</w:t>
      </w:r>
      <w:r>
        <w:t>как не уклад</w:t>
      </w:r>
      <w:r>
        <w:t>ы</w:t>
      </w:r>
      <w:r>
        <w:t xml:space="preserve">вается. Олицетворением этого нравственно-психологического типа стала старуха из “Сказки о золотой рыбке” А.С.Пушкина: она сделала в течение нескольких дней карьеру в публичной иерархии от простолюдинки до царицы и потом возжелала, чтобы золотая рыбка, которая ей всё это и обеспечила, </w:t>
      </w:r>
      <w:r w:rsidRPr="00223AAE">
        <w:t>—</w:t>
      </w:r>
      <w:r>
        <w:t xml:space="preserve"> начала бы ей служить по-холопски и была бы у неё на посы</w:t>
      </w:r>
      <w:r>
        <w:t>л</w:t>
      </w:r>
      <w:r>
        <w:t xml:space="preserve">ках… </w:t>
      </w:r>
    </w:p>
    <w:p w14:paraId="443E87AD" w14:textId="10C1443B" w:rsidR="00D30B85" w:rsidRDefault="00D30B85" w:rsidP="00F509F0">
      <w:pPr>
        <w:pStyle w:val="af3"/>
      </w:pPr>
      <w:r>
        <w:t xml:space="preserve">Вести себя так, будто «ухватили Бога за бороду», </w:t>
      </w:r>
      <w:r w:rsidRPr="00223AAE">
        <w:t>—</w:t>
      </w:r>
      <w:r>
        <w:t xml:space="preserve"> для от</w:t>
      </w:r>
      <w:r>
        <w:t>е</w:t>
      </w:r>
      <w:r>
        <w:t xml:space="preserve">чественных “элитариев” </w:t>
      </w:r>
      <w:r w:rsidRPr="00223AAE">
        <w:t>—</w:t>
      </w:r>
      <w:r>
        <w:t xml:space="preserve"> норма, которая пресекается только «полным обломом»: индивидуальным либо коллективным </w:t>
      </w:r>
      <w:r w:rsidRPr="00223AAE">
        <w:t>—</w:t>
      </w:r>
      <w:r>
        <w:t xml:space="preserve"> вопрос обсто</w:t>
      </w:r>
      <w:r>
        <w:t>я</w:t>
      </w:r>
      <w:r>
        <w:t>тельств</w:t>
      </w:r>
      <w:r w:rsidRPr="00D30B85">
        <w:rPr>
          <w:vertAlign w:val="superscript"/>
        </w:rPr>
        <w:t>[CLXXXVI]</w:t>
      </w:r>
      <w:r>
        <w:t>.</w:t>
      </w:r>
    </w:p>
    <w:p w14:paraId="2DE7CAB8" w14:textId="77777777" w:rsidR="00D30B85" w:rsidRDefault="00D30B85" w:rsidP="00422CB2">
      <w:pPr>
        <w:pStyle w:val="PlainText"/>
        <w:spacing w:before="240"/>
      </w:pPr>
      <w:r>
        <w:t xml:space="preserve">Это различие “элитариев” </w:t>
      </w:r>
      <w:r w:rsidRPr="00223AAE">
        <w:t>—</w:t>
      </w:r>
      <w:r>
        <w:t xml:space="preserve"> «у них» и «у нас» </w:t>
      </w:r>
      <w:r w:rsidRPr="00223AAE">
        <w:t>—</w:t>
      </w:r>
      <w:r>
        <w:t xml:space="preserve"> носит х</w:t>
      </w:r>
      <w:r>
        <w:t>а</w:t>
      </w:r>
      <w:r>
        <w:t>рактер мировоззренчески-пси</w:t>
      </w:r>
      <w:r>
        <w:softHyphen/>
        <w:t>хо</w:t>
      </w:r>
      <w:r>
        <w:softHyphen/>
        <w:t>ло</w:t>
      </w:r>
      <w:r>
        <w:softHyphen/>
        <w:t>ги</w:t>
      </w:r>
      <w:r>
        <w:softHyphen/>
        <w:t>чес</w:t>
      </w:r>
      <w:r>
        <w:softHyphen/>
        <w:t>кий, и большей частью не осознаётся самими участниками внутриобщественных отнош</w:t>
      </w:r>
      <w:r>
        <w:t>е</w:t>
      </w:r>
      <w:r>
        <w:t>ний. В жизни оно выр</w:t>
      </w:r>
      <w:r>
        <w:t>а</w:t>
      </w:r>
      <w:r>
        <w:t>жается в том, что:</w:t>
      </w:r>
    </w:p>
    <w:p w14:paraId="3058CAA3" w14:textId="77777777" w:rsidR="00D30B85" w:rsidRDefault="00D30B85" w:rsidP="00F509F0">
      <w:pPr>
        <w:pStyle w:val="a3"/>
        <w:numPr>
          <w:ilvl w:val="0"/>
          <w:numId w:val="20"/>
        </w:numPr>
        <w:ind w:left="397" w:hanging="227"/>
      </w:pPr>
      <w:r>
        <w:t>Если выходец из “элитарной” семьи в США туповат для того, чтобы освоить необходимый профессионализм, или не обл</w:t>
      </w:r>
      <w:r>
        <w:t>а</w:t>
      </w:r>
      <w:r>
        <w:t>дает какими-то иными личностными качествами, необход</w:t>
      </w:r>
      <w:r>
        <w:t>и</w:t>
      </w:r>
      <w:r>
        <w:t>мыми для деятельности на определённых должностях, то ему либо найдут место на «скамейке запасных»; либо, допустив до реальной должности, приставят к нему «опек</w:t>
      </w:r>
      <w:r>
        <w:t>у</w:t>
      </w:r>
      <w:r>
        <w:t>на», который в непубличной иерархии обладает более высоким статусом, чем он, вследствие чего он будет подчиняться своему «опек</w:t>
      </w:r>
      <w:r>
        <w:t>у</w:t>
      </w:r>
      <w:r>
        <w:t>ну», который будет занимать удобную для себя должность в его аппарате, а их взаимоотношения будут обставлены вне</w:t>
      </w:r>
      <w:r>
        <w:t>ш</w:t>
      </w:r>
      <w:r>
        <w:t xml:space="preserve">не вполне политкорректно: и для того, и для другого, и для окружающего общества </w:t>
      </w:r>
      <w:r w:rsidRPr="00223AAE">
        <w:t>—</w:t>
      </w:r>
      <w:r>
        <w:t xml:space="preserve"> все под</w:t>
      </w:r>
      <w:r>
        <w:t>а</w:t>
      </w:r>
      <w:r>
        <w:t xml:space="preserve">ются обществу как просто «члены одной команды, делающие общее дело в интересах народа США». </w:t>
      </w:r>
    </w:p>
    <w:p w14:paraId="5962A83A" w14:textId="77777777" w:rsidR="00D30B85" w:rsidRDefault="00D30B85" w:rsidP="00F509F0">
      <w:pPr>
        <w:pStyle w:val="af3"/>
      </w:pPr>
      <w:r>
        <w:lastRenderedPageBreak/>
        <w:t xml:space="preserve">И в </w:t>
      </w:r>
      <w:r w:rsidRPr="00A14109">
        <w:rPr>
          <w:i/>
        </w:rPr>
        <w:t>любом из вариантов во множестве случаев их реализ</w:t>
      </w:r>
      <w:r w:rsidRPr="00A14109">
        <w:rPr>
          <w:i/>
        </w:rPr>
        <w:t>а</w:t>
      </w:r>
      <w:r w:rsidRPr="00A14109">
        <w:rPr>
          <w:i/>
        </w:rPr>
        <w:t>ции</w:t>
      </w:r>
      <w:r>
        <w:t xml:space="preserve"> вся система программно-адаптивного модуля </w:t>
      </w:r>
      <w:r w:rsidRPr="00C50827">
        <w:rPr>
          <w:i/>
        </w:rPr>
        <w:t>будет раб</w:t>
      </w:r>
      <w:r w:rsidRPr="00C50827">
        <w:rPr>
          <w:i/>
        </w:rPr>
        <w:t>о</w:t>
      </w:r>
      <w:r w:rsidRPr="00C50827">
        <w:rPr>
          <w:i/>
        </w:rPr>
        <w:t>тать, поскольку основана на корпоративной дисциплине и этике непубличн</w:t>
      </w:r>
      <w:r>
        <w:rPr>
          <w:i/>
        </w:rPr>
        <w:t>ой иерархии</w:t>
      </w:r>
      <w:r w:rsidRPr="00C50827">
        <w:rPr>
          <w:i/>
        </w:rPr>
        <w:t>,</w:t>
      </w:r>
      <w:r>
        <w:t xml:space="preserve"> в которую и «опекун», и публи</w:t>
      </w:r>
      <w:r>
        <w:t>ч</w:t>
      </w:r>
      <w:r>
        <w:t xml:space="preserve">ный деятель вступили ещё в вузе и без поддержки которой в публичной иерархии не смогли бы продвинуться столь высоко. </w:t>
      </w:r>
    </w:p>
    <w:p w14:paraId="38DCB12E" w14:textId="77777777" w:rsidR="00D30B85" w:rsidRDefault="00D30B85" w:rsidP="00F509F0">
      <w:pPr>
        <w:pStyle w:val="2"/>
        <w:numPr>
          <w:ilvl w:val="0"/>
          <w:numId w:val="25"/>
        </w:numPr>
        <w:ind w:left="624" w:hanging="227"/>
      </w:pPr>
      <w:r>
        <w:t>Если же “элитарий” в США нарушит дисциплину и “этику” непубличной корпорации, то его так «опустят», что другим это послужит уроком, и будет им неповадно.</w:t>
      </w:r>
    </w:p>
    <w:p w14:paraId="05861213" w14:textId="77777777" w:rsidR="00D30B85" w:rsidRDefault="00D30B85" w:rsidP="00F509F0">
      <w:pPr>
        <w:pStyle w:val="2"/>
        <w:numPr>
          <w:ilvl w:val="0"/>
          <w:numId w:val="25"/>
        </w:numPr>
        <w:ind w:left="624" w:hanging="227"/>
      </w:pPr>
      <w:r>
        <w:t>Если же по приказу непубличной корпорации он совершит преступление, то ему не будет ничего: в крайнем случае, если даже он и будет наказан «по закону для всех», то н</w:t>
      </w:r>
      <w:r>
        <w:t>е</w:t>
      </w:r>
      <w:r>
        <w:t>публичная корпорация подведёт его под амнистию, орган</w:t>
      </w:r>
      <w:r>
        <w:t>и</w:t>
      </w:r>
      <w:r>
        <w:t xml:space="preserve">зует помилование, оплатит «моральный ущерб», окажет поддержку семье и т.п. </w:t>
      </w:r>
    </w:p>
    <w:p w14:paraId="037006A6" w14:textId="77777777" w:rsidR="00D30B85" w:rsidRDefault="00D30B85" w:rsidP="00F509F0">
      <w:pPr>
        <w:pStyle w:val="2"/>
        <w:numPr>
          <w:ilvl w:val="0"/>
          <w:numId w:val="25"/>
        </w:numPr>
        <w:ind w:left="624" w:hanging="227"/>
      </w:pPr>
      <w:r>
        <w:t>Если же преступление совершено как отсебятина в нар</w:t>
      </w:r>
      <w:r>
        <w:t>у</w:t>
      </w:r>
      <w:r>
        <w:t>шение норм дисциплины и этики непубличной корпорации, то такому “элитарию” придётся отвечать по всей строгости закона и его наказание будет использовано в пропаганде тезиса «перед законом все равны», что необходимо для поддержания стабильности системы.</w:t>
      </w:r>
    </w:p>
    <w:p w14:paraId="7BBBB411" w14:textId="77777777" w:rsidR="00D30B85" w:rsidRDefault="00D30B85" w:rsidP="00F509F0">
      <w:pPr>
        <w:pStyle w:val="2"/>
        <w:numPr>
          <w:ilvl w:val="0"/>
          <w:numId w:val="25"/>
        </w:numPr>
        <w:ind w:left="624" w:hanging="227"/>
      </w:pPr>
      <w:r>
        <w:t>Также система, находя чью-либо «самодеятельность» н</w:t>
      </w:r>
      <w:r>
        <w:t>е</w:t>
      </w:r>
      <w:r>
        <w:t xml:space="preserve">уместной, может снять с него защиту, и в этом случае </w:t>
      </w:r>
      <w:r w:rsidRPr="00223AAE">
        <w:t>—</w:t>
      </w:r>
      <w:r>
        <w:t xml:space="preserve"> судьба братьев Кеннеди Джона и Роберта, их клана ещё не худший вариант разв</w:t>
      </w:r>
      <w:r>
        <w:t>и</w:t>
      </w:r>
      <w:r>
        <w:t>тия ситуации.</w:t>
      </w:r>
    </w:p>
    <w:p w14:paraId="6AF7DEFE" w14:textId="43700F95" w:rsidR="00D30B85" w:rsidRDefault="00D30B85" w:rsidP="00F509F0">
      <w:pPr>
        <w:pStyle w:val="a3"/>
        <w:numPr>
          <w:ilvl w:val="0"/>
          <w:numId w:val="20"/>
        </w:numPr>
        <w:ind w:left="397" w:hanging="227"/>
      </w:pPr>
      <w:r>
        <w:t xml:space="preserve">В России же “элитарный” недоумок или хам </w:t>
      </w:r>
      <w:r w:rsidRPr="00223AAE">
        <w:t>—</w:t>
      </w:r>
      <w:r>
        <w:t xml:space="preserve"> «по праву» “элитария” </w:t>
      </w:r>
      <w:r w:rsidRPr="00223AAE">
        <w:t>—</w:t>
      </w:r>
      <w:r>
        <w:t xml:space="preserve"> займёт любую должность, к работе на которой он объективно не способен, и будет на ней самодурствовать, не внемля подч</w:t>
      </w:r>
      <w:r>
        <w:t>и</w:t>
      </w:r>
      <w:r>
        <w:t>нённым ему профессионалам</w:t>
      </w:r>
      <w:r w:rsidRPr="00D30B85">
        <w:rPr>
          <w:vertAlign w:val="superscript"/>
        </w:rPr>
        <w:t>[CLXXXVII]</w:t>
      </w:r>
      <w:r>
        <w:t xml:space="preserve">, в стремлении показать, что начальник </w:t>
      </w:r>
      <w:r w:rsidRPr="00223AAE">
        <w:t>—</w:t>
      </w:r>
      <w:r>
        <w:t xml:space="preserve"> он, и потому все, кто ниже его в иерархии </w:t>
      </w:r>
      <w:r w:rsidRPr="00223AAE">
        <w:t>—</w:t>
      </w:r>
      <w:r>
        <w:t xml:space="preserve"> дураки. При этом он ещё искренне убеждён в том, что и вышестоящие начальники </w:t>
      </w:r>
      <w:r w:rsidRPr="00223AAE">
        <w:t>—</w:t>
      </w:r>
      <w:r>
        <w:t xml:space="preserve"> тоже дураки, перед которыми он однако выну</w:t>
      </w:r>
      <w:r>
        <w:t>ж</w:t>
      </w:r>
      <w:r>
        <w:t xml:space="preserve">ден холопствовать либо для того, чтобы просто делать карьеру, либо чтобы (как ему видится), героически “жертвуя собой” в холопстве, </w:t>
      </w:r>
      <w:r w:rsidRPr="00223AAE">
        <w:t>—</w:t>
      </w:r>
      <w:r>
        <w:t xml:space="preserve"> делать общес</w:t>
      </w:r>
      <w:r>
        <w:t>т</w:t>
      </w:r>
      <w:r>
        <w:t xml:space="preserve">венно или государственно важное дело, которое кроме него никто якобы сделать не сможет. </w:t>
      </w:r>
    </w:p>
    <w:p w14:paraId="4232A8FD" w14:textId="270B4EBD" w:rsidR="00D30B85" w:rsidRDefault="00D30B85" w:rsidP="00F509F0">
      <w:pPr>
        <w:pStyle w:val="af3"/>
      </w:pPr>
      <w:r>
        <w:t xml:space="preserve">Если свободных должностей не хватит, то под него создадут должность и будут платить должностной оклад, </w:t>
      </w:r>
      <w:r>
        <w:lastRenderedPageBreak/>
        <w:t>обеспечива</w:t>
      </w:r>
      <w:r>
        <w:t>ю</w:t>
      </w:r>
      <w:r>
        <w:t>щий “элитарный” статус</w:t>
      </w:r>
      <w:r w:rsidRPr="00D30B85">
        <w:rPr>
          <w:vertAlign w:val="superscript"/>
        </w:rPr>
        <w:t>[CLXXXVIII]</w:t>
      </w:r>
      <w:r>
        <w:t>. Пр</w:t>
      </w:r>
      <w:r>
        <w:t>е</w:t>
      </w:r>
      <w:r>
        <w:t>ступление для него может быть и не наказуемым в силу его “элитарного” статуса</w:t>
      </w:r>
      <w:r w:rsidRPr="00D30B85">
        <w:rPr>
          <w:vertAlign w:val="superscript"/>
        </w:rPr>
        <w:t>[CLXXXIX]</w:t>
      </w:r>
      <w:r>
        <w:t xml:space="preserve"> и “</w:t>
      </w:r>
      <w:r w:rsidRPr="008B2BEA">
        <w:rPr>
          <w:i/>
        </w:rPr>
        <w:t>элитарно”-корпоративной солидарности таких же, как и он сам по их нравам преступников — как состоявшихся, так и потенциал</w:t>
      </w:r>
      <w:r w:rsidRPr="008B2BEA">
        <w:rPr>
          <w:i/>
        </w:rPr>
        <w:t>ь</w:t>
      </w:r>
      <w:r w:rsidRPr="008B2BEA">
        <w:rPr>
          <w:i/>
        </w:rPr>
        <w:t>ных</w:t>
      </w:r>
      <w:r>
        <w:t xml:space="preserve">. </w:t>
      </w:r>
    </w:p>
    <w:p w14:paraId="2C89CF59" w14:textId="77777777" w:rsidR="00D30B85" w:rsidRDefault="00D30B85" w:rsidP="00F509F0">
      <w:pPr>
        <w:pStyle w:val="af3"/>
      </w:pPr>
      <w:r>
        <w:t>Каких либо идеалов, не относящихся к теме «хапнуть», п</w:t>
      </w:r>
      <w:r>
        <w:t>о</w:t>
      </w:r>
      <w:r>
        <w:t xml:space="preserve">казать свою «крутизну», закрепить свой статус и передать его своим детям, </w:t>
      </w:r>
      <w:r w:rsidRPr="00223AAE">
        <w:t>—</w:t>
      </w:r>
      <w:r>
        <w:t xml:space="preserve"> у них нет, да и этот идеал они не всегда осо</w:t>
      </w:r>
      <w:r>
        <w:t>з</w:t>
      </w:r>
      <w:r>
        <w:t>нают, поскольку их психология не многим сложнее, чем у к</w:t>
      </w:r>
      <w:r>
        <w:t>и</w:t>
      </w:r>
      <w:r>
        <w:t>шечнопол</w:t>
      </w:r>
      <w:r>
        <w:t>о</w:t>
      </w:r>
      <w:r>
        <w:t>стных.</w:t>
      </w:r>
    </w:p>
    <w:p w14:paraId="3DE45037" w14:textId="77777777" w:rsidR="00D30B85" w:rsidRDefault="00D30B85" w:rsidP="00F509F0">
      <w:pPr>
        <w:pStyle w:val="af3"/>
      </w:pPr>
      <w:r>
        <w:t xml:space="preserve">Поскольку описанное </w:t>
      </w:r>
      <w:r w:rsidRPr="00223AAE">
        <w:t>—</w:t>
      </w:r>
      <w:r>
        <w:t xml:space="preserve"> системообразующий фактор в н</w:t>
      </w:r>
      <w:r>
        <w:t>а</w:t>
      </w:r>
      <w:r>
        <w:t>шем отечестве, то такое поведение “элитариев” приводит к т</w:t>
      </w:r>
      <w:r>
        <w:t>о</w:t>
      </w:r>
      <w:r>
        <w:t>му, что они сами же и обрушивают систему, которая обеспеч</w:t>
      </w:r>
      <w:r>
        <w:t>и</w:t>
      </w:r>
      <w:r>
        <w:t xml:space="preserve">вала им всё. Обрушение системы ими происходит неизбежно и может протекать в виде либо социальной катастрофы </w:t>
      </w:r>
      <w:r w:rsidRPr="007C4597">
        <w:rPr>
          <w:i/>
        </w:rPr>
        <w:t>(револ</w:t>
      </w:r>
      <w:r w:rsidRPr="007C4597">
        <w:rPr>
          <w:i/>
        </w:rPr>
        <w:t>ю</w:t>
      </w:r>
      <w:r w:rsidRPr="007C4597">
        <w:rPr>
          <w:i/>
        </w:rPr>
        <w:t xml:space="preserve">ции начала ХХ века, смутное время рубежа </w:t>
      </w:r>
      <w:r w:rsidRPr="007C4597">
        <w:rPr>
          <w:i/>
          <w:lang w:val="en-US"/>
        </w:rPr>
        <w:t>XVI</w:t>
      </w:r>
      <w:r w:rsidRPr="008368A6">
        <w:rPr>
          <w:i/>
        </w:rPr>
        <w:t xml:space="preserve"> — </w:t>
      </w:r>
      <w:r w:rsidRPr="007C4597">
        <w:rPr>
          <w:i/>
          <w:lang w:val="en-US"/>
        </w:rPr>
        <w:t>XVII</w:t>
      </w:r>
      <w:r w:rsidRPr="007C4597">
        <w:rPr>
          <w:i/>
        </w:rPr>
        <w:t> в</w:t>
      </w:r>
      <w:r>
        <w:rPr>
          <w:i/>
        </w:rPr>
        <w:t>еков</w:t>
      </w:r>
      <w:r w:rsidRPr="007C4597">
        <w:rPr>
          <w:i/>
        </w:rPr>
        <w:t xml:space="preserve">, нашествие Батыя и установление ига в </w:t>
      </w:r>
      <w:r w:rsidRPr="007C4597">
        <w:rPr>
          <w:i/>
          <w:lang w:val="en-US"/>
        </w:rPr>
        <w:t>XIII</w:t>
      </w:r>
      <w:r w:rsidRPr="007C4597">
        <w:rPr>
          <w:i/>
        </w:rPr>
        <w:t> в.)</w:t>
      </w:r>
      <w:r>
        <w:t xml:space="preserve"> либо в форме преобразований, проводимых “тираном” и сопровождающихся зачисткой прежней “элиты” </w:t>
      </w:r>
      <w:r w:rsidRPr="007C4597">
        <w:rPr>
          <w:i/>
        </w:rPr>
        <w:t>(опричнина Ивана Грозного, м</w:t>
      </w:r>
      <w:r w:rsidRPr="007C4597">
        <w:rPr>
          <w:i/>
        </w:rPr>
        <w:t>о</w:t>
      </w:r>
      <w:r w:rsidRPr="007C4597">
        <w:rPr>
          <w:i/>
        </w:rPr>
        <w:t>дернизация страны Петра Великого, уничтожение «ленинской гвардии»).</w:t>
      </w:r>
      <w:r>
        <w:t xml:space="preserve"> В любом из вариантов “элита” обновляется по пе</w:t>
      </w:r>
      <w:r>
        <w:t>р</w:t>
      </w:r>
      <w:r>
        <w:t>сональному составу наследстве</w:t>
      </w:r>
      <w:r>
        <w:t>н</w:t>
      </w:r>
      <w:r>
        <w:t>но-“элитарных” кланов, после чего процесс “элитаризации” престижных областей деятельн</w:t>
      </w:r>
      <w:r>
        <w:t>о</w:t>
      </w:r>
      <w:r>
        <w:t>сти и деградации “элиты” повторяется в новых исторических декорациях, а прежняя история переписывается по политич</w:t>
      </w:r>
      <w:r>
        <w:t>е</w:t>
      </w:r>
      <w:r>
        <w:t>скому заказу новой “элиты”.</w:t>
      </w:r>
    </w:p>
    <w:p w14:paraId="7AE6215F" w14:textId="77777777" w:rsidR="00D30B85" w:rsidRDefault="00D30B85" w:rsidP="00873ABF">
      <w:pPr>
        <w:pStyle w:val="PlainText"/>
      </w:pPr>
      <w:r>
        <w:t xml:space="preserve">Ещё одно принципиальное отличие в том, что: </w:t>
      </w:r>
    </w:p>
    <w:p w14:paraId="699B4015" w14:textId="748AC0D2" w:rsidR="00D30B85" w:rsidRDefault="00D30B85" w:rsidP="00F509F0">
      <w:pPr>
        <w:pStyle w:val="a3"/>
        <w:numPr>
          <w:ilvl w:val="0"/>
          <w:numId w:val="20"/>
        </w:numPr>
        <w:ind w:left="397" w:hanging="227"/>
      </w:pPr>
      <w:r>
        <w:t>Доступ представителям простонародья в высшую публичную “элиту” США в принципе открыт для всех, кто способен о</w:t>
      </w:r>
      <w:r>
        <w:t>б</w:t>
      </w:r>
      <w:r>
        <w:t>рести и действительно обретает необходимый профессион</w:t>
      </w:r>
      <w:r>
        <w:t>а</w:t>
      </w:r>
      <w:r>
        <w:t>лизм, хотя и с огово</w:t>
      </w:r>
      <w:r>
        <w:t>р</w:t>
      </w:r>
      <w:r>
        <w:t>кой на специфику системы образования, дебилизирующей изрядную долю населения, и уклада общ</w:t>
      </w:r>
      <w:r>
        <w:t>е</w:t>
      </w:r>
      <w:r>
        <w:t>ственной жизни, господствующего в ту или иную эпоху: ин</w:t>
      </w:r>
      <w:r>
        <w:t>а</w:t>
      </w:r>
      <w:r>
        <w:t>че бы девочка-негри</w:t>
      </w:r>
      <w:r>
        <w:softHyphen/>
        <w:t xml:space="preserve">тянка не смогла бы стать всем известной Кондолизой Райс, а мальчик-негр не смог бы стать Колином Пауэллом, таким, каким мы его знаем, </w:t>
      </w:r>
      <w:r w:rsidRPr="00223AAE">
        <w:t>—</w:t>
      </w:r>
      <w:r>
        <w:t xml:space="preserve"> оба выходцы из д</w:t>
      </w:r>
      <w:r>
        <w:t>а</w:t>
      </w:r>
      <w:r>
        <w:t xml:space="preserve">леко не “элитарных” семей. Но и в прошлом, когда такая карьера для «афроамериканца» была невозможной, выходцы из других социальных групп </w:t>
      </w:r>
      <w:r>
        <w:lastRenderedPageBreak/>
        <w:t>простонародья поднимались в публичной иерархии США на высокие уровни, и их успех был реальным жизненным примером для других и работал на воспроизводство в преемственности поколений и развитие социальной системы под концептуальной властью либерал</w:t>
      </w:r>
      <w:r>
        <w:t>ь</w:t>
      </w:r>
      <w:r>
        <w:t>но-буржу</w:t>
      </w:r>
      <w:r>
        <w:softHyphen/>
        <w:t>аз</w:t>
      </w:r>
      <w:r>
        <w:softHyphen/>
        <w:t xml:space="preserve">ной версии библейского проекта, подтверждая её культовый миф о том, что в их обществе </w:t>
      </w:r>
      <w:r w:rsidRPr="00223AAE">
        <w:t>—</w:t>
      </w:r>
      <w:r>
        <w:t xml:space="preserve"> свобода, благод</w:t>
      </w:r>
      <w:r>
        <w:t>а</w:t>
      </w:r>
      <w:r>
        <w:t>ря которой человек может сделать себя сам, если будет цел</w:t>
      </w:r>
      <w:r>
        <w:t>е</w:t>
      </w:r>
      <w:r>
        <w:t>направленно к этому стремиться и работать на это</w:t>
      </w:r>
      <w:r w:rsidRPr="00D30B85">
        <w:rPr>
          <w:vertAlign w:val="superscript"/>
        </w:rPr>
        <w:t>[CXC]</w:t>
      </w:r>
      <w:r>
        <w:t>, а не бе</w:t>
      </w:r>
      <w:r>
        <w:t>з</w:t>
      </w:r>
      <w:r>
        <w:t>дельничать, деградировать в пороках и требовать соцобесп</w:t>
      </w:r>
      <w:r>
        <w:t>е</w:t>
      </w:r>
      <w:r>
        <w:t>чения по высшим потребительским ста</w:t>
      </w:r>
      <w:r>
        <w:t>н</w:t>
      </w:r>
      <w:r>
        <w:t xml:space="preserve">дартам. </w:t>
      </w:r>
    </w:p>
    <w:p w14:paraId="03F6482A" w14:textId="77777777" w:rsidR="00D30B85" w:rsidRDefault="00D30B85" w:rsidP="00F509F0">
      <w:pPr>
        <w:pStyle w:val="af3"/>
      </w:pPr>
      <w:r>
        <w:t>При этом надо отметить, что в «наиболее пр</w:t>
      </w:r>
      <w:r>
        <w:t>е</w:t>
      </w:r>
      <w:r>
        <w:t>стижные» вузы США может поступить и простолюдин, а не только представ</w:t>
      </w:r>
      <w:r>
        <w:t>и</w:t>
      </w:r>
      <w:r>
        <w:t>тель наследственной “элиты” или среднего класса. А по пост</w:t>
      </w:r>
      <w:r>
        <w:t>у</w:t>
      </w:r>
      <w:r>
        <w:t>плении в один из таких вузов, если его нравственно-психический тип, круг интересов и интеллект отвечают потре</w:t>
      </w:r>
      <w:r>
        <w:t>б</w:t>
      </w:r>
      <w:r>
        <w:t>ностям заправил либерально-буржуазной версии библейского проекта, реализу</w:t>
      </w:r>
      <w:r>
        <w:t>е</w:t>
      </w:r>
      <w:r>
        <w:t xml:space="preserve">мой на основе США, </w:t>
      </w:r>
      <w:r w:rsidRPr="00223AAE">
        <w:t>—</w:t>
      </w:r>
      <w:r>
        <w:t xml:space="preserve"> он будет приглашён и в соответствующий закрытый «клуб по интересам», что откроет перед ним возможности делания карьеры как публичной, так и не публичной, и естественно </w:t>
      </w:r>
      <w:r w:rsidRPr="00223AAE">
        <w:t>—</w:t>
      </w:r>
      <w:r>
        <w:t xml:space="preserve"> даст возможность расплатиться по кредитам, если он их брал для обеспечения учёбы. Т.е. он действительно «сделает себя сам», но…</w:t>
      </w:r>
      <w:r w:rsidRPr="00F2588F">
        <w:rPr>
          <w:b/>
        </w:rPr>
        <w:t xml:space="preserve"> при поддержке н</w:t>
      </w:r>
      <w:r w:rsidRPr="00F2588F">
        <w:rPr>
          <w:b/>
        </w:rPr>
        <w:t>е</w:t>
      </w:r>
      <w:r w:rsidRPr="00F2588F">
        <w:rPr>
          <w:b/>
        </w:rPr>
        <w:t>публичной ко</w:t>
      </w:r>
      <w:r w:rsidRPr="00F2588F">
        <w:rPr>
          <w:b/>
        </w:rPr>
        <w:t>р</w:t>
      </w:r>
      <w:r w:rsidRPr="00F2588F">
        <w:rPr>
          <w:b/>
        </w:rPr>
        <w:t>порации</w:t>
      </w:r>
      <w:r>
        <w:t>.</w:t>
      </w:r>
    </w:p>
    <w:p w14:paraId="1A3B2144" w14:textId="77777777" w:rsidR="00D30B85" w:rsidRDefault="00D30B85" w:rsidP="00F509F0">
      <w:pPr>
        <w:pStyle w:val="af3"/>
      </w:pPr>
      <w:r>
        <w:t>Поскольку высокому публичному статусу в большинстве случаев сопутствует и некий непубличный достаточно высокий статус в иерархии масонства, то потомки публичных “элитар</w:t>
      </w:r>
      <w:r>
        <w:t>и</w:t>
      </w:r>
      <w:r>
        <w:t>ев” первого поколения имеют реальные шансы приобщиться и к наследственной непубличной “элите” США, конечно с ог</w:t>
      </w:r>
      <w:r>
        <w:t>о</w:t>
      </w:r>
      <w:r>
        <w:t xml:space="preserve">ворками на действие </w:t>
      </w:r>
      <w:r w:rsidRPr="00986747">
        <w:rPr>
          <w:i/>
        </w:rPr>
        <w:t>фильтра (по 33 ступень — все, по 67 — только евреи, по 99 — только раввины, и высшие степени в каждом разряде только при соучастии в делах системы на протяж</w:t>
      </w:r>
      <w:r w:rsidRPr="00986747">
        <w:rPr>
          <w:i/>
        </w:rPr>
        <w:t>е</w:t>
      </w:r>
      <w:r w:rsidRPr="00986747">
        <w:rPr>
          <w:i/>
        </w:rPr>
        <w:t>нии нескольких поколений)</w:t>
      </w:r>
      <w:r>
        <w:t>.</w:t>
      </w:r>
    </w:p>
    <w:p w14:paraId="6977F568" w14:textId="77777777" w:rsidR="00D30B85" w:rsidRDefault="00D30B85" w:rsidP="00F509F0">
      <w:pPr>
        <w:pStyle w:val="a3"/>
        <w:numPr>
          <w:ilvl w:val="0"/>
          <w:numId w:val="20"/>
        </w:numPr>
        <w:ind w:left="397" w:hanging="227"/>
      </w:pPr>
      <w:r>
        <w:t>В России-СССР-Россионии всё гораздо менее цив</w:t>
      </w:r>
      <w:r>
        <w:t>и</w:t>
      </w:r>
      <w:r>
        <w:t>лизованно: “элитарии” непрестанно публично воспроизводят родопл</w:t>
      </w:r>
      <w:r>
        <w:t>е</w:t>
      </w:r>
      <w:r>
        <w:t>менной строй, в котором продвижение в высшую публичную “элиту” выходцев из простонародья становится всё более з</w:t>
      </w:r>
      <w:r>
        <w:t>а</w:t>
      </w:r>
      <w:r>
        <w:t>труднительным по мере “элитаризации” престижных сфер деятельности и сферы власти, прежде всего, вплоть до пра</w:t>
      </w:r>
      <w:r>
        <w:t>к</w:t>
      </w:r>
      <w:r>
        <w:t xml:space="preserve">тически полной невозможности приобщиться к </w:t>
      </w:r>
      <w:r>
        <w:lastRenderedPageBreak/>
        <w:t>“элите” иначе, как через неравный брак простолюдина с “элитарием” (пр</w:t>
      </w:r>
      <w:r>
        <w:t>и</w:t>
      </w:r>
      <w:r>
        <w:t xml:space="preserve">мером чему </w:t>
      </w:r>
      <w:r w:rsidRPr="00392449">
        <w:rPr>
          <w:i/>
        </w:rPr>
        <w:t>време</w:t>
      </w:r>
      <w:r w:rsidRPr="00392449">
        <w:rPr>
          <w:i/>
        </w:rPr>
        <w:t>н</w:t>
      </w:r>
      <w:r w:rsidRPr="00392449">
        <w:rPr>
          <w:i/>
        </w:rPr>
        <w:t>ный</w:t>
      </w:r>
      <w:r>
        <w:t xml:space="preserve"> зять Н.С.Хрущёва </w:t>
      </w:r>
      <w:r w:rsidRPr="00223AAE">
        <w:t>—</w:t>
      </w:r>
      <w:r>
        <w:t xml:space="preserve"> А.И.Аджубей). </w:t>
      </w:r>
    </w:p>
    <w:p w14:paraId="3A0E9077" w14:textId="77777777" w:rsidR="00D30B85" w:rsidRDefault="00D30B85" w:rsidP="00F509F0">
      <w:pPr>
        <w:pStyle w:val="af3"/>
      </w:pPr>
      <w:r>
        <w:t>Это прямая противоположность тому, что имеет место в США. Следствия этого в Ро</w:t>
      </w:r>
      <w:r>
        <w:t>с</w:t>
      </w:r>
      <w:r>
        <w:t>сионии:</w:t>
      </w:r>
    </w:p>
    <w:p w14:paraId="5BC8FE78" w14:textId="77777777" w:rsidR="00D30B85" w:rsidRDefault="00D30B85" w:rsidP="00F509F0">
      <w:pPr>
        <w:pStyle w:val="2"/>
        <w:numPr>
          <w:ilvl w:val="0"/>
          <w:numId w:val="25"/>
        </w:numPr>
        <w:ind w:left="624" w:hanging="227"/>
      </w:pPr>
      <w:r>
        <w:t>1) нарастание непрофессионализма и управленческой н</w:t>
      </w:r>
      <w:r>
        <w:t>е</w:t>
      </w:r>
      <w:r>
        <w:t>адекватности правящей “элиты”, падение качества упра</w:t>
      </w:r>
      <w:r>
        <w:t>в</w:t>
      </w:r>
      <w:r>
        <w:t>ления;</w:t>
      </w:r>
    </w:p>
    <w:p w14:paraId="48D7283F" w14:textId="77777777" w:rsidR="00D30B85" w:rsidRDefault="00D30B85" w:rsidP="00F509F0">
      <w:pPr>
        <w:pStyle w:val="2"/>
        <w:numPr>
          <w:ilvl w:val="0"/>
          <w:numId w:val="25"/>
        </w:numPr>
        <w:ind w:left="624" w:hanging="227"/>
      </w:pPr>
      <w:r>
        <w:t>2) социально стихийный характер борьбы за власть и обр</w:t>
      </w:r>
      <w:r>
        <w:t>е</w:t>
      </w:r>
      <w:r>
        <w:t>тение “элитарного” статуса со стороны разного рода опп</w:t>
      </w:r>
      <w:r>
        <w:t>о</w:t>
      </w:r>
      <w:r>
        <w:t>зиций правящей “элите”.</w:t>
      </w:r>
    </w:p>
    <w:p w14:paraId="012FCCE3" w14:textId="77777777" w:rsidR="00D30B85" w:rsidRDefault="00D30B85" w:rsidP="00F509F0">
      <w:pPr>
        <w:pStyle w:val="af3"/>
      </w:pPr>
      <w:r>
        <w:t>И сочетание первого и второго в жизни можно охарактер</w:t>
      </w:r>
      <w:r>
        <w:t>и</w:t>
      </w:r>
      <w:r>
        <w:t>зовать словами уже упоминавшегося Питирима Сорокина:</w:t>
      </w:r>
    </w:p>
    <w:p w14:paraId="21D3C555" w14:textId="59A1E7AC" w:rsidR="00D30B85" w:rsidRPr="00B634A3" w:rsidRDefault="00D30B85" w:rsidP="00F509F0">
      <w:pPr>
        <w:pStyle w:val="a5"/>
        <w:ind w:left="397"/>
        <w:rPr>
          <w:rStyle w:val="10"/>
        </w:rPr>
      </w:pPr>
      <w:r>
        <w:t>«Когда политический режим начинает рассыпаться, “в</w:t>
      </w:r>
      <w:r>
        <w:t>и</w:t>
      </w:r>
      <w:r>
        <w:t>рус дезинтеграции” быстро распространяется всюду, заражая все институты власти, проникая во все щели.</w:t>
      </w:r>
      <w:r w:rsidRPr="00D30B85">
        <w:rPr>
          <w:vertAlign w:val="superscript"/>
        </w:rPr>
        <w:t>[CXCI]</w:t>
      </w:r>
      <w:r>
        <w:t xml:space="preserve"> Падение р</w:t>
      </w:r>
      <w:r>
        <w:t>е</w:t>
      </w:r>
      <w:r>
        <w:t xml:space="preserve">жима </w:t>
      </w:r>
      <w:r w:rsidRPr="00223AAE">
        <w:t>—</w:t>
      </w:r>
      <w:r>
        <w:t xml:space="preserve"> обычно это результат не столько усилий револ</w:t>
      </w:r>
      <w:r>
        <w:t>ю</w:t>
      </w:r>
      <w:r>
        <w:t>ционеров, сколько одряхления, бессилия и неспособности к созидательной работе самого режима... Если революцию нельзя искусственно начать и экспортировать, ещё менее возможно её искусственно ост</w:t>
      </w:r>
      <w:r>
        <w:t>а</w:t>
      </w:r>
      <w:r>
        <w:t>новить. Революции для своего полного осуществления на самом-то деле вовсе не нужны к</w:t>
      </w:r>
      <w:r>
        <w:t>а</w:t>
      </w:r>
      <w:r>
        <w:t>кие-то великие люди. В своём естественном развитии рев</w:t>
      </w:r>
      <w:r>
        <w:t>о</w:t>
      </w:r>
      <w:r>
        <w:t>люция просто создаёт таких лидеров из самых обычных л</w:t>
      </w:r>
      <w:r>
        <w:t>ю</w:t>
      </w:r>
      <w:r>
        <w:t>дей. Хорошо бы это знали все политики и особенно защи</w:t>
      </w:r>
      <w:r>
        <w:t>т</w:t>
      </w:r>
      <w:r>
        <w:t>ники устаревших режимов. Они не могут оживить такой о</w:t>
      </w:r>
      <w:r>
        <w:t>т</w:t>
      </w:r>
      <w:r>
        <w:t>мирающий режим, как, впрочем, и другие не могут начать революцию без достаточного количества взрывчатого мат</w:t>
      </w:r>
      <w:r>
        <w:t>е</w:t>
      </w:r>
      <w:r>
        <w:t>риала в обществе» (Сорокин П.А., “Дальняя дорога. Авт</w:t>
      </w:r>
      <w:r>
        <w:t>о</w:t>
      </w:r>
      <w:r>
        <w:t xml:space="preserve">биография”, М. 1992, стр. 37 </w:t>
      </w:r>
      <w:r w:rsidRPr="00223AAE">
        <w:t>—</w:t>
      </w:r>
      <w:r>
        <w:t xml:space="preserve"> 38: </w:t>
      </w:r>
      <w:hyperlink r:id="rId158" w:history="1">
        <w:r w:rsidRPr="007A5ED5">
          <w:rPr>
            <w:rStyle w:val="Hyperlink"/>
          </w:rPr>
          <w:t>http://hronos.km.ru/biograf/sorokin.html</w:t>
        </w:r>
      </w:hyperlink>
      <w:r>
        <w:t>).</w:t>
      </w:r>
    </w:p>
    <w:p w14:paraId="54460F71" w14:textId="77777777" w:rsidR="00D30B85" w:rsidRDefault="00D30B85" w:rsidP="00C50FE4">
      <w:pPr>
        <w:pStyle w:val="a7"/>
      </w:pPr>
      <w:r>
        <w:t xml:space="preserve">Поэтому с точки зрения представителей высшей “элиты” США: </w:t>
      </w:r>
      <w:r w:rsidRPr="00422CB2">
        <w:rPr>
          <w:b/>
        </w:rPr>
        <w:t>Россия — страна дикарей, не поддающихся проце</w:t>
      </w:r>
      <w:r w:rsidRPr="00422CB2">
        <w:rPr>
          <w:b/>
        </w:rPr>
        <w:t>с</w:t>
      </w:r>
      <w:r w:rsidRPr="00422CB2">
        <w:rPr>
          <w:b/>
        </w:rPr>
        <w:t xml:space="preserve">су «оцивилизовывания», и потому «эти дикари» ещё хуже и безперспективнее, нежели коренное население самих США. </w:t>
      </w:r>
    </w:p>
    <w:p w14:paraId="1ECB44EC" w14:textId="77777777" w:rsidR="00D30B85" w:rsidRDefault="00D30B85" w:rsidP="00C50FE4">
      <w:pPr>
        <w:pStyle w:val="a7"/>
      </w:pPr>
      <w:r>
        <w:lastRenderedPageBreak/>
        <w:t>Хотя у некоторых представителей “элиты” США есть мн</w:t>
      </w:r>
      <w:r>
        <w:t>е</w:t>
      </w:r>
      <w:r>
        <w:t xml:space="preserve">ние, что это (если вспомнить Вини Пуха в эпизоде с пчёлами) </w:t>
      </w:r>
      <w:r w:rsidRPr="00223AAE">
        <w:t>—</w:t>
      </w:r>
      <w:r>
        <w:t xml:space="preserve"> какие-то «неправильные дикари»: «начистили» пусть и </w:t>
      </w:r>
      <w:r w:rsidRPr="00B553A0">
        <w:rPr>
          <w:i/>
        </w:rPr>
        <w:t>неправильно, но всё же высокоцивилизованной</w:t>
      </w:r>
      <w:r>
        <w:t xml:space="preserve"> Германии; в космос вышли раньше, чем цивилизованные США, и вообще у них много странностей и непонятного… так что не надо делать резких движений, во всяком случае, «пока», а надо подавать им себя не как грозовую «тучку», а как ласковое «солнышко», чтобы не повторить ошибку Вини Пуха.</w:t>
      </w:r>
    </w:p>
    <w:p w14:paraId="771FCBE0" w14:textId="77777777" w:rsidR="00D30B85" w:rsidRDefault="00D30B85" w:rsidP="00873ABF">
      <w:pPr>
        <w:pStyle w:val="PlainText"/>
      </w:pPr>
      <w:r>
        <w:t xml:space="preserve">Конечно есть умники, которые знают, что </w:t>
      </w:r>
      <w:r w:rsidRPr="009269F3">
        <w:t>«ссылки на де</w:t>
      </w:r>
      <w:r w:rsidRPr="009269F3">
        <w:t>я</w:t>
      </w:r>
      <w:r w:rsidRPr="009269F3">
        <w:t xml:space="preserve">тельность масонства, способны объяснить всё в истории, но мы-то знаем что масонство не существует, а если </w:t>
      </w:r>
      <w:r>
        <w:t xml:space="preserve">и </w:t>
      </w:r>
      <w:r w:rsidRPr="009269F3">
        <w:t>существ</w:t>
      </w:r>
      <w:r w:rsidRPr="009269F3">
        <w:t>у</w:t>
      </w:r>
      <w:r w:rsidRPr="009269F3">
        <w:t xml:space="preserve">ет, </w:t>
      </w:r>
      <w:r w:rsidRPr="006A7667">
        <w:t>—</w:t>
      </w:r>
      <w:r>
        <w:t xml:space="preserve"> </w:t>
      </w:r>
      <w:r w:rsidRPr="009269F3">
        <w:t>то коллекционирует марки и бабочек»</w:t>
      </w:r>
      <w:r>
        <w:t>. Они действительно способны об</w:t>
      </w:r>
      <w:r>
        <w:t>ъ</w:t>
      </w:r>
      <w:r>
        <w:t xml:space="preserve">яснить многое, если: </w:t>
      </w:r>
    </w:p>
    <w:p w14:paraId="19DD4EC8" w14:textId="77777777" w:rsidR="00D30B85" w:rsidRDefault="00D30B85" w:rsidP="00F509F0">
      <w:pPr>
        <w:pStyle w:val="a3"/>
        <w:numPr>
          <w:ilvl w:val="0"/>
          <w:numId w:val="20"/>
        </w:numPr>
        <w:ind w:left="397" w:hanging="227"/>
      </w:pPr>
      <w:r>
        <w:t xml:space="preserve">иметь адекватные представления о том, что такое процесс управления вообще, </w:t>
      </w:r>
    </w:p>
    <w:p w14:paraId="5A24129D" w14:textId="77777777" w:rsidR="00D30B85" w:rsidRDefault="00D30B85" w:rsidP="00F509F0">
      <w:pPr>
        <w:pStyle w:val="a3"/>
        <w:numPr>
          <w:ilvl w:val="0"/>
          <w:numId w:val="20"/>
        </w:numPr>
        <w:ind w:left="397" w:hanging="227"/>
      </w:pPr>
      <w:r>
        <w:t>как управление может быть организовано в общес</w:t>
      </w:r>
      <w:r>
        <w:t>т</w:t>
      </w:r>
      <w:r>
        <w:t xml:space="preserve">ве </w:t>
      </w:r>
    </w:p>
    <w:p w14:paraId="34EB0793" w14:textId="77777777" w:rsidR="00D30B85" w:rsidRDefault="00D30B85" w:rsidP="00F509F0">
      <w:pPr>
        <w:pStyle w:val="a3"/>
        <w:numPr>
          <w:ilvl w:val="0"/>
          <w:numId w:val="20"/>
        </w:numPr>
        <w:ind w:left="397" w:hanging="227"/>
      </w:pPr>
      <w:r>
        <w:t>и соотносить с этими знаниями большей частью общеизвес</w:t>
      </w:r>
      <w:r>
        <w:t>т</w:t>
      </w:r>
      <w:r>
        <w:t xml:space="preserve">ную фактологию. </w:t>
      </w:r>
    </w:p>
    <w:p w14:paraId="378E5384" w14:textId="77777777" w:rsidR="00D30B85" w:rsidRDefault="00D30B85" w:rsidP="00873ABF">
      <w:pPr>
        <w:pStyle w:val="PlainText"/>
      </w:pPr>
      <w:r>
        <w:t>Но повторим ещё раз: марки, бабочек, спичечные этикетки, пивные бутылки и крышки от них колле</w:t>
      </w:r>
      <w:r>
        <w:t>к</w:t>
      </w:r>
      <w:r>
        <w:t xml:space="preserve">ционируют другие </w:t>
      </w:r>
      <w:r w:rsidRPr="00223AAE">
        <w:t>—</w:t>
      </w:r>
      <w:r>
        <w:t xml:space="preserve"> «братаны» изначально приставлены к деланию политики (вну</w:t>
      </w:r>
      <w:r>
        <w:t>т</w:t>
      </w:r>
      <w:r>
        <w:t xml:space="preserve">ренней и внешней политики каждого </w:t>
      </w:r>
      <w:r w:rsidRPr="00BB0903">
        <w:rPr>
          <w:i/>
        </w:rPr>
        <w:t>государства, где они зав</w:t>
      </w:r>
      <w:r w:rsidRPr="00BB0903">
        <w:rPr>
          <w:i/>
        </w:rPr>
        <w:t>о</w:t>
      </w:r>
      <w:r w:rsidRPr="00BB0903">
        <w:rPr>
          <w:i/>
        </w:rPr>
        <w:t>дятся,</w:t>
      </w:r>
      <w:r>
        <w:t xml:space="preserve"> в русле глобальной политики, о которой сами «братаны» знают каждый только соответственно своей степени посвящения), и если кто-то из них действительно преуспел в коллекциониров</w:t>
      </w:r>
      <w:r>
        <w:t>а</w:t>
      </w:r>
      <w:r>
        <w:t xml:space="preserve">нии марок или бабочек, то это </w:t>
      </w:r>
      <w:r w:rsidRPr="00223AAE">
        <w:t>—</w:t>
      </w:r>
      <w:r>
        <w:t xml:space="preserve"> его хобби, а не дело, ради кот</w:t>
      </w:r>
      <w:r>
        <w:t>о</w:t>
      </w:r>
      <w:r>
        <w:t>рого было создано масо</w:t>
      </w:r>
      <w:r>
        <w:t>н</w:t>
      </w:r>
      <w:r>
        <w:t>ство.</w:t>
      </w:r>
    </w:p>
    <w:p w14:paraId="6A26C2DF" w14:textId="2CC2A103" w:rsidR="00D30B85" w:rsidRDefault="00D30B85" w:rsidP="00873ABF">
      <w:pPr>
        <w:pStyle w:val="PlainText"/>
      </w:pPr>
      <w:r>
        <w:t>Однако было бы неправильно думать, что масонство в США некая подпольная организация, каким оно б</w:t>
      </w:r>
      <w:r>
        <w:t>ы</w:t>
      </w:r>
      <w:r>
        <w:t>ло бóльшую часть времени своей деятельности на те</w:t>
      </w:r>
      <w:r>
        <w:t>р</w:t>
      </w:r>
      <w:r>
        <w:t>ритории Руси</w:t>
      </w:r>
      <w:r w:rsidRPr="00D30B85">
        <w:rPr>
          <w:vertAlign w:val="superscript"/>
        </w:rPr>
        <w:t>[CXCII]</w:t>
      </w:r>
      <w:r>
        <w:t xml:space="preserve">. </w:t>
      </w:r>
    </w:p>
    <w:p w14:paraId="6C0ECFA2" w14:textId="77777777" w:rsidR="00D30B85" w:rsidRDefault="00D30B85" w:rsidP="00873ABF">
      <w:pPr>
        <w:pStyle w:val="PlainText"/>
      </w:pPr>
      <w:r>
        <w:t xml:space="preserve">В США же изначально масонство </w:t>
      </w:r>
      <w:r w:rsidRPr="00223AAE">
        <w:t>—</w:t>
      </w:r>
      <w:r>
        <w:t xml:space="preserve"> легальная о</w:t>
      </w:r>
      <w:r>
        <w:t>р</w:t>
      </w:r>
      <w:r>
        <w:t>ганизация, и отношение к ней и к её членам у обывателей США примерно т</w:t>
      </w:r>
      <w:r>
        <w:t>а</w:t>
      </w:r>
      <w:r>
        <w:t>кое же, каким было в СССР отношение к КПСС и её членам в г</w:t>
      </w:r>
      <w:r>
        <w:t>о</w:t>
      </w:r>
      <w:r>
        <w:t xml:space="preserve">ды брежневского застоя или ныне </w:t>
      </w:r>
      <w:r w:rsidRPr="00223AAE">
        <w:t>—</w:t>
      </w:r>
      <w:r>
        <w:t xml:space="preserve"> к “Единой России” и её чл</w:t>
      </w:r>
      <w:r>
        <w:t>е</w:t>
      </w:r>
      <w:r>
        <w:t xml:space="preserve">нам: </w:t>
      </w:r>
    </w:p>
    <w:p w14:paraId="0F4065E7" w14:textId="77777777" w:rsidR="00D30B85" w:rsidRDefault="00D30B85" w:rsidP="00F509F0">
      <w:pPr>
        <w:pStyle w:val="2"/>
        <w:numPr>
          <w:ilvl w:val="0"/>
          <w:numId w:val="25"/>
        </w:numPr>
        <w:ind w:left="624" w:hanging="227"/>
      </w:pPr>
      <w:r w:rsidRPr="00D41A72">
        <w:t xml:space="preserve">все знают, о существовании, </w:t>
      </w:r>
    </w:p>
    <w:p w14:paraId="3491FFB3" w14:textId="77777777" w:rsidR="00D30B85" w:rsidRDefault="00D30B85" w:rsidP="00F509F0">
      <w:pPr>
        <w:pStyle w:val="2"/>
        <w:numPr>
          <w:ilvl w:val="0"/>
          <w:numId w:val="25"/>
        </w:numPr>
        <w:ind w:left="624" w:hanging="227"/>
      </w:pPr>
      <w:r w:rsidRPr="00D41A72">
        <w:lastRenderedPageBreak/>
        <w:t>желающие сделать карьеру стремятся как максимум вст</w:t>
      </w:r>
      <w:r w:rsidRPr="00D41A72">
        <w:t>у</w:t>
      </w:r>
      <w:r w:rsidRPr="00D41A72">
        <w:t>пить, а как минимум сотрудн</w:t>
      </w:r>
      <w:r w:rsidRPr="00D41A72">
        <w:t>и</w:t>
      </w:r>
      <w:r w:rsidRPr="00D41A72">
        <w:t xml:space="preserve">чать, </w:t>
      </w:r>
    </w:p>
    <w:p w14:paraId="600B3304" w14:textId="77777777" w:rsidR="00D30B85" w:rsidRDefault="00D30B85" w:rsidP="00F509F0">
      <w:pPr>
        <w:pStyle w:val="2"/>
        <w:numPr>
          <w:ilvl w:val="0"/>
          <w:numId w:val="25"/>
        </w:numPr>
        <w:ind w:left="624" w:hanging="227"/>
      </w:pPr>
      <w:r w:rsidRPr="00D41A72">
        <w:t xml:space="preserve">не всех желающих принимают в свои ряды, но многих и принимают, </w:t>
      </w:r>
    </w:p>
    <w:p w14:paraId="28B11B1D" w14:textId="77777777" w:rsidR="00D30B85" w:rsidRDefault="00D30B85" w:rsidP="00F509F0">
      <w:pPr>
        <w:pStyle w:val="2"/>
        <w:numPr>
          <w:ilvl w:val="0"/>
          <w:numId w:val="25"/>
        </w:numPr>
        <w:ind w:left="624" w:hanging="227"/>
      </w:pPr>
      <w:r>
        <w:t xml:space="preserve">однако </w:t>
      </w:r>
      <w:r w:rsidRPr="00D41A72">
        <w:t>подавляющему большинству нет дела до внутр</w:t>
      </w:r>
      <w:r w:rsidRPr="00D41A72">
        <w:t>и</w:t>
      </w:r>
      <w:r w:rsidRPr="00D41A72">
        <w:t xml:space="preserve">партийной жизни и партийных </w:t>
      </w:r>
      <w:r>
        <w:t xml:space="preserve">реальных и мнимых </w:t>
      </w:r>
      <w:r w:rsidRPr="00D41A72">
        <w:t>тайн</w:t>
      </w:r>
      <w:r>
        <w:t xml:space="preserve"> и се</w:t>
      </w:r>
      <w:r>
        <w:t>к</w:t>
      </w:r>
      <w:r>
        <w:t xml:space="preserve">ретов. </w:t>
      </w:r>
    </w:p>
    <w:p w14:paraId="2D69E846" w14:textId="3209C37F" w:rsidR="00D30B85" w:rsidRDefault="00D30B85" w:rsidP="00F509F0">
      <w:pPr>
        <w:pStyle w:val="a3"/>
        <w:numPr>
          <w:ilvl w:val="0"/>
          <w:numId w:val="20"/>
        </w:numPr>
        <w:ind w:left="397" w:hanging="227"/>
      </w:pPr>
      <w:r>
        <w:t>Разница только в том, что в КПСС внутренние м</w:t>
      </w:r>
      <w:r>
        <w:t>а</w:t>
      </w:r>
      <w:r>
        <w:t>фии были, в “Единой России” они есть, но эти внутренние мафии в своей основе имели и имеют клановость как средство удовлетвор</w:t>
      </w:r>
      <w:r>
        <w:t>е</w:t>
      </w:r>
      <w:r>
        <w:t>ния своего «потреблятского»</w:t>
      </w:r>
      <w:r w:rsidRPr="00D30B85">
        <w:rPr>
          <w:vertAlign w:val="superscript"/>
        </w:rPr>
        <w:t>[CXCIII]</w:t>
      </w:r>
      <w:r>
        <w:t xml:space="preserve"> эгоизма, </w:t>
      </w:r>
    </w:p>
    <w:p w14:paraId="53009CDF" w14:textId="77777777" w:rsidR="00D30B85" w:rsidRDefault="00D30B85" w:rsidP="00F509F0">
      <w:pPr>
        <w:pStyle w:val="a3"/>
        <w:numPr>
          <w:ilvl w:val="0"/>
          <w:numId w:val="20"/>
        </w:numPr>
        <w:ind w:left="397" w:hanging="227"/>
      </w:pPr>
      <w:r>
        <w:t>а масонство многослойно, и в каждом его слое есть некая идеологическая и мировоззренческая специфика, создающая определённую общность надкл</w:t>
      </w:r>
      <w:r>
        <w:t>а</w:t>
      </w:r>
      <w:r>
        <w:t>нового характера.</w:t>
      </w:r>
    </w:p>
    <w:p w14:paraId="598EEFE0" w14:textId="77777777" w:rsidR="00D30B85" w:rsidRDefault="00D30B85" w:rsidP="00873ABF">
      <w:pPr>
        <w:pStyle w:val="PlainText"/>
        <w:rPr>
          <w:i/>
        </w:rPr>
      </w:pPr>
      <w:r>
        <w:t>Это следствие того, что масонство работает на п</w:t>
      </w:r>
      <w:r>
        <w:t>о</w:t>
      </w:r>
      <w:r>
        <w:t xml:space="preserve">литическую идею более высокого уровня цивилизованности, нежели </w:t>
      </w:r>
      <w:r w:rsidRPr="00313DD0">
        <w:rPr>
          <w:i/>
        </w:rPr>
        <w:t>идея у</w:t>
      </w:r>
      <w:r w:rsidRPr="00313DD0">
        <w:rPr>
          <w:i/>
        </w:rPr>
        <w:t>т</w:t>
      </w:r>
      <w:r w:rsidRPr="00313DD0">
        <w:rPr>
          <w:i/>
        </w:rPr>
        <w:t>верждения и воспроизводс</w:t>
      </w:r>
      <w:r w:rsidRPr="00313DD0">
        <w:rPr>
          <w:i/>
        </w:rPr>
        <w:t>т</w:t>
      </w:r>
      <w:r w:rsidRPr="00313DD0">
        <w:rPr>
          <w:i/>
        </w:rPr>
        <w:t>ва родоплеменного строя</w:t>
      </w:r>
      <w:r>
        <w:rPr>
          <w:i/>
        </w:rPr>
        <w:t>.</w:t>
      </w:r>
      <w:r w:rsidRPr="00313DD0">
        <w:rPr>
          <w:i/>
        </w:rPr>
        <w:t xml:space="preserve"> </w:t>
      </w:r>
    </w:p>
    <w:p w14:paraId="5B954E8C" w14:textId="77777777" w:rsidR="00D30B85" w:rsidRDefault="00D30B85" w:rsidP="00C50FE4">
      <w:pPr>
        <w:pStyle w:val="a7"/>
      </w:pPr>
      <w:r w:rsidRPr="00C9082E">
        <w:t>Идея родоплеменного “элитаризма” объективно несовмест</w:t>
      </w:r>
      <w:r w:rsidRPr="00C9082E">
        <w:t>и</w:t>
      </w:r>
      <w:r w:rsidRPr="00C9082E">
        <w:t>ма с технической цивилизацией, основанной на коллекти</w:t>
      </w:r>
      <w:r w:rsidRPr="00C9082E">
        <w:t>в</w:t>
      </w:r>
      <w:r w:rsidRPr="00C9082E">
        <w:t>ном труде и разнородном профессионализме.</w:t>
      </w:r>
      <w:r>
        <w:t xml:space="preserve"> Но именно на эту объективно не реализуемую идею, сами того не сознавая, работают внутренние мафии в отечественной “элите”.</w:t>
      </w:r>
    </w:p>
    <w:p w14:paraId="09F33977" w14:textId="77777777" w:rsidR="00D30B85" w:rsidRDefault="00D30B85" w:rsidP="00F509F0">
      <w:pPr>
        <w:pStyle w:val="a3"/>
        <w:numPr>
          <w:ilvl w:val="0"/>
          <w:numId w:val="20"/>
        </w:numPr>
        <w:ind w:left="397" w:hanging="227"/>
      </w:pPr>
      <w:r>
        <w:t xml:space="preserve">Также надо понимать, что “элита” США </w:t>
      </w:r>
      <w:r w:rsidRPr="00223AAE">
        <w:t>—</w:t>
      </w:r>
      <w:r>
        <w:t xml:space="preserve"> искусственный продукт, целенаправленно выращенный под либерально-буржуазную версию библейского проекта. Т.е. это </w:t>
      </w:r>
      <w:r w:rsidRPr="00223AAE">
        <w:t>—</w:t>
      </w:r>
      <w:r>
        <w:t xml:space="preserve"> своего рода «культурное раст</w:t>
      </w:r>
      <w:r>
        <w:t>е</w:t>
      </w:r>
      <w:r>
        <w:t xml:space="preserve">ние». </w:t>
      </w:r>
    </w:p>
    <w:p w14:paraId="52F02D39" w14:textId="77777777" w:rsidR="00D30B85" w:rsidRDefault="00D30B85" w:rsidP="00F509F0">
      <w:pPr>
        <w:pStyle w:val="a3"/>
        <w:numPr>
          <w:ilvl w:val="0"/>
          <w:numId w:val="20"/>
        </w:numPr>
        <w:ind w:left="397" w:hanging="227"/>
      </w:pPr>
      <w:r>
        <w:t xml:space="preserve">Отечественная же “элита” </w:t>
      </w:r>
      <w:r w:rsidRPr="00223AAE">
        <w:t>—</w:t>
      </w:r>
      <w:r>
        <w:t xml:space="preserve"> продукт «стихийно-исторического развития», </w:t>
      </w:r>
      <w:r w:rsidRPr="00223AAE">
        <w:t>—</w:t>
      </w:r>
      <w:r>
        <w:t xml:space="preserve"> своего рода «дичка», которую заправилы библейского проекта на протяжении тысячелетия не могут ни «окул</w:t>
      </w:r>
      <w:r>
        <w:t>ь</w:t>
      </w:r>
      <w:r>
        <w:t>турить», ни извести.</w:t>
      </w:r>
    </w:p>
    <w:p w14:paraId="6303B6E0" w14:textId="77777777" w:rsidR="00D30B85" w:rsidRDefault="00D30B85" w:rsidP="00422CB2">
      <w:pPr>
        <w:pStyle w:val="PlainText"/>
        <w:spacing w:before="240"/>
      </w:pPr>
      <w:r>
        <w:t>Кроме того есть различие во взглядах на социал</w:t>
      </w:r>
      <w:r>
        <w:t>ь</w:t>
      </w:r>
      <w:r>
        <w:t>ную систему с информационно-алгорит</w:t>
      </w:r>
      <w:r>
        <w:softHyphen/>
        <w:t>ми</w:t>
      </w:r>
      <w:r>
        <w:softHyphen/>
        <w:t>чес</w:t>
      </w:r>
      <w:r>
        <w:softHyphen/>
        <w:t>ких позиций элементов, эту си</w:t>
      </w:r>
      <w:r>
        <w:t>с</w:t>
      </w:r>
      <w:r>
        <w:t>тему составляющих, и с уровня хозяев и заправил этой системы:</w:t>
      </w:r>
    </w:p>
    <w:p w14:paraId="208BA10B" w14:textId="77777777" w:rsidR="00D30B85" w:rsidRDefault="00D30B85" w:rsidP="00F509F0">
      <w:pPr>
        <w:pStyle w:val="a3"/>
        <w:numPr>
          <w:ilvl w:val="0"/>
          <w:numId w:val="20"/>
        </w:numPr>
        <w:ind w:left="397" w:hanging="227"/>
      </w:pPr>
      <w:r>
        <w:t>Для заправил библейского проекта, обладающего определё</w:t>
      </w:r>
      <w:r>
        <w:t>н</w:t>
      </w:r>
      <w:r>
        <w:t xml:space="preserve">ной сложностью, </w:t>
      </w:r>
      <w:r w:rsidRPr="00223AAE">
        <w:t>—</w:t>
      </w:r>
      <w:r>
        <w:t xml:space="preserve"> масонство инструмент его </w:t>
      </w:r>
      <w:r>
        <w:lastRenderedPageBreak/>
        <w:t>осуществл</w:t>
      </w:r>
      <w:r>
        <w:t>е</w:t>
      </w:r>
      <w:r>
        <w:t>ния. И потому вопрос о том, дать кому-то приобщиться к н</w:t>
      </w:r>
      <w:r>
        <w:t>а</w:t>
      </w:r>
      <w:r>
        <w:t xml:space="preserve">следственно-клановой масонской “элите” либо же не дать, </w:t>
      </w:r>
      <w:r w:rsidRPr="00223AAE">
        <w:t>—</w:t>
      </w:r>
      <w:r>
        <w:t xml:space="preserve"> это не вопрос из области их смысла жизни, и в большинстве случаев </w:t>
      </w:r>
      <w:r w:rsidRPr="00223AAE">
        <w:t>—</w:t>
      </w:r>
      <w:r>
        <w:t xml:space="preserve"> даже не технический вопрос, решение которого требует их участия, поскольку система даёт ответы на множ</w:t>
      </w:r>
      <w:r>
        <w:t>е</w:t>
      </w:r>
      <w:r>
        <w:t>ство таких запросов фактич</w:t>
      </w:r>
      <w:r>
        <w:t>е</w:t>
      </w:r>
      <w:r>
        <w:t>ски в автоматическом режиме, не обращаясь за ответом на них ни на высшие уровни своей и</w:t>
      </w:r>
      <w:r>
        <w:t>е</w:t>
      </w:r>
      <w:r>
        <w:t xml:space="preserve">рархии, ни на уровень своих хозяев, </w:t>
      </w:r>
      <w:r w:rsidRPr="00BE6395">
        <w:rPr>
          <w:i/>
        </w:rPr>
        <w:t>которые себя с системой вовсе не отождествляют,</w:t>
      </w:r>
      <w:r>
        <w:t xml:space="preserve"> подобно тому, как и высшие уро</w:t>
      </w:r>
      <w:r>
        <w:t>в</w:t>
      </w:r>
      <w:r>
        <w:t xml:space="preserve">ни непубличной масонской иерархии не отождествляют себя со всем нижестоящим </w:t>
      </w:r>
      <w:r w:rsidRPr="007E7631">
        <w:rPr>
          <w:i/>
        </w:rPr>
        <w:t>«быдлом», включая и «братанов-масонов» более низких степеней</w:t>
      </w:r>
      <w:r>
        <w:t>. Для хозяев и заправил гла</w:t>
      </w:r>
      <w:r>
        <w:t>в</w:t>
      </w:r>
      <w:r>
        <w:t>ное, чтобы библейский проект проводился в жизнь, а кто о</w:t>
      </w:r>
      <w:r>
        <w:t>б</w:t>
      </w:r>
      <w:r>
        <w:t xml:space="preserve">служивает этот процесс в качестве простонародного толпаря, а кто </w:t>
      </w:r>
      <w:r w:rsidRPr="00223AAE">
        <w:t>—</w:t>
      </w:r>
      <w:r>
        <w:t xml:space="preserve"> в качестве “элитарного” рабочего «быдла», обладая тем или иным статусом в публичной иерархии или та</w:t>
      </w:r>
      <w:r>
        <w:t>й</w:t>
      </w:r>
      <w:r>
        <w:t xml:space="preserve">ной от публики </w:t>
      </w:r>
      <w:r w:rsidRPr="00223AAE">
        <w:t>—</w:t>
      </w:r>
      <w:r>
        <w:t xml:space="preserve"> для них несущественные дет</w:t>
      </w:r>
      <w:r>
        <w:t>а</w:t>
      </w:r>
      <w:r>
        <w:t xml:space="preserve">ли… </w:t>
      </w:r>
    </w:p>
    <w:p w14:paraId="27ADEB87" w14:textId="77777777" w:rsidR="00D30B85" w:rsidRPr="00041253" w:rsidRDefault="00D30B85" w:rsidP="00F509F0">
      <w:pPr>
        <w:pStyle w:val="af3"/>
        <w:rPr>
          <w:b/>
        </w:rPr>
      </w:pPr>
      <w:r w:rsidRPr="00041253">
        <w:rPr>
          <w:b/>
        </w:rPr>
        <w:t xml:space="preserve">Но человек толпы, </w:t>
      </w:r>
      <w:r w:rsidRPr="00CB7005">
        <w:rPr>
          <w:b/>
        </w:rPr>
        <w:t>—</w:t>
      </w:r>
      <w:r>
        <w:rPr>
          <w:b/>
        </w:rPr>
        <w:t xml:space="preserve"> </w:t>
      </w:r>
      <w:r w:rsidRPr="00041253">
        <w:rPr>
          <w:b/>
        </w:rPr>
        <w:t>тем более “элитарной”</w:t>
      </w:r>
      <w:r>
        <w:rPr>
          <w:b/>
        </w:rPr>
        <w:t>,</w:t>
      </w:r>
      <w:r w:rsidRPr="00041253">
        <w:rPr>
          <w:b/>
        </w:rPr>
        <w:t xml:space="preserve"> </w:t>
      </w:r>
      <w:r w:rsidRPr="00CB7005">
        <w:rPr>
          <w:b/>
        </w:rPr>
        <w:t>—</w:t>
      </w:r>
      <w:r>
        <w:rPr>
          <w:b/>
        </w:rPr>
        <w:t xml:space="preserve"> </w:t>
      </w:r>
      <w:r w:rsidRPr="00041253">
        <w:rPr>
          <w:b/>
        </w:rPr>
        <w:t xml:space="preserve">даже не может вообразить ту степень высокомерия, </w:t>
      </w:r>
      <w:r>
        <w:rPr>
          <w:b/>
          <w:i/>
        </w:rPr>
        <w:t>почти что с</w:t>
      </w:r>
      <w:r>
        <w:rPr>
          <w:b/>
          <w:i/>
        </w:rPr>
        <w:t>а</w:t>
      </w:r>
      <w:r>
        <w:rPr>
          <w:b/>
          <w:i/>
        </w:rPr>
        <w:t xml:space="preserve">танинского, </w:t>
      </w:r>
      <w:r w:rsidRPr="00041253">
        <w:rPr>
          <w:b/>
        </w:rPr>
        <w:t>которая свойственна хозяевам и заправилам социальной сист</w:t>
      </w:r>
      <w:r w:rsidRPr="00041253">
        <w:rPr>
          <w:b/>
        </w:rPr>
        <w:t>е</w:t>
      </w:r>
      <w:r w:rsidRPr="00041253">
        <w:rPr>
          <w:b/>
        </w:rPr>
        <w:t>мы, в которой он трепыхается и суетится.</w:t>
      </w:r>
    </w:p>
    <w:p w14:paraId="56316D4A" w14:textId="77777777" w:rsidR="00D30B85" w:rsidRDefault="00D30B85" w:rsidP="00F509F0">
      <w:pPr>
        <w:pStyle w:val="a3"/>
        <w:numPr>
          <w:ilvl w:val="0"/>
          <w:numId w:val="20"/>
        </w:numPr>
        <w:ind w:left="397" w:hanging="227"/>
      </w:pPr>
      <w:r>
        <w:t xml:space="preserve">Для многих же простых обывателей, как в США, так и у нас, смысл жизни </w:t>
      </w:r>
      <w:r w:rsidRPr="00223AAE">
        <w:t>—</w:t>
      </w:r>
      <w:r>
        <w:t xml:space="preserve"> приобщиться к “элите” любыми путями и средствами. И социальная организация США в целом </w:t>
      </w:r>
      <w:r w:rsidRPr="00223AAE">
        <w:t>—</w:t>
      </w:r>
      <w:r>
        <w:t xml:space="preserve"> лу</w:t>
      </w:r>
      <w:r>
        <w:t>ч</w:t>
      </w:r>
      <w:r>
        <w:t>ше удовлетворяет это желание обывателей-</w:t>
      </w:r>
      <w:r w:rsidRPr="00C9082E">
        <w:rPr>
          <w:b/>
        </w:rPr>
        <w:t>индивиду</w:t>
      </w:r>
      <w:r>
        <w:rPr>
          <w:b/>
        </w:rPr>
        <w:softHyphen/>
      </w:r>
      <w:r w:rsidRPr="00C9082E">
        <w:rPr>
          <w:b/>
        </w:rPr>
        <w:t>алис</w:t>
      </w:r>
      <w:r>
        <w:rPr>
          <w:b/>
        </w:rPr>
        <w:softHyphen/>
      </w:r>
      <w:r w:rsidRPr="00C9082E">
        <w:rPr>
          <w:b/>
        </w:rPr>
        <w:t>тов</w:t>
      </w:r>
      <w:r>
        <w:t>, нежели социальная организация отечественного “эл</w:t>
      </w:r>
      <w:r>
        <w:t>и</w:t>
      </w:r>
      <w:r>
        <w:t>тарно”-родо</w:t>
      </w:r>
      <w:r>
        <w:softHyphen/>
        <w:t>пле</w:t>
      </w:r>
      <w:r>
        <w:softHyphen/>
        <w:t>менного строя.</w:t>
      </w:r>
    </w:p>
    <w:p w14:paraId="413A8228" w14:textId="77777777" w:rsidR="00D30B85" w:rsidRDefault="00D30B85" w:rsidP="00F509F0">
      <w:pPr>
        <w:pStyle w:val="a3"/>
        <w:numPr>
          <w:ilvl w:val="0"/>
          <w:numId w:val="20"/>
        </w:numPr>
        <w:ind w:left="397" w:hanging="227"/>
      </w:pPr>
      <w:r>
        <w:t xml:space="preserve">Для отечественных “элитариев” смысл жизни </w:t>
      </w:r>
      <w:r w:rsidRPr="00223AAE">
        <w:t>—</w:t>
      </w:r>
      <w:r>
        <w:t xml:space="preserve"> повысить или хотя бы сохранить достигнутый «п</w:t>
      </w:r>
      <w:r>
        <w:t>о</w:t>
      </w:r>
      <w:r>
        <w:t>треблятский» статус и передать его потомкам, что происходит в борьбе без правил с такими же другими “элитариями”; создание ими корпор</w:t>
      </w:r>
      <w:r>
        <w:t>а</w:t>
      </w:r>
      <w:r>
        <w:t>тивных группировок на основе принципа «против кого др</w:t>
      </w:r>
      <w:r>
        <w:t>у</w:t>
      </w:r>
      <w:r>
        <w:t xml:space="preserve">жим?» носит тактический характер, продолжительность их существования </w:t>
      </w:r>
      <w:r w:rsidRPr="00223AAE">
        <w:t>—</w:t>
      </w:r>
      <w:r>
        <w:t xml:space="preserve"> в пределах срока жизни их участников, подчас укорачиваемого их конкурентами за статус. </w:t>
      </w:r>
    </w:p>
    <w:p w14:paraId="7C9FFCF0" w14:textId="588F903E" w:rsidR="00D30B85" w:rsidRDefault="00D30B85" w:rsidP="00F509F0">
      <w:pPr>
        <w:pStyle w:val="a3"/>
        <w:numPr>
          <w:ilvl w:val="0"/>
          <w:numId w:val="20"/>
        </w:numPr>
        <w:ind w:left="397" w:hanging="227"/>
      </w:pPr>
      <w:r>
        <w:t xml:space="preserve">Для “элитариев” в США </w:t>
      </w:r>
      <w:r w:rsidRPr="00223AAE">
        <w:t>—</w:t>
      </w:r>
      <w:r>
        <w:t xml:space="preserve"> смысл жизни в том, чтобы раб</w:t>
      </w:r>
      <w:r>
        <w:t>о</w:t>
      </w:r>
      <w:r>
        <w:t xml:space="preserve">тать на систему, на которую работали их отцы и деды, и на которую, как им представляется, будут работать и их дети </w:t>
      </w:r>
      <w:r>
        <w:lastRenderedPageBreak/>
        <w:t xml:space="preserve">и внуки, что и обеспечит им всем в преемственности поколений вполне приемлемый социальный статус и в публичной, и в непубличной иерархии толпо-“элитаризма”. </w:t>
      </w:r>
      <w:r w:rsidRPr="00CB7005">
        <w:rPr>
          <w:b/>
        </w:rPr>
        <w:t>И подавляющее большинство из них искренне убеждены в том, что сист</w:t>
      </w:r>
      <w:r w:rsidRPr="00CB7005">
        <w:rPr>
          <w:b/>
        </w:rPr>
        <w:t>е</w:t>
      </w:r>
      <w:r w:rsidRPr="00CB7005">
        <w:rPr>
          <w:b/>
        </w:rPr>
        <w:t>ма, ко</w:t>
      </w:r>
      <w:r>
        <w:rPr>
          <w:b/>
        </w:rPr>
        <w:t>то</w:t>
      </w:r>
      <w:r w:rsidRPr="00CB7005">
        <w:rPr>
          <w:b/>
        </w:rPr>
        <w:t>рой они служат, хотя и обладает недостатками, но является наилучшей из возможных и когда-либо созда</w:t>
      </w:r>
      <w:r w:rsidRPr="00CB7005">
        <w:rPr>
          <w:b/>
        </w:rPr>
        <w:t>н</w:t>
      </w:r>
      <w:r w:rsidRPr="00CB7005">
        <w:rPr>
          <w:b/>
        </w:rPr>
        <w:t>ных человечеством</w:t>
      </w:r>
      <w:r>
        <w:rPr>
          <w:b/>
        </w:rPr>
        <w:t>, и потому безальтернативна именно как наилучшее из возможного</w:t>
      </w:r>
      <w:r w:rsidRPr="00D30B85">
        <w:rPr>
          <w:vertAlign w:val="superscript"/>
        </w:rPr>
        <w:t>[CXCIV]</w:t>
      </w:r>
      <w:r>
        <w:t>. Но служение системе тр</w:t>
      </w:r>
      <w:r>
        <w:t>е</w:t>
      </w:r>
      <w:r>
        <w:t xml:space="preserve">бует профессионализма, и прежде всего, </w:t>
      </w:r>
      <w:r w:rsidRPr="00223AAE">
        <w:t>—</w:t>
      </w:r>
      <w:r>
        <w:t xml:space="preserve"> управленческого профессионализма макроуровня, на воспроизводство котор</w:t>
      </w:r>
      <w:r>
        <w:t>о</w:t>
      </w:r>
      <w:r>
        <w:t xml:space="preserve">го эта же система и настроена далеко не худшим образом. Кроме того, такая убеждённость и дисциплина следования ей </w:t>
      </w:r>
      <w:r w:rsidRPr="00223AAE">
        <w:t>—</w:t>
      </w:r>
      <w:r>
        <w:t xml:space="preserve"> продукт воспитания с детских лет, вследствие чего системе отбора кандидатов есть из кого выбирать; в России же в силу особенностей “элиты” и “элитарного” воспитания и выб</w:t>
      </w:r>
      <w:r>
        <w:t>и</w:t>
      </w:r>
      <w:r>
        <w:t>рать-то не из кого.</w:t>
      </w:r>
    </w:p>
    <w:p w14:paraId="20B77D2C" w14:textId="01D2AC7A" w:rsidR="00D30B85" w:rsidRDefault="00D30B85" w:rsidP="00873ABF">
      <w:pPr>
        <w:pStyle w:val="PlainText"/>
      </w:pPr>
      <w:r>
        <w:t xml:space="preserve">В общественной жизни США </w:t>
      </w:r>
      <w:r w:rsidRPr="00223AAE">
        <w:t>—</w:t>
      </w:r>
      <w:r>
        <w:t xml:space="preserve"> соответственно описанным принципам построения и воспроизводства системы </w:t>
      </w:r>
      <w:r w:rsidRPr="00223AAE">
        <w:t>—</w:t>
      </w:r>
      <w:r>
        <w:t xml:space="preserve"> все пу</w:t>
      </w:r>
      <w:r>
        <w:t>б</w:t>
      </w:r>
      <w:r>
        <w:t>личные организации представляют собой либо системные инте</w:t>
      </w:r>
      <w:r>
        <w:t>р</w:t>
      </w:r>
      <w:r>
        <w:t>фейсы, через которые неомасоненные обыватели взаимодейств</w:t>
      </w:r>
      <w:r>
        <w:t>у</w:t>
      </w:r>
      <w:r>
        <w:t>ют с непубличной иерархией масонства (таковы все политические партии США</w:t>
      </w:r>
      <w:r w:rsidRPr="00D30B85">
        <w:rPr>
          <w:vertAlign w:val="superscript"/>
        </w:rPr>
        <w:t>[CXCV]</w:t>
      </w:r>
      <w:r>
        <w:t xml:space="preserve">); либо изначально самодеятельные организации, в которые проникает периферия «партии РЕАЛЬНОЙ власти» </w:t>
      </w:r>
      <w:r w:rsidRPr="00223AAE">
        <w:t>—</w:t>
      </w:r>
      <w:r>
        <w:t xml:space="preserve"> масонства </w:t>
      </w:r>
      <w:r w:rsidRPr="00223AAE">
        <w:t>—</w:t>
      </w:r>
      <w:r>
        <w:t xml:space="preserve"> вследствие чего они тоже оказываются интегрир</w:t>
      </w:r>
      <w:r>
        <w:t>о</w:t>
      </w:r>
      <w:r>
        <w:t>ванными в систему управления США извне.</w:t>
      </w:r>
    </w:p>
    <w:p w14:paraId="3A49CFBC" w14:textId="77777777" w:rsidR="00D30B85" w:rsidRDefault="00D30B85" w:rsidP="00873ABF">
      <w:pPr>
        <w:pStyle w:val="PlainText"/>
      </w:pPr>
      <w:r>
        <w:t xml:space="preserve">Обыватели либо лояльны и поддерживают систему, живя под властью </w:t>
      </w:r>
      <w:r w:rsidRPr="00604A6C">
        <w:rPr>
          <w:i/>
        </w:rPr>
        <w:t>привычек, традиций (сформированных политической в</w:t>
      </w:r>
      <w:r w:rsidRPr="00604A6C">
        <w:rPr>
          <w:i/>
        </w:rPr>
        <w:t>о</w:t>
      </w:r>
      <w:r w:rsidRPr="00604A6C">
        <w:rPr>
          <w:i/>
        </w:rPr>
        <w:t>лей, реализующей рассмотренный в разделе 3.3.1 принцип выр</w:t>
      </w:r>
      <w:r w:rsidRPr="00604A6C">
        <w:rPr>
          <w:i/>
        </w:rPr>
        <w:t>а</w:t>
      </w:r>
      <w:r w:rsidRPr="00604A6C">
        <w:rPr>
          <w:i/>
        </w:rPr>
        <w:t>женный П.И.Пестелем) и законов,</w:t>
      </w:r>
      <w:r>
        <w:t xml:space="preserve"> не задумываясь о смысле жи</w:t>
      </w:r>
      <w:r>
        <w:t>з</w:t>
      </w:r>
      <w:r>
        <w:t>ни США как социальной системы; либо недовольны, но поним</w:t>
      </w:r>
      <w:r>
        <w:t>а</w:t>
      </w:r>
      <w:r>
        <w:t xml:space="preserve">ют, что в одиночку противостоять системе и изменить её </w:t>
      </w:r>
      <w:r w:rsidRPr="00223AAE">
        <w:t>—</w:t>
      </w:r>
      <w:r>
        <w:t xml:space="preserve"> они не способны и потому либо деградируют, либо приспосабливаю</w:t>
      </w:r>
      <w:r>
        <w:t>т</w:t>
      </w:r>
      <w:r>
        <w:t xml:space="preserve">ся и влачат существование </w:t>
      </w:r>
      <w:r w:rsidRPr="00223AAE">
        <w:t>—</w:t>
      </w:r>
      <w:r>
        <w:t xml:space="preserve"> жалкое в морально-психологических аспектах, но возможно вполне благополучное в аспектах «потребля</w:t>
      </w:r>
      <w:r>
        <w:t>т</w:t>
      </w:r>
      <w:r>
        <w:t>ства».</w:t>
      </w:r>
    </w:p>
    <w:p w14:paraId="3CB33577" w14:textId="77777777" w:rsidR="00D30B85" w:rsidRDefault="00D30B85" w:rsidP="00873ABF">
      <w:pPr>
        <w:pStyle w:val="PlainText"/>
      </w:pPr>
      <w:r>
        <w:t xml:space="preserve">И всё же библейский проект в его либерально-буржуазной версии даже при довольно высоком </w:t>
      </w:r>
      <w:r w:rsidRPr="00A94B18">
        <w:rPr>
          <w:u w:val="single"/>
        </w:rPr>
        <w:t>си</w:t>
      </w:r>
      <w:r w:rsidRPr="00A94B18">
        <w:rPr>
          <w:u w:val="single"/>
        </w:rPr>
        <w:t>с</w:t>
      </w:r>
      <w:r w:rsidRPr="00A94B18">
        <w:rPr>
          <w:u w:val="single"/>
        </w:rPr>
        <w:t xml:space="preserve">темно обеспечиваемом </w:t>
      </w:r>
      <w:r w:rsidRPr="00A94B18">
        <w:rPr>
          <w:i/>
          <w:u w:val="single"/>
        </w:rPr>
        <w:t>программно-адаптивном модулем</w:t>
      </w:r>
      <w:r w:rsidRPr="00C67D62">
        <w:rPr>
          <w:i/>
        </w:rPr>
        <w:t xml:space="preserve"> качестве управления,</w:t>
      </w:r>
      <w:r>
        <w:t xml:space="preserve"> з</w:t>
      </w:r>
      <w:r>
        <w:t>а</w:t>
      </w:r>
      <w:r>
        <w:t xml:space="preserve">шёл в </w:t>
      </w:r>
      <w:r>
        <w:lastRenderedPageBreak/>
        <w:t xml:space="preserve">тупик. А одна из причин победы Б.Х.Обамы на президентских выборах </w:t>
      </w:r>
      <w:smartTag w:uri="urn:schemas-microsoft-com:office:smarttags" w:element="metricconverter">
        <w:smartTagPr>
          <w:attr w:name="ProductID" w:val="2008 г"/>
        </w:smartTagPr>
        <w:r>
          <w:t>2008 г</w:t>
        </w:r>
      </w:smartTag>
      <w:r>
        <w:t xml:space="preserve">., в том, что он публично признал факт кризиса, давно уже ощущаемого простонародьем США, назвав свою книгу, выпущенную в </w:t>
      </w:r>
      <w:smartTag w:uri="urn:schemas-microsoft-com:office:smarttags" w:element="metricconverter">
        <w:smartTagPr>
          <w:attr w:name="ProductID" w:val="2006 г"/>
        </w:smartTagPr>
        <w:r>
          <w:t>2006 г</w:t>
        </w:r>
      </w:smartTag>
      <w:r>
        <w:t>. и ставшую в США бестселлером,</w:t>
      </w:r>
      <w:r w:rsidRPr="007E1ED2">
        <w:rPr>
          <w:i/>
        </w:rPr>
        <w:t xml:space="preserve"> “Де</w:t>
      </w:r>
      <w:r w:rsidRPr="007E1ED2">
        <w:rPr>
          <w:i/>
        </w:rPr>
        <w:t>р</w:t>
      </w:r>
      <w:r w:rsidRPr="007E1ED2">
        <w:rPr>
          <w:i/>
        </w:rPr>
        <w:t>зость надежды. Мысли о возрождении американской мечты”</w:t>
      </w:r>
      <w:r>
        <w:rPr>
          <w:i/>
        </w:rPr>
        <w:t>.</w:t>
      </w:r>
      <w:r w:rsidRPr="007E1ED2">
        <w:rPr>
          <w:i/>
        </w:rPr>
        <w:t xml:space="preserve"> </w:t>
      </w:r>
      <w:r>
        <w:t>Из этого названия мо</w:t>
      </w:r>
      <w:r>
        <w:t>ж</w:t>
      </w:r>
      <w:r>
        <w:t>но понять:</w:t>
      </w:r>
    </w:p>
    <w:p w14:paraId="4216EBB9" w14:textId="77777777" w:rsidR="00D30B85" w:rsidRDefault="00D30B85" w:rsidP="00F509F0">
      <w:pPr>
        <w:pStyle w:val="a3"/>
        <w:numPr>
          <w:ilvl w:val="0"/>
          <w:numId w:val="20"/>
        </w:numPr>
        <w:ind w:left="397" w:hanging="227"/>
      </w:pPr>
      <w:r>
        <w:t>Американскую мечту надо возрождать потому, что она уга</w:t>
      </w:r>
      <w:r>
        <w:t>с</w:t>
      </w:r>
      <w:r>
        <w:t>ла, а без мечты общество не имеет культурно своеобразного будущего и обречено либо погибнуть биологически, либо стать «этнографическим сырьём» для воплощения в жизнь чьей-то другой мечты.</w:t>
      </w:r>
    </w:p>
    <w:p w14:paraId="045DFBB7" w14:textId="77777777" w:rsidR="00D30B85" w:rsidRPr="007A60A5" w:rsidRDefault="00D30B85" w:rsidP="00F509F0">
      <w:pPr>
        <w:pStyle w:val="a3"/>
        <w:numPr>
          <w:ilvl w:val="0"/>
          <w:numId w:val="20"/>
        </w:numPr>
        <w:ind w:left="397" w:hanging="227"/>
      </w:pPr>
      <w:r>
        <w:t xml:space="preserve">Знаний о том, в чём причины кризиса, как его преодолеть и как искоренить причины повторения кризиса в будущем, </w:t>
      </w:r>
      <w:r w:rsidRPr="00223AAE">
        <w:t>—</w:t>
      </w:r>
      <w:r>
        <w:t xml:space="preserve"> нет, и это незнание и непонимание происходящего и перспе</w:t>
      </w:r>
      <w:r>
        <w:t>к</w:t>
      </w:r>
      <w:r>
        <w:t xml:space="preserve">тив оставляет только </w:t>
      </w:r>
      <w:r>
        <w:rPr>
          <w:i/>
        </w:rPr>
        <w:t>надежду на то</w:t>
      </w:r>
      <w:r w:rsidRPr="001129C0">
        <w:rPr>
          <w:i/>
        </w:rPr>
        <w:t xml:space="preserve">, что всё рассосётся как-то само собой </w:t>
      </w:r>
      <w:r w:rsidRPr="00463C60">
        <w:rPr>
          <w:i/>
        </w:rPr>
        <w:t>—</w:t>
      </w:r>
      <w:r>
        <w:rPr>
          <w:i/>
        </w:rPr>
        <w:t xml:space="preserve"> </w:t>
      </w:r>
      <w:r w:rsidRPr="001129C0">
        <w:rPr>
          <w:i/>
        </w:rPr>
        <w:t>на основе «креативности» как черте «н</w:t>
      </w:r>
      <w:r w:rsidRPr="001129C0">
        <w:rPr>
          <w:i/>
        </w:rPr>
        <w:t>а</w:t>
      </w:r>
      <w:r w:rsidRPr="001129C0">
        <w:rPr>
          <w:i/>
        </w:rPr>
        <w:t>ционального характера» жителей «Новой Атлан</w:t>
      </w:r>
      <w:r>
        <w:rPr>
          <w:i/>
        </w:rPr>
        <w:softHyphen/>
      </w:r>
      <w:r w:rsidRPr="001129C0">
        <w:rPr>
          <w:i/>
        </w:rPr>
        <w:t>ти</w:t>
      </w:r>
      <w:r>
        <w:rPr>
          <w:i/>
        </w:rPr>
        <w:softHyphen/>
      </w:r>
      <w:r w:rsidRPr="001129C0">
        <w:rPr>
          <w:i/>
        </w:rPr>
        <w:t>ды»</w:t>
      </w:r>
      <w:r>
        <w:rPr>
          <w:i/>
        </w:rPr>
        <w:t xml:space="preserve">, миф о которой </w:t>
      </w:r>
      <w:r w:rsidRPr="00463C60">
        <w:rPr>
          <w:i/>
        </w:rPr>
        <w:t>—</w:t>
      </w:r>
      <w:r>
        <w:rPr>
          <w:i/>
        </w:rPr>
        <w:t xml:space="preserve"> один из культовых мифов как в самих США, так и в их внешнем самопиаре</w:t>
      </w:r>
      <w:r>
        <w:t xml:space="preserve">. </w:t>
      </w:r>
      <w:r w:rsidRPr="00974308">
        <w:rPr>
          <w:b/>
        </w:rPr>
        <w:t>Надеяться на лучшее, не имея за душой ни знаний, ни веры Богу, отгородившись от него Конституцией и Библией</w:t>
      </w:r>
      <w:r>
        <w:rPr>
          <w:b/>
        </w:rPr>
        <w:t>,</w:t>
      </w:r>
      <w:r w:rsidRPr="00974308">
        <w:rPr>
          <w:b/>
        </w:rPr>
        <w:t xml:space="preserve"> — действительно де</w:t>
      </w:r>
      <w:r w:rsidRPr="00974308">
        <w:rPr>
          <w:b/>
        </w:rPr>
        <w:t>р</w:t>
      </w:r>
      <w:r w:rsidRPr="00974308">
        <w:rPr>
          <w:b/>
        </w:rPr>
        <w:t>зость.</w:t>
      </w:r>
    </w:p>
    <w:p w14:paraId="248E575A" w14:textId="77777777" w:rsidR="00D30B85" w:rsidRDefault="00D30B85" w:rsidP="00C50FE4">
      <w:pPr>
        <w:pStyle w:val="a9"/>
      </w:pPr>
      <w:r>
        <w:t>Проблема же в том, что без устранения ошибок конце</w:t>
      </w:r>
      <w:r>
        <w:t>п</w:t>
      </w:r>
      <w:r>
        <w:t xml:space="preserve">туального характера, т.е. ошибок предиктора, кризис США </w:t>
      </w:r>
      <w:r w:rsidRPr="00223AAE">
        <w:t>—</w:t>
      </w:r>
      <w:r>
        <w:t xml:space="preserve"> не рассосётся. </w:t>
      </w:r>
    </w:p>
    <w:p w14:paraId="03B9D032" w14:textId="7965179E" w:rsidR="00D30B85" w:rsidRDefault="00D30B85" w:rsidP="00873ABF">
      <w:pPr>
        <w:pStyle w:val="PlainText"/>
      </w:pPr>
      <w:r>
        <w:t>Базисных</w:t>
      </w:r>
      <w:r w:rsidRPr="00D30B85">
        <w:rPr>
          <w:vertAlign w:val="superscript"/>
        </w:rPr>
        <w:t>[CXCVI]</w:t>
      </w:r>
      <w:r>
        <w:t xml:space="preserve"> вариантов устранения ошибок концептуального х</w:t>
      </w:r>
      <w:r>
        <w:t>а</w:t>
      </w:r>
      <w:r>
        <w:t>рактера три:</w:t>
      </w:r>
    </w:p>
    <w:p w14:paraId="0A74BFFF" w14:textId="77777777" w:rsidR="00D30B85" w:rsidRDefault="00D30B85" w:rsidP="00F509F0">
      <w:pPr>
        <w:pStyle w:val="a3"/>
        <w:numPr>
          <w:ilvl w:val="0"/>
          <w:numId w:val="20"/>
        </w:numPr>
        <w:ind w:left="397" w:hanging="227"/>
      </w:pPr>
      <w:r>
        <w:t>порождение обществом США его собственной концептуал</w:t>
      </w:r>
      <w:r>
        <w:t>ь</w:t>
      </w:r>
      <w:r>
        <w:t>ной власти;</w:t>
      </w:r>
    </w:p>
    <w:p w14:paraId="3BF64519" w14:textId="77777777" w:rsidR="00D30B85" w:rsidRDefault="00D30B85" w:rsidP="00F509F0">
      <w:pPr>
        <w:pStyle w:val="a3"/>
        <w:numPr>
          <w:ilvl w:val="0"/>
          <w:numId w:val="20"/>
        </w:numPr>
        <w:ind w:left="397" w:hanging="227"/>
      </w:pPr>
      <w:r>
        <w:t>переключение управления по полной функции по-прежнему концептуально безвластным обществом с действующего пр</w:t>
      </w:r>
      <w:r>
        <w:t>е</w:t>
      </w:r>
      <w:r>
        <w:t>диктора на какой-то другой пр</w:t>
      </w:r>
      <w:r>
        <w:t>е</w:t>
      </w:r>
      <w:r>
        <w:t>диктор;</w:t>
      </w:r>
    </w:p>
    <w:p w14:paraId="71C5910B" w14:textId="77777777" w:rsidR="00D30B85" w:rsidRDefault="00D30B85" w:rsidP="00F509F0">
      <w:pPr>
        <w:pStyle w:val="a3"/>
        <w:numPr>
          <w:ilvl w:val="0"/>
          <w:numId w:val="20"/>
        </w:numPr>
        <w:ind w:left="397" w:hanging="227"/>
      </w:pPr>
      <w:r>
        <w:t>тот предиктор, на который замкнут программно-адаптивный модуль, сам модифицирует концепцию и начнёт реализацию модифицированной конце</w:t>
      </w:r>
      <w:r>
        <w:t>п</w:t>
      </w:r>
      <w:r>
        <w:t>ции.</w:t>
      </w:r>
    </w:p>
    <w:p w14:paraId="435A3F58" w14:textId="77777777" w:rsidR="00D30B85" w:rsidRDefault="00D30B85" w:rsidP="00873ABF">
      <w:pPr>
        <w:pStyle w:val="PlainText"/>
      </w:pPr>
      <w:r>
        <w:t>Во всех случаях встанет вопрос о внедрении новой концепции в политическую практику, а его разреш</w:t>
      </w:r>
      <w:r>
        <w:t>е</w:t>
      </w:r>
      <w:r>
        <w:t xml:space="preserve">ние предполагает либо реконструкцию действующего программно-адаптивного модуля, </w:t>
      </w:r>
      <w:r>
        <w:lastRenderedPageBreak/>
        <w:t>либо его устранение (вплоть до физической ликвидации его би</w:t>
      </w:r>
      <w:r>
        <w:t>о</w:t>
      </w:r>
      <w:r>
        <w:t xml:space="preserve">массы) и замену новым программно-адаптивным модулем. Выбор варианта </w:t>
      </w:r>
      <w:r w:rsidRPr="00223AAE">
        <w:t>—</w:t>
      </w:r>
      <w:r>
        <w:t xml:space="preserve"> это вопрос 1) нравственности носителей концепт</w:t>
      </w:r>
      <w:r>
        <w:t>у</w:t>
      </w:r>
      <w:r>
        <w:t>альной власти, которая принимает на с</w:t>
      </w:r>
      <w:r>
        <w:t>е</w:t>
      </w:r>
      <w:r>
        <w:t>бя управление обществом по концепции, альтернативной той, под властью которой общес</w:t>
      </w:r>
      <w:r>
        <w:t>т</w:t>
      </w:r>
      <w:r>
        <w:t>во зашло в тупик, и 2) историко-полити</w:t>
      </w:r>
      <w:r>
        <w:softHyphen/>
        <w:t>чес</w:t>
      </w:r>
      <w:r>
        <w:softHyphen/>
        <w:t>кой конкретики, з</w:t>
      </w:r>
      <w:r>
        <w:t>а</w:t>
      </w:r>
      <w:r>
        <w:t>дающей поле возможностей, в которых предстоит действовать.</w:t>
      </w:r>
    </w:p>
    <w:p w14:paraId="783CDF9E" w14:textId="3758CAF1" w:rsidR="00D30B85" w:rsidRDefault="00D30B85" w:rsidP="00873ABF">
      <w:pPr>
        <w:pStyle w:val="PlainText"/>
      </w:pPr>
      <w:r>
        <w:t>В общем же, к настоящему времени можно утверждать, что надежды на то, что общество в США само породит свою собс</w:t>
      </w:r>
      <w:r>
        <w:t>т</w:t>
      </w:r>
      <w:r>
        <w:t xml:space="preserve">венную </w:t>
      </w:r>
      <w:r w:rsidRPr="00A94B18">
        <w:rPr>
          <w:i/>
        </w:rPr>
        <w:t>освободительную</w:t>
      </w:r>
      <w:r>
        <w:t xml:space="preserve"> концептуальную власть, </w:t>
      </w:r>
      <w:r w:rsidRPr="00223AAE">
        <w:t>—</w:t>
      </w:r>
      <w:r>
        <w:t xml:space="preserve"> иллюзо</w:t>
      </w:r>
      <w:r>
        <w:t>р</w:t>
      </w:r>
      <w:r>
        <w:t xml:space="preserve">ны. Если это произойдёт, то это можно будет расценивать только как чудо </w:t>
      </w:r>
      <w:r w:rsidRPr="00223AAE">
        <w:t>—</w:t>
      </w:r>
      <w:r>
        <w:t xml:space="preserve"> системный сбой, поскольку система образования в США довольно успешно дебилизирует большинство населения (а ко</w:t>
      </w:r>
      <w:r>
        <w:t>н</w:t>
      </w:r>
      <w:r>
        <w:t>цептуальная властность всё же основывается на эффективной личностной культуре психической деятельности и достаточно широком кругозоре), а описанная выше система отбора кандид</w:t>
      </w:r>
      <w:r>
        <w:t>а</w:t>
      </w:r>
      <w:r>
        <w:t xml:space="preserve">тов для работы в сфере управления макроуровня, обеспечивает довольно высокий уровень управленческого профессионализма и </w:t>
      </w:r>
      <w:r w:rsidRPr="005A3906">
        <w:rPr>
          <w:i/>
        </w:rPr>
        <w:t>качества управления по внедрённой в практическую политику концепции управления</w:t>
      </w:r>
      <w:r>
        <w:t xml:space="preserve">. </w:t>
      </w:r>
      <w:r w:rsidRPr="005A3906">
        <w:rPr>
          <w:b/>
        </w:rPr>
        <w:t>Сама же эта концепция не предполагает обретения обществом концептуальной властности и потому защищает анонимный монополизм её носителей от устре</w:t>
      </w:r>
      <w:r w:rsidRPr="005A3906">
        <w:rPr>
          <w:b/>
        </w:rPr>
        <w:t>м</w:t>
      </w:r>
      <w:r w:rsidRPr="005A3906">
        <w:rPr>
          <w:b/>
        </w:rPr>
        <w:t>лённости к свободе в этом обществе</w:t>
      </w:r>
      <w:r w:rsidRPr="00D30B85">
        <w:rPr>
          <w:vertAlign w:val="superscript"/>
        </w:rPr>
        <w:t>[CXCVII]</w:t>
      </w:r>
      <w:r>
        <w:t>.</w:t>
      </w:r>
    </w:p>
    <w:p w14:paraId="525BA9A2" w14:textId="77777777" w:rsidR="00D30B85" w:rsidRDefault="00D30B85" w:rsidP="00873ABF">
      <w:pPr>
        <w:pStyle w:val="PlainText"/>
      </w:pPr>
      <w:r>
        <w:t xml:space="preserve">Как следствие и подтверждение этому </w:t>
      </w:r>
      <w:r w:rsidRPr="00223AAE">
        <w:t>—</w:t>
      </w:r>
      <w:r>
        <w:t xml:space="preserve"> Б.Х.Обама признаёт в своей книге “Дерзость надежды”, что США по существу не вл</w:t>
      </w:r>
      <w:r>
        <w:t>а</w:t>
      </w:r>
      <w:r>
        <w:t xml:space="preserve">стны над своим будущим: </w:t>
      </w:r>
    </w:p>
    <w:p w14:paraId="218781CC" w14:textId="77777777" w:rsidR="00D30B85" w:rsidRDefault="00D30B85" w:rsidP="00F509F0">
      <w:pPr>
        <w:pStyle w:val="a5"/>
      </w:pPr>
      <w:r>
        <w:t>«Родившиеся в Америке подозревают, что это они, а не и</w:t>
      </w:r>
      <w:r>
        <w:t>м</w:t>
      </w:r>
      <w:r>
        <w:t>мигранты вынуждены адаптироват</w:t>
      </w:r>
      <w:r>
        <w:t>ь</w:t>
      </w:r>
      <w:r>
        <w:t>ся. В этом смысле споры об иммиграции уже касаются не потери рабочих мест, а утраты н</w:t>
      </w:r>
      <w:r>
        <w:t>е</w:t>
      </w:r>
      <w:r>
        <w:t>завис</w:t>
      </w:r>
      <w:r>
        <w:t>и</w:t>
      </w:r>
      <w:r>
        <w:t>мости; это ещё один пример, такой же, как 11 сентября, птичий грипп, компьютерные вирусы, п</w:t>
      </w:r>
      <w:r>
        <w:t>е</w:t>
      </w:r>
      <w:r>
        <w:t xml:space="preserve">ренос производства в Китай </w:t>
      </w:r>
      <w:r w:rsidRPr="00223AAE">
        <w:t>—</w:t>
      </w:r>
      <w:r>
        <w:t xml:space="preserve"> того, что </w:t>
      </w:r>
      <w:r w:rsidRPr="004E4B88">
        <w:rPr>
          <w:b/>
        </w:rPr>
        <w:t>Америка, похоже, не способна распор</w:t>
      </w:r>
      <w:r w:rsidRPr="004E4B88">
        <w:rPr>
          <w:b/>
        </w:rPr>
        <w:t>я</w:t>
      </w:r>
      <w:r w:rsidRPr="004E4B88">
        <w:rPr>
          <w:b/>
        </w:rPr>
        <w:t>жаться собственной судьбой</w:t>
      </w:r>
      <w:r>
        <w:t xml:space="preserve"> (выделено нами жирным при ц</w:t>
      </w:r>
      <w:r>
        <w:t>и</w:t>
      </w:r>
      <w:r>
        <w:t>тировании)» (“Дерзость наде</w:t>
      </w:r>
      <w:r>
        <w:t>ж</w:t>
      </w:r>
      <w:r>
        <w:t>ды”, стр. 297).</w:t>
      </w:r>
    </w:p>
    <w:p w14:paraId="668B2FB2" w14:textId="2BF24945" w:rsidR="00D30B85" w:rsidRDefault="00D30B85" w:rsidP="00873ABF">
      <w:pPr>
        <w:pStyle w:val="PlainText"/>
      </w:pPr>
      <w:r>
        <w:t>Однако Б.Х.Обама не вдаётся в выявление и рассмотрение системообразующих причин такого пол</w:t>
      </w:r>
      <w:r>
        <w:t>о</w:t>
      </w:r>
      <w:r>
        <w:t>жения дел. Если бы он занялся этим, то вряд ли бы мы увидели его на посту през</w:t>
      </w:r>
      <w:r>
        <w:t>и</w:t>
      </w:r>
      <w:r>
        <w:t xml:space="preserve">дента </w:t>
      </w:r>
      <w:r>
        <w:lastRenderedPageBreak/>
        <w:t xml:space="preserve">США </w:t>
      </w:r>
      <w:r w:rsidRPr="00223AAE">
        <w:t>—</w:t>
      </w:r>
      <w:r>
        <w:t xml:space="preserve"> культовой должности в американском обществе, под воздействием культа которой президент США обретает статус живого идола со всеми сопутствующими роли идола последс</w:t>
      </w:r>
      <w:r>
        <w:t>т</w:t>
      </w:r>
      <w:r>
        <w:t>виями и для него самого, и для страны идолопоклонников</w:t>
      </w:r>
      <w:r w:rsidRPr="00D30B85">
        <w:rPr>
          <w:vertAlign w:val="superscript"/>
        </w:rPr>
        <w:t>[CXCVIII]</w:t>
      </w:r>
      <w:r>
        <w:t>.</w:t>
      </w:r>
    </w:p>
    <w:p w14:paraId="04B1AF89" w14:textId="77777777" w:rsidR="00D30B85" w:rsidRDefault="00D30B85" w:rsidP="00873ABF">
      <w:pPr>
        <w:pStyle w:val="PlainText"/>
      </w:pPr>
      <w:r>
        <w:t xml:space="preserve">Причины неспособности общества США породить свободную от опёки заправил библейского проекта концептуальную власть </w:t>
      </w:r>
      <w:r w:rsidRPr="00223AAE">
        <w:t>—</w:t>
      </w:r>
      <w:r>
        <w:t xml:space="preserve"> в том, что для культуры Запада на протяжении многих веков х</w:t>
      </w:r>
      <w:r>
        <w:t>а</w:t>
      </w:r>
      <w:r>
        <w:t xml:space="preserve">рактерно: </w:t>
      </w:r>
    </w:p>
    <w:p w14:paraId="2FA7D584" w14:textId="77777777" w:rsidR="00D30B85" w:rsidRDefault="00D30B85" w:rsidP="00F509F0">
      <w:pPr>
        <w:pStyle w:val="a3"/>
        <w:numPr>
          <w:ilvl w:val="0"/>
          <w:numId w:val="36"/>
        </w:numPr>
      </w:pPr>
      <w:r>
        <w:t>формирование внутренних глубинно-психологических запр</w:t>
      </w:r>
      <w:r>
        <w:t>е</w:t>
      </w:r>
      <w:r>
        <w:t xml:space="preserve">тов на рассмотрение и понимание </w:t>
      </w:r>
      <w:r>
        <w:rPr>
          <w:i/>
        </w:rPr>
        <w:t>общей проблематики управления как о</w:t>
      </w:r>
      <w:r>
        <w:rPr>
          <w:i/>
        </w:rPr>
        <w:t>б</w:t>
      </w:r>
      <w:r>
        <w:rPr>
          <w:i/>
        </w:rPr>
        <w:t>щеприродного — универсального явления,</w:t>
      </w:r>
      <w:r>
        <w:t xml:space="preserve"> </w:t>
      </w:r>
    </w:p>
    <w:p w14:paraId="54B6EC03" w14:textId="77777777" w:rsidR="00D30B85" w:rsidRDefault="00D30B85" w:rsidP="00F509F0">
      <w:pPr>
        <w:pStyle w:val="a3"/>
        <w:numPr>
          <w:ilvl w:val="0"/>
          <w:numId w:val="37"/>
        </w:numPr>
      </w:pPr>
      <w:r>
        <w:t>хотя наряду с этим проблематика управления рассматривае</w:t>
      </w:r>
      <w:r>
        <w:t>т</w:t>
      </w:r>
      <w:r>
        <w:t xml:space="preserve">ся применительно к </w:t>
      </w:r>
      <w:r>
        <w:rPr>
          <w:i/>
        </w:rPr>
        <w:t xml:space="preserve">конкретным </w:t>
      </w:r>
      <w:r>
        <w:t>объектам и процессам, в отношении которых в обществе возникают потребности в о</w:t>
      </w:r>
      <w:r>
        <w:t>р</w:t>
      </w:r>
      <w:r>
        <w:t xml:space="preserve">ганизации управления. </w:t>
      </w:r>
    </w:p>
    <w:p w14:paraId="08891EBD" w14:textId="77777777" w:rsidR="00D30B85" w:rsidRDefault="00D30B85" w:rsidP="00873ABF">
      <w:pPr>
        <w:pStyle w:val="PlainText"/>
      </w:pPr>
      <w:r>
        <w:t>Все исследования в области управления «крышются» на уро</w:t>
      </w:r>
      <w:r>
        <w:t>в</w:t>
      </w:r>
      <w:r>
        <w:t>не философских обобщений тремя научн</w:t>
      </w:r>
      <w:r>
        <w:t>ы</w:t>
      </w:r>
      <w:r>
        <w:t xml:space="preserve">ми направлениями в их совокупности: кибернетика, теория «порядок из хаоса» И.Пригожина, теория игр, </w:t>
      </w:r>
      <w:r w:rsidRPr="00223AAE">
        <w:t>—</w:t>
      </w:r>
      <w:r>
        <w:t xml:space="preserve"> ни одно из которых по отдельности, ни все они в совокупности не дают адекватного представления об управлении как об объективном явлении в природе и в о</w:t>
      </w:r>
      <w:r>
        <w:t>б</w:t>
      </w:r>
      <w:r>
        <w:t>ществе.</w:t>
      </w:r>
    </w:p>
    <w:p w14:paraId="0F6CDE81" w14:textId="3AEFAAA9" w:rsidR="00D30B85" w:rsidRDefault="00D30B85" w:rsidP="00873ABF">
      <w:pPr>
        <w:pStyle w:val="PlainText"/>
      </w:pPr>
      <w:r>
        <w:t>Возможность переключения управления США на другой пр</w:t>
      </w:r>
      <w:r>
        <w:t>е</w:t>
      </w:r>
      <w:r>
        <w:t xml:space="preserve">диктор </w:t>
      </w:r>
      <w:r w:rsidRPr="00223AAE">
        <w:t>—</w:t>
      </w:r>
      <w:r>
        <w:t xml:space="preserve"> также может реализоваться только как чудо. Их пр</w:t>
      </w:r>
      <w:r>
        <w:t>о</w:t>
      </w:r>
      <w:r>
        <w:t>граммно-адаптивный модуль изначально настроен на взаимоде</w:t>
      </w:r>
      <w:r>
        <w:t>й</w:t>
      </w:r>
      <w:r>
        <w:t>ствие со своим хозя</w:t>
      </w:r>
      <w:r>
        <w:t>и</w:t>
      </w:r>
      <w:r>
        <w:t>ном, и потому защищает и будет защищать устойч</w:t>
      </w:r>
      <w:r>
        <w:t>и</w:t>
      </w:r>
      <w:r>
        <w:t xml:space="preserve">вость управления по внедрённой им концепции. Об этом говорят следующие факты: “Мёртвая вода” в редакции </w:t>
      </w:r>
      <w:smartTag w:uri="urn:schemas-microsoft-com:office:smarttags" w:element="metricconverter">
        <w:smartTagPr>
          <w:attr w:name="ProductID" w:val="1991 г"/>
        </w:smartTagPr>
        <w:r>
          <w:t>1991 г</w:t>
        </w:r>
      </w:smartTag>
      <w:r>
        <w:t>. изучалась в ЦРУ; материалы Концепции общественной безопа</w:t>
      </w:r>
      <w:r>
        <w:t>с</w:t>
      </w:r>
      <w:r>
        <w:t xml:space="preserve">ности в объёме наработок на </w:t>
      </w:r>
      <w:smartTag w:uri="urn:schemas-microsoft-com:office:smarttags" w:element="metricconverter">
        <w:smartTagPr>
          <w:attr w:name="ProductID" w:val="1997 г"/>
        </w:smartTagPr>
        <w:r>
          <w:t>1997 г</w:t>
        </w:r>
      </w:smartTag>
      <w:r>
        <w:t>. были переданы в Гарвар</w:t>
      </w:r>
      <w:r>
        <w:t>д</w:t>
      </w:r>
      <w:r>
        <w:t>ский университет в Школу государственного управления им. Д</w:t>
      </w:r>
      <w:r w:rsidRPr="00D30B85">
        <w:rPr>
          <w:lang w:val="en-US"/>
        </w:rPr>
        <w:t>.</w:t>
      </w:r>
      <w:r>
        <w:t>Ф</w:t>
      </w:r>
      <w:r w:rsidRPr="00D30B85">
        <w:rPr>
          <w:lang w:val="en-US"/>
        </w:rPr>
        <w:t>.</w:t>
      </w:r>
      <w:r>
        <w:t>Кеннеди</w:t>
      </w:r>
      <w:r w:rsidRPr="00D30B85">
        <w:rPr>
          <w:lang w:val="en-US"/>
        </w:rPr>
        <w:t xml:space="preserve"> (</w:t>
      </w:r>
      <w:r>
        <w:rPr>
          <w:lang w:val="en-US"/>
        </w:rPr>
        <w:t>John</w:t>
      </w:r>
      <w:r w:rsidRPr="00D30B85">
        <w:rPr>
          <w:lang w:val="en-US"/>
        </w:rPr>
        <w:t xml:space="preserve"> </w:t>
      </w:r>
      <w:r>
        <w:rPr>
          <w:lang w:val="en-US"/>
        </w:rPr>
        <w:t>F</w:t>
      </w:r>
      <w:r w:rsidRPr="00D30B85">
        <w:rPr>
          <w:lang w:val="en-US"/>
        </w:rPr>
        <w:t xml:space="preserve">. </w:t>
      </w:r>
      <w:r>
        <w:rPr>
          <w:lang w:val="en-US"/>
        </w:rPr>
        <w:t>Kennedy</w:t>
      </w:r>
      <w:r w:rsidRPr="00D30B85">
        <w:rPr>
          <w:lang w:val="en-US"/>
        </w:rPr>
        <w:t xml:space="preserve"> </w:t>
      </w:r>
      <w:r>
        <w:rPr>
          <w:lang w:val="en-US"/>
        </w:rPr>
        <w:t>School</w:t>
      </w:r>
      <w:r w:rsidRPr="00D30B85">
        <w:rPr>
          <w:lang w:val="en-US"/>
        </w:rPr>
        <w:t xml:space="preserve"> </w:t>
      </w:r>
      <w:r>
        <w:rPr>
          <w:lang w:val="en-US"/>
        </w:rPr>
        <w:t>of</w:t>
      </w:r>
      <w:r w:rsidRPr="00D30B85">
        <w:rPr>
          <w:lang w:val="en-US"/>
        </w:rPr>
        <w:t xml:space="preserve"> </w:t>
      </w:r>
      <w:r>
        <w:rPr>
          <w:lang w:val="en-US"/>
        </w:rPr>
        <w:t>Government</w:t>
      </w:r>
      <w:r w:rsidRPr="00D30B85">
        <w:rPr>
          <w:lang w:val="en-US"/>
        </w:rPr>
        <w:t>)</w:t>
      </w:r>
      <w:r w:rsidRPr="00D30B85">
        <w:rPr>
          <w:vertAlign w:val="superscript"/>
          <w:lang w:val="en-US"/>
        </w:rPr>
        <w:t>[CXCIX]</w:t>
      </w:r>
      <w:r w:rsidRPr="00D30B85">
        <w:rPr>
          <w:lang w:val="en-US"/>
        </w:rPr>
        <w:t xml:space="preserve">. </w:t>
      </w:r>
      <w:r>
        <w:t>Было бы удивительно, если бы программно-адаптивный модуль США (ч</w:t>
      </w:r>
      <w:r>
        <w:t>а</w:t>
      </w:r>
      <w:r>
        <w:t>стью которого являются и ЦРУ, и Гарвард) вдруг воспринял бы концепцию, альтернативную библейской, или начал бы сам фо</w:t>
      </w:r>
      <w:r>
        <w:t>р</w:t>
      </w:r>
      <w:r>
        <w:t>мировать альтернативу концептуальной власти, которой он по</w:t>
      </w:r>
      <w:r>
        <w:t>д</w:t>
      </w:r>
      <w:r>
        <w:t>чинён изначально. И потому с упорством достойным лучшего применения, США продолжают следовать библейской доктрине порабощения человечества в её бу</w:t>
      </w:r>
      <w:r>
        <w:t>р</w:t>
      </w:r>
      <w:r>
        <w:t>жуазно-либеральной версии.</w:t>
      </w:r>
    </w:p>
    <w:p w14:paraId="5EA0A3EC" w14:textId="77777777" w:rsidR="00D30B85" w:rsidRDefault="00D30B85" w:rsidP="00873ABF">
      <w:pPr>
        <w:pStyle w:val="PlainText"/>
      </w:pPr>
      <w:r>
        <w:lastRenderedPageBreak/>
        <w:t>Поэтому в настоящее время мы видим попытку внедрения в практическую политику США концепции, модифицированной библейским предиктором, кот</w:t>
      </w:r>
      <w:r>
        <w:t>о</w:t>
      </w:r>
      <w:r>
        <w:t xml:space="preserve">рый и породил в своё время США. Эта попытка носит несколько запоздалый характер, поскольку её реализацию притормозили два срока президентства Дж.Буша младшего. </w:t>
      </w:r>
    </w:p>
    <w:p w14:paraId="53BD8341" w14:textId="77777777" w:rsidR="00D30B85" w:rsidRDefault="00D30B85" w:rsidP="00873ABF">
      <w:pPr>
        <w:pStyle w:val="PlainText"/>
      </w:pPr>
      <w:r>
        <w:t xml:space="preserve">Последнее необходимо пояснить. </w:t>
      </w:r>
    </w:p>
    <w:p w14:paraId="28612B62" w14:textId="77777777" w:rsidR="00D30B85" w:rsidRDefault="00D30B85" w:rsidP="00F509F0">
      <w:pPr>
        <w:pStyle w:val="ab"/>
      </w:pPr>
      <w:r w:rsidRPr="00223AAE">
        <w:t>————————</w:t>
      </w:r>
    </w:p>
    <w:p w14:paraId="32CA0F1E" w14:textId="77777777" w:rsidR="00D30B85" w:rsidRDefault="00D30B85" w:rsidP="00873ABF">
      <w:pPr>
        <w:pStyle w:val="PlainText"/>
      </w:pPr>
      <w:r>
        <w:t>Предиктор крайне редко прибегает к осуществлению режима «ручного управления» социальными си</w:t>
      </w:r>
      <w:r>
        <w:t>с</w:t>
      </w:r>
      <w:r>
        <w:t>темами. В большинстве случаев соответствующий программно-адаптивный м</w:t>
      </w:r>
      <w:r>
        <w:t>о</w:t>
      </w:r>
      <w:r>
        <w:t>дуль рулит ими в режиме автопилота, без непосредственного соучастия пр</w:t>
      </w:r>
      <w:r>
        <w:t>е</w:t>
      </w:r>
      <w:r>
        <w:t>диктора в текущем упра</w:t>
      </w:r>
      <w:r>
        <w:t>в</w:t>
      </w:r>
      <w:r>
        <w:t xml:space="preserve">лении социальной системой. </w:t>
      </w:r>
    </w:p>
    <w:p w14:paraId="0CB2B470" w14:textId="77777777" w:rsidR="00D30B85" w:rsidRDefault="00D30B85" w:rsidP="00873ABF">
      <w:pPr>
        <w:pStyle w:val="PlainText"/>
      </w:pPr>
      <w:r>
        <w:t>В этом смысле по отношению к задаче управления на основе модифицированной конце</w:t>
      </w:r>
      <w:r>
        <w:t>п</w:t>
      </w:r>
      <w:r>
        <w:t xml:space="preserve">ции: два срока президентства Буша </w:t>
      </w:r>
      <w:r w:rsidRPr="00223AAE">
        <w:t>—</w:t>
      </w:r>
      <w:r>
        <w:t xml:space="preserve"> своего рода сбой режима самоуправления, осуществляемого пр</w:t>
      </w:r>
      <w:r>
        <w:t>о</w:t>
      </w:r>
      <w:r>
        <w:t xml:space="preserve">граммно-адаптивным модулем. Дело в том, что: </w:t>
      </w:r>
    </w:p>
    <w:p w14:paraId="3EC0EB8E" w14:textId="0D86251D" w:rsidR="00D30B85" w:rsidRDefault="00D30B85" w:rsidP="00F509F0">
      <w:pPr>
        <w:pStyle w:val="a3"/>
        <w:numPr>
          <w:ilvl w:val="0"/>
          <w:numId w:val="20"/>
        </w:numPr>
        <w:ind w:left="397" w:hanging="227"/>
      </w:pPr>
      <w:r>
        <w:t xml:space="preserve">республиканцы </w:t>
      </w:r>
      <w:r w:rsidRPr="00223AAE">
        <w:t>—</w:t>
      </w:r>
      <w:r>
        <w:t xml:space="preserve"> в силу разных экономических</w:t>
      </w:r>
      <w:r w:rsidRPr="00D30B85">
        <w:rPr>
          <w:vertAlign w:val="superscript"/>
        </w:rPr>
        <w:t>[CC]</w:t>
      </w:r>
      <w:r>
        <w:t xml:space="preserve"> и психот</w:t>
      </w:r>
      <w:r>
        <w:t>и</w:t>
      </w:r>
      <w:r>
        <w:t>пологических причин, более консервативны и оценивают происходящее не с позиций глобализма, а с позиций, более локализованных на те</w:t>
      </w:r>
      <w:r>
        <w:t>р</w:t>
      </w:r>
      <w:r>
        <w:t xml:space="preserve">ритории США, нежели демократы; </w:t>
      </w:r>
    </w:p>
    <w:p w14:paraId="0A196947" w14:textId="77777777" w:rsidR="00D30B85" w:rsidRDefault="00D30B85" w:rsidP="00F509F0">
      <w:pPr>
        <w:pStyle w:val="a3"/>
        <w:numPr>
          <w:ilvl w:val="0"/>
          <w:numId w:val="20"/>
        </w:numPr>
        <w:ind w:left="397" w:hanging="227"/>
      </w:pPr>
      <w:r>
        <w:t>демократы же в силу тех же причин экономическ</w:t>
      </w:r>
      <w:r>
        <w:t>о</w:t>
      </w:r>
      <w:r>
        <w:t>го и психо</w:t>
      </w:r>
      <w:r>
        <w:softHyphen/>
        <w:t>типо</w:t>
      </w:r>
      <w:r>
        <w:softHyphen/>
        <w:t>логичес</w:t>
      </w:r>
      <w:r>
        <w:softHyphen/>
        <w:t>ко</w:t>
      </w:r>
      <w:r>
        <w:softHyphen/>
        <w:t xml:space="preserve">го характера </w:t>
      </w:r>
      <w:r w:rsidRPr="00223AAE">
        <w:t>—</w:t>
      </w:r>
      <w:r>
        <w:t xml:space="preserve"> более космополитичны и я</w:t>
      </w:r>
      <w:r>
        <w:t>в</w:t>
      </w:r>
      <w:r>
        <w:t>ляются поборниками некоего «прогресса», обладающего своеобразием в каждую эп</w:t>
      </w:r>
      <w:r>
        <w:t>о</w:t>
      </w:r>
      <w:r>
        <w:t>ху.</w:t>
      </w:r>
    </w:p>
    <w:p w14:paraId="0BE86F3C" w14:textId="77777777" w:rsidR="00D30B85" w:rsidRDefault="00D30B85" w:rsidP="00873ABF">
      <w:pPr>
        <w:pStyle w:val="PlainText"/>
      </w:pPr>
      <w:r>
        <w:t>Т.е. различие двух господствующих в политической жизни США партий не идеологическое (идеологич</w:t>
      </w:r>
      <w:r>
        <w:t>е</w:t>
      </w:r>
      <w:r>
        <w:t xml:space="preserve">ски они идентичны </w:t>
      </w:r>
      <w:r w:rsidRPr="00223AAE">
        <w:t>—</w:t>
      </w:r>
      <w:r>
        <w:t xml:space="preserve"> буржуазный либерализм под властью масонства), а управле</w:t>
      </w:r>
      <w:r>
        <w:t>н</w:t>
      </w:r>
      <w:r>
        <w:t xml:space="preserve">чески-функциональное: </w:t>
      </w:r>
    </w:p>
    <w:p w14:paraId="6F000B3D" w14:textId="77777777" w:rsidR="00D30B85" w:rsidRDefault="00D30B85" w:rsidP="00F509F0">
      <w:pPr>
        <w:pStyle w:val="a3"/>
        <w:numPr>
          <w:ilvl w:val="0"/>
          <w:numId w:val="20"/>
        </w:numPr>
        <w:ind w:left="397" w:hanging="227"/>
      </w:pPr>
      <w:r>
        <w:t>если предиктору требуется политика большой или малой м</w:t>
      </w:r>
      <w:r>
        <w:t>о</w:t>
      </w:r>
      <w:r>
        <w:t>дернизации США, то страной должны р</w:t>
      </w:r>
      <w:r>
        <w:t>у</w:t>
      </w:r>
      <w:r>
        <w:t xml:space="preserve">лить демократы; </w:t>
      </w:r>
    </w:p>
    <w:p w14:paraId="6FBC1712" w14:textId="77777777" w:rsidR="00D30B85" w:rsidRDefault="00D30B85" w:rsidP="00F509F0">
      <w:pPr>
        <w:pStyle w:val="a3"/>
        <w:numPr>
          <w:ilvl w:val="0"/>
          <w:numId w:val="20"/>
        </w:numPr>
        <w:ind w:left="397" w:hanging="227"/>
      </w:pPr>
      <w:r>
        <w:t>если предиктору требуется политика развития страны на о</w:t>
      </w:r>
      <w:r>
        <w:t>с</w:t>
      </w:r>
      <w:r>
        <w:t>нове уже внедрённых результатов прошлых больших или м</w:t>
      </w:r>
      <w:r>
        <w:t>а</w:t>
      </w:r>
      <w:r>
        <w:t>лых модернизаций, то США должны быть под властью ре</w:t>
      </w:r>
      <w:r>
        <w:t>с</w:t>
      </w:r>
      <w:r>
        <w:t>публиканцев.</w:t>
      </w:r>
    </w:p>
    <w:p w14:paraId="1DCE0DBE" w14:textId="77777777" w:rsidR="00D30B85" w:rsidRDefault="00D30B85" w:rsidP="00873ABF">
      <w:pPr>
        <w:pStyle w:val="PlainText"/>
      </w:pPr>
      <w:r>
        <w:t>Но и процесс передачи власти от одних к другим протекает на основе регулируемого предиктором с</w:t>
      </w:r>
      <w:r>
        <w:t>а</w:t>
      </w:r>
      <w:r>
        <w:t xml:space="preserve">моуправления программно-адаптивного модуля, а не в режиме «ручного управления» </w:t>
      </w:r>
      <w:r w:rsidRPr="00223AAE">
        <w:t>—</w:t>
      </w:r>
      <w:r>
        <w:t xml:space="preserve"> </w:t>
      </w:r>
      <w:r>
        <w:lastRenderedPageBreak/>
        <w:t>н</w:t>
      </w:r>
      <w:r>
        <w:t>е</w:t>
      </w:r>
      <w:r>
        <w:t xml:space="preserve">коего диктата со стороны предиктора. </w:t>
      </w:r>
    </w:p>
    <w:p w14:paraId="04F203C6" w14:textId="77777777" w:rsidR="00D30B85" w:rsidRDefault="00D30B85" w:rsidP="00873ABF">
      <w:pPr>
        <w:pStyle w:val="PlainText"/>
      </w:pPr>
      <w:r>
        <w:t xml:space="preserve">И два срока Дж.Буша младшего </w:t>
      </w:r>
      <w:r w:rsidRPr="00223AAE">
        <w:t>—</w:t>
      </w:r>
      <w:r>
        <w:t xml:space="preserve"> это два подряд сбоя в раб</w:t>
      </w:r>
      <w:r>
        <w:t>о</w:t>
      </w:r>
      <w:r>
        <w:t>те системы управления, но не таких по св</w:t>
      </w:r>
      <w:r>
        <w:t>о</w:t>
      </w:r>
      <w:r>
        <w:t xml:space="preserve">ей тяжести, чтобы и Дж.Буша и его вице-президента было бы решено принести в жертву «исторической необходимости» и похоронить, хотя 11 сентября </w:t>
      </w:r>
      <w:smartTag w:uri="urn:schemas-microsoft-com:office:smarttags" w:element="metricconverter">
        <w:smartTagPr>
          <w:attr w:name="ProductID" w:val="2001 г"/>
        </w:smartTagPr>
        <w:r>
          <w:t>2001 г</w:t>
        </w:r>
      </w:smartTag>
      <w:r>
        <w:t>. в США имел место намёк Дж.Бушу на возмо</w:t>
      </w:r>
      <w:r>
        <w:t>ж</w:t>
      </w:r>
      <w:r>
        <w:t>ность государственного переворота, если его администрация не будет делать то, что требуется властному над США предиктору библейского проекта для дискредитации буржуазного либерали</w:t>
      </w:r>
      <w:r>
        <w:t>з</w:t>
      </w:r>
      <w:r>
        <w:t>ма с целью замены его неким «более прогрессивным» обществе</w:t>
      </w:r>
      <w:r>
        <w:t>н</w:t>
      </w:r>
      <w:r>
        <w:t>ным устройством…</w:t>
      </w:r>
    </w:p>
    <w:p w14:paraId="53877CEC" w14:textId="77777777" w:rsidR="00D30B85" w:rsidRDefault="00D30B85" w:rsidP="00F509F0">
      <w:pPr>
        <w:pStyle w:val="ab"/>
      </w:pPr>
      <w:r w:rsidRPr="00223AAE">
        <w:t>————————</w:t>
      </w:r>
    </w:p>
    <w:p w14:paraId="0FD05A34" w14:textId="77777777" w:rsidR="00D30B85" w:rsidRPr="00435A41" w:rsidRDefault="00D30B85" w:rsidP="00873ABF">
      <w:pPr>
        <w:pStyle w:val="PlainText"/>
      </w:pPr>
      <w:r>
        <w:t>Теперь вот к власти в США пришли демократы, которых ол</w:t>
      </w:r>
      <w:r>
        <w:t>и</w:t>
      </w:r>
      <w:r>
        <w:t>цетворяет Б.Х.Обама, на обложку чьей книги “Дерзость надежды. Мысли о возрождении американской мечты” вынесен многооб</w:t>
      </w:r>
      <w:r>
        <w:t>е</w:t>
      </w:r>
      <w:r>
        <w:t xml:space="preserve">щающий рекламный слоган: </w:t>
      </w:r>
      <w:r w:rsidRPr="00CA355D">
        <w:rPr>
          <w:b/>
        </w:rPr>
        <w:t>«Книга человека, который может изменить Америку и весь мир»</w:t>
      </w:r>
      <w:r>
        <w:t>. Т.е. обещана большая модерн</w:t>
      </w:r>
      <w:r>
        <w:t>и</w:t>
      </w:r>
      <w:r>
        <w:t>зация не только США, но и остальных государств, включая и постсоветскую Россионию, наиболее «продвинутые» представ</w:t>
      </w:r>
      <w:r>
        <w:t>и</w:t>
      </w:r>
      <w:r>
        <w:t xml:space="preserve">тели “элиты” которой </w:t>
      </w:r>
      <w:r>
        <w:rPr>
          <w:i/>
        </w:rPr>
        <w:t xml:space="preserve">не ко времени </w:t>
      </w:r>
      <w:r>
        <w:t>размечтались о том, чтобы в стране повторить “великолепие” буржуазного л</w:t>
      </w:r>
      <w:r>
        <w:t>и</w:t>
      </w:r>
      <w:r>
        <w:t>берализма США.</w:t>
      </w:r>
    </w:p>
    <w:p w14:paraId="47214905" w14:textId="77777777" w:rsidR="00D30B85" w:rsidRDefault="00D30B85" w:rsidP="00F509F0">
      <w:pPr>
        <w:pStyle w:val="Heading3"/>
      </w:pPr>
      <w:bookmarkStart w:id="31" w:name="_Toc232339036"/>
      <w:bookmarkStart w:id="32" w:name="_Toc237339543"/>
      <w:r>
        <w:t xml:space="preserve">3.3.3. Взаимодействие </w:t>
      </w:r>
      <w:r>
        <w:br/>
        <w:t xml:space="preserve">программно-адаптивного модуля США </w:t>
      </w:r>
      <w:r>
        <w:br/>
        <w:t>и концептуальной власти</w:t>
      </w:r>
      <w:bookmarkEnd w:id="31"/>
      <w:bookmarkEnd w:id="32"/>
    </w:p>
    <w:p w14:paraId="62FB0D45" w14:textId="77777777" w:rsidR="00D30B85" w:rsidRDefault="00D30B85" w:rsidP="00873ABF">
      <w:pPr>
        <w:pStyle w:val="PlainText"/>
      </w:pPr>
      <w:r>
        <w:t>Основное требование со стороны предиктора к пр</w:t>
      </w:r>
      <w:r>
        <w:t>о</w:t>
      </w:r>
      <w:r>
        <w:t xml:space="preserve">граммно-адаптивному модулю </w:t>
      </w:r>
      <w:r w:rsidRPr="00223AAE">
        <w:t>—</w:t>
      </w:r>
      <w:r>
        <w:t xml:space="preserve"> </w:t>
      </w:r>
      <w:r w:rsidRPr="00771CC9">
        <w:rPr>
          <w:i/>
        </w:rPr>
        <w:t>«обучаемость» в широком смысле этого слова,</w:t>
      </w:r>
      <w:r>
        <w:t xml:space="preserve"> поскольку только в этом случае концепция и её модифик</w:t>
      </w:r>
      <w:r>
        <w:t>а</w:t>
      </w:r>
      <w:r>
        <w:t>ции прямо или оп</w:t>
      </w:r>
      <w:r>
        <w:t>о</w:t>
      </w:r>
      <w:r>
        <w:t>средованно могут быть внедрены в процесс управления. Базисных вариантов обеспечения обучаемости в о</w:t>
      </w:r>
      <w:r>
        <w:t>б</w:t>
      </w:r>
      <w:r>
        <w:t>щем-то два:</w:t>
      </w:r>
    </w:p>
    <w:p w14:paraId="543902B5" w14:textId="77777777" w:rsidR="00D30B85" w:rsidRDefault="00D30B85" w:rsidP="00F509F0">
      <w:pPr>
        <w:pStyle w:val="a3"/>
        <w:numPr>
          <w:ilvl w:val="0"/>
          <w:numId w:val="20"/>
        </w:numPr>
        <w:ind w:left="397" w:hanging="227"/>
      </w:pPr>
      <w:r>
        <w:t>ПЕРВЫЙ. Концептуальная властность самого общества. В этом случае предиктор оказывается не локализованным в к</w:t>
      </w:r>
      <w:r>
        <w:t>а</w:t>
      </w:r>
      <w:r>
        <w:t>кой-то специфической соц</w:t>
      </w:r>
      <w:r>
        <w:t>и</w:t>
      </w:r>
      <w:r>
        <w:t>альной группе, информационно-алгоритми</w:t>
      </w:r>
      <w:r>
        <w:softHyphen/>
        <w:t>чески изолированной в жизни от остального общ</w:t>
      </w:r>
      <w:r>
        <w:t>е</w:t>
      </w:r>
      <w:r>
        <w:t xml:space="preserve">ства (будь такая изоляция основана на клановости либо на приобщении «достойных» в каждом поколении к </w:t>
      </w:r>
      <w:r>
        <w:lastRenderedPageBreak/>
        <w:t>концепт</w:t>
      </w:r>
      <w:r>
        <w:t>у</w:t>
      </w:r>
      <w:r>
        <w:t>ально властной мафиозной корпорации), и в этом варианте самоуправления общества по по</w:t>
      </w:r>
      <w:r>
        <w:t>л</w:t>
      </w:r>
      <w:r>
        <w:t>ной функции:</w:t>
      </w:r>
    </w:p>
    <w:p w14:paraId="2A29B026" w14:textId="77777777" w:rsidR="00D30B85" w:rsidRDefault="00D30B85" w:rsidP="00F509F0">
      <w:pPr>
        <w:pStyle w:val="2"/>
        <w:numPr>
          <w:ilvl w:val="0"/>
          <w:numId w:val="25"/>
        </w:numPr>
        <w:ind w:left="624" w:hanging="227"/>
      </w:pPr>
      <w:r>
        <w:t>носители концептуальной властности составляют дост</w:t>
      </w:r>
      <w:r>
        <w:t>а</w:t>
      </w:r>
      <w:r>
        <w:t>точно большую долю в составе общества, чтобы действ</w:t>
      </w:r>
      <w:r>
        <w:t>о</w:t>
      </w:r>
      <w:r>
        <w:t>вать во всех профессиональных группах и оказывать неп</w:t>
      </w:r>
      <w:r>
        <w:t>о</w:t>
      </w:r>
      <w:r>
        <w:t>средственное воздейс</w:t>
      </w:r>
      <w:r>
        <w:t>т</w:t>
      </w:r>
      <w:r>
        <w:t>вие на все сферы его жизни,</w:t>
      </w:r>
    </w:p>
    <w:p w14:paraId="1C5765D8" w14:textId="77777777" w:rsidR="00D30B85" w:rsidRDefault="00D30B85" w:rsidP="00F509F0">
      <w:pPr>
        <w:pStyle w:val="2"/>
        <w:numPr>
          <w:ilvl w:val="0"/>
          <w:numId w:val="25"/>
        </w:numPr>
        <w:ind w:left="624" w:hanging="227"/>
      </w:pPr>
      <w:r>
        <w:t>государственный аппарат не искажает информацию при отчёте перед вышестоящими уровнями и перед обществом, а из потока обращений граждан и публикаций в СМИ (включая и интернет) выделяет информацию управленч</w:t>
      </w:r>
      <w:r>
        <w:t>е</w:t>
      </w:r>
      <w:r>
        <w:t xml:space="preserve">ской значимости и работает с нею и </w:t>
      </w:r>
      <w:r w:rsidRPr="00CA355D">
        <w:rPr>
          <w:i/>
        </w:rPr>
        <w:t>с её источниками</w:t>
      </w:r>
      <w:r>
        <w:t xml:space="preserve"> с</w:t>
      </w:r>
      <w:r>
        <w:t>о</w:t>
      </w:r>
      <w:r>
        <w:t>ответственно общественным потребн</w:t>
      </w:r>
      <w:r>
        <w:t>о</w:t>
      </w:r>
      <w:r>
        <w:t>стям.</w:t>
      </w:r>
    </w:p>
    <w:p w14:paraId="5FEAC03F" w14:textId="776EAFA2" w:rsidR="00D30B85" w:rsidRDefault="00D30B85" w:rsidP="00F509F0">
      <w:pPr>
        <w:pStyle w:val="af3"/>
        <w:widowControl w:val="0"/>
      </w:pPr>
      <w:r>
        <w:t>Т.е. с одной стороны, ситуации, когда госаппарат не в с</w:t>
      </w:r>
      <w:r>
        <w:t>о</w:t>
      </w:r>
      <w:r>
        <w:t>стоянии выделить сигнал из потока собственных шумов сист</w:t>
      </w:r>
      <w:r>
        <w:t>е</w:t>
      </w:r>
      <w:r>
        <w:t>мы</w:t>
      </w:r>
      <w:r w:rsidRPr="00D30B85">
        <w:rPr>
          <w:vertAlign w:val="superscript"/>
        </w:rPr>
        <w:t>[CCI]</w:t>
      </w:r>
      <w:r>
        <w:t xml:space="preserve">, </w:t>
      </w:r>
      <w:r w:rsidRPr="00223AAE">
        <w:t>—</w:t>
      </w:r>
      <w:r>
        <w:t xml:space="preserve"> если и возможны в таком обществе, то настолько стат</w:t>
      </w:r>
      <w:r>
        <w:t>и</w:t>
      </w:r>
      <w:r>
        <w:t>стически редки во всех звеньях государственности, что не ок</w:t>
      </w:r>
      <w:r>
        <w:t>а</w:t>
      </w:r>
      <w:r>
        <w:t>зывают сколь-нибудь существенного влияния на процесс управления и его кач</w:t>
      </w:r>
      <w:r>
        <w:t>е</w:t>
      </w:r>
      <w:r>
        <w:t xml:space="preserve">ство. </w:t>
      </w:r>
    </w:p>
    <w:p w14:paraId="4BDE143E" w14:textId="77777777" w:rsidR="00D30B85" w:rsidRDefault="00D30B85" w:rsidP="00F509F0">
      <w:pPr>
        <w:pStyle w:val="af3"/>
      </w:pPr>
      <w:r>
        <w:t>А с другой стороны, и граждане не обращаются с потоком всякой мелко-бытовой ерунды в аппарат главы государства, п</w:t>
      </w:r>
      <w:r>
        <w:t>о</w:t>
      </w:r>
      <w:r>
        <w:t>скольку понимают, что только идиоты могут считать, что глава государства лично должен стоять на страже интересов каждого из них за спиной каждого чиновника, сантехника, соседа, ро</w:t>
      </w:r>
      <w:r>
        <w:t>д</w:t>
      </w:r>
      <w:r>
        <w:t xml:space="preserve">ственника и т.п. в готовности строжайше наказать всякого, кто злоупотребляет своим служебным положением либо иными возможностями или попросту не умеет работать и не желает этому учиться. </w:t>
      </w:r>
    </w:p>
    <w:p w14:paraId="21BB62D2" w14:textId="77777777" w:rsidR="00D30B85" w:rsidRDefault="00D30B85" w:rsidP="00F509F0">
      <w:pPr>
        <w:pStyle w:val="af3"/>
      </w:pPr>
      <w:r>
        <w:t xml:space="preserve">И в этом случае полная функция самоуправления общества реализуется </w:t>
      </w:r>
      <w:r w:rsidRPr="00771CC9">
        <w:rPr>
          <w:b/>
        </w:rPr>
        <w:t>в схеме предиктор-корректор со структурно не локализованным предиктором высшего уровня</w:t>
      </w:r>
      <w:r>
        <w:t>,</w:t>
      </w:r>
      <w:r w:rsidRPr="00D860D6">
        <w:rPr>
          <w:i/>
        </w:rPr>
        <w:t xml:space="preserve"> хотя в структурах государственного аппарата могут быть стру</w:t>
      </w:r>
      <w:r w:rsidRPr="00D860D6">
        <w:rPr>
          <w:i/>
        </w:rPr>
        <w:t>к</w:t>
      </w:r>
      <w:r w:rsidRPr="00D860D6">
        <w:rPr>
          <w:i/>
        </w:rPr>
        <w:t>турно и функционально обособленные органы концептуальной власти более низких уровней, примером чему</w:t>
      </w:r>
      <w:r>
        <w:t xml:space="preserve"> </w:t>
      </w:r>
      <w:r w:rsidRPr="00223AAE">
        <w:t>—</w:t>
      </w:r>
      <w:r>
        <w:t xml:space="preserve"> Госплан СССР и Госпланы союзных республик, и на какой статус притязали Политбюро ЦК КПСС, Президиумы Академии наук СССР и Академий наук союзных республик. </w:t>
      </w:r>
    </w:p>
    <w:p w14:paraId="2CCAD307" w14:textId="77777777" w:rsidR="00D30B85" w:rsidRDefault="00D30B85" w:rsidP="00F509F0">
      <w:pPr>
        <w:pStyle w:val="a3"/>
        <w:numPr>
          <w:ilvl w:val="0"/>
          <w:numId w:val="20"/>
        </w:numPr>
        <w:ind w:left="397" w:hanging="227"/>
      </w:pPr>
      <w:r>
        <w:t>ВТОРОЙ. Иерархия авторитетов на основе дисциплины н</w:t>
      </w:r>
      <w:r>
        <w:t>е</w:t>
      </w:r>
      <w:r>
        <w:t>публичной корпорации, которая обеспечивает взаимодейс</w:t>
      </w:r>
      <w:r>
        <w:t>т</w:t>
      </w:r>
      <w:r>
        <w:t xml:space="preserve">вие предиктора, информационно-алгоритмически </w:t>
      </w:r>
      <w:r>
        <w:lastRenderedPageBreak/>
        <w:t>изолир</w:t>
      </w:r>
      <w:r>
        <w:t>о</w:t>
      </w:r>
      <w:r>
        <w:t>вавшегося от толпо-“эли</w:t>
      </w:r>
      <w:r>
        <w:softHyphen/>
        <w:t>тар</w:t>
      </w:r>
      <w:r>
        <w:softHyphen/>
        <w:t>ного” концептуально безвластн</w:t>
      </w:r>
      <w:r>
        <w:t>о</w:t>
      </w:r>
      <w:r>
        <w:t>го общества, с программно-адап</w:t>
      </w:r>
      <w:r>
        <w:softHyphen/>
        <w:t>ти</w:t>
      </w:r>
      <w:r>
        <w:softHyphen/>
        <w:t>в</w:t>
      </w:r>
      <w:r>
        <w:softHyphen/>
        <w:t>ным модулем, являющи</w:t>
      </w:r>
      <w:r>
        <w:t>м</w:t>
      </w:r>
      <w:r>
        <w:t>ся частью этого общества, при помощи разного рода «инте</w:t>
      </w:r>
      <w:r>
        <w:t>р</w:t>
      </w:r>
      <w:r>
        <w:t>фе</w:t>
      </w:r>
      <w:r>
        <w:t>й</w:t>
      </w:r>
      <w:r>
        <w:t>сов».</w:t>
      </w:r>
    </w:p>
    <w:p w14:paraId="7C0E8AFB" w14:textId="77777777" w:rsidR="00D30B85" w:rsidRDefault="00D30B85" w:rsidP="00C50FE4">
      <w:pPr>
        <w:pStyle w:val="a7"/>
      </w:pPr>
      <w:r>
        <w:t>ВП СССР работает на то, чтобы первый вариант стал нормой в жизни как России, так и всего чел</w:t>
      </w:r>
      <w:r>
        <w:t>о</w:t>
      </w:r>
      <w:r>
        <w:t xml:space="preserve">вечества. </w:t>
      </w:r>
    </w:p>
    <w:p w14:paraId="54F6BE69" w14:textId="02B4D669" w:rsidR="00D30B85" w:rsidRDefault="00D30B85" w:rsidP="00C50FE4">
      <w:pPr>
        <w:pStyle w:val="a7"/>
      </w:pPr>
      <w:r>
        <w:t>В США реализован и продолжает реализовываться второй вариант.</w:t>
      </w:r>
      <w:r w:rsidRPr="00D30B85">
        <w:rPr>
          <w:vertAlign w:val="superscript"/>
        </w:rPr>
        <w:t>[CCII]</w:t>
      </w:r>
    </w:p>
    <w:p w14:paraId="18F3AC78" w14:textId="02C7A4A7" w:rsidR="00D30B85" w:rsidRDefault="00D30B85" w:rsidP="00873ABF">
      <w:pPr>
        <w:pStyle w:val="PlainText"/>
      </w:pPr>
      <w:r>
        <w:t>В связи с последним утверждением ещё раз</w:t>
      </w:r>
      <w:r w:rsidRPr="00D30B85">
        <w:rPr>
          <w:vertAlign w:val="superscript"/>
        </w:rPr>
        <w:t>[CCIII]</w:t>
      </w:r>
      <w:r>
        <w:t xml:space="preserve"> обратимся к фрагментам книги Б.Х.Обамы “Дерзость н</w:t>
      </w:r>
      <w:r>
        <w:t>а</w:t>
      </w:r>
      <w:r>
        <w:t>дежды”, в которых он рассуждает о характере Конституции США и её роли в жизни американского общес</w:t>
      </w:r>
      <w:r>
        <w:t>т</w:t>
      </w:r>
      <w:r>
        <w:t>ва.</w:t>
      </w:r>
    </w:p>
    <w:p w14:paraId="572C47C4" w14:textId="77777777" w:rsidR="00D30B85" w:rsidRDefault="00D30B85" w:rsidP="00F509F0">
      <w:pPr>
        <w:pStyle w:val="a5"/>
      </w:pPr>
      <w:r>
        <w:t>«Почему же … наша собственная республика не только ок</w:t>
      </w:r>
      <w:r>
        <w:t>а</w:t>
      </w:r>
      <w:r>
        <w:t>залась жизнеспособной, но и стала, так сказать, типовой мод</w:t>
      </w:r>
      <w:r>
        <w:t>е</w:t>
      </w:r>
      <w:r>
        <w:t>лью для многих процвета</w:t>
      </w:r>
      <w:r>
        <w:t>ю</w:t>
      </w:r>
      <w:r>
        <w:t>щих ныне государств?</w:t>
      </w:r>
    </w:p>
    <w:p w14:paraId="58CA11AE" w14:textId="178817B6" w:rsidR="00D30B85" w:rsidRDefault="00D30B85" w:rsidP="00F509F0">
      <w:pPr>
        <w:pStyle w:val="a5"/>
        <w:widowControl w:val="0"/>
      </w:pPr>
      <w:r>
        <w:t>Ответ, к которому я прихожу и который отнюдь не оригин</w:t>
      </w:r>
      <w:r>
        <w:t>а</w:t>
      </w:r>
      <w:r>
        <w:t xml:space="preserve">лен, требует некоторого сдвига метафор, </w:t>
      </w:r>
      <w:r w:rsidRPr="00757A17">
        <w:rPr>
          <w:b/>
        </w:rPr>
        <w:t>чтобы</w:t>
      </w:r>
      <w:r>
        <w:t xml:space="preserve"> </w:t>
      </w:r>
      <w:r w:rsidRPr="00963B0F">
        <w:rPr>
          <w:b/>
        </w:rPr>
        <w:t xml:space="preserve">демократия представлялась </w:t>
      </w:r>
      <w:r w:rsidRPr="00757A17">
        <w:t>не домом, кот</w:t>
      </w:r>
      <w:r w:rsidRPr="00757A17">
        <w:t>о</w:t>
      </w:r>
      <w:r w:rsidRPr="00757A17">
        <w:t>рый надо построить, а</w:t>
      </w:r>
      <w:r w:rsidRPr="00963B0F">
        <w:rPr>
          <w:b/>
        </w:rPr>
        <w:t xml:space="preserve"> беседой, которую необходимо провести</w:t>
      </w:r>
      <w:r>
        <w:t>. Под этим углом зрения ген</w:t>
      </w:r>
      <w:r>
        <w:t>и</w:t>
      </w:r>
      <w:r>
        <w:t>альность замысла Мадисона</w:t>
      </w:r>
      <w:r w:rsidRPr="00D30B85">
        <w:rPr>
          <w:vertAlign w:val="superscript"/>
        </w:rPr>
        <w:t>[CCIV]</w:t>
      </w:r>
      <w:r>
        <w:t xml:space="preserve"> не в том, что он снабдил нас ра</w:t>
      </w:r>
      <w:r>
        <w:t>с</w:t>
      </w:r>
      <w:r>
        <w:t>писанным некоторым порядком действий, наподобие того, как арх</w:t>
      </w:r>
      <w:r>
        <w:t>и</w:t>
      </w:r>
      <w:r>
        <w:t>тектор последовательно создаёт проект дома. Он наметил лишь общие контуры, дал общие правила, и следование этим правилам совершенно не гарантирует построение справедливого общества и единодушного мнения о том, что верно, а что нет.</w:t>
      </w:r>
      <w:r w:rsidRPr="00D30B85">
        <w:rPr>
          <w:vertAlign w:val="superscript"/>
        </w:rPr>
        <w:t>[CCV]</w:t>
      </w:r>
      <w:r>
        <w:t xml:space="preserve"> (…).</w:t>
      </w:r>
    </w:p>
    <w:p w14:paraId="5B151421" w14:textId="22EBA747" w:rsidR="00D30B85" w:rsidRDefault="00D30B85" w:rsidP="00F509F0">
      <w:pPr>
        <w:pStyle w:val="a5"/>
      </w:pPr>
      <w:r w:rsidRPr="00963B0F">
        <w:rPr>
          <w:b/>
        </w:rPr>
        <w:t>Рамки, установленные нашей Конституцией, лишь упор</w:t>
      </w:r>
      <w:r w:rsidRPr="00963B0F">
        <w:rPr>
          <w:b/>
        </w:rPr>
        <w:t>я</w:t>
      </w:r>
      <w:r w:rsidRPr="00963B0F">
        <w:rPr>
          <w:b/>
        </w:rPr>
        <w:t>дочивают те МЕТОДЫ</w:t>
      </w:r>
      <w:r>
        <w:rPr>
          <w:b/>
        </w:rPr>
        <w:t xml:space="preserve"> </w:t>
      </w:r>
      <w:r>
        <w:t>(выделено заглавными нами при цит</w:t>
      </w:r>
      <w:r>
        <w:t>и</w:t>
      </w:r>
      <w:r>
        <w:t>ровании)</w:t>
      </w:r>
      <w:r w:rsidRPr="00963B0F">
        <w:rPr>
          <w:b/>
        </w:rPr>
        <w:t>, которые мы и</w:t>
      </w:r>
      <w:r w:rsidRPr="00963B0F">
        <w:rPr>
          <w:b/>
        </w:rPr>
        <w:t>с</w:t>
      </w:r>
      <w:r w:rsidRPr="00963B0F">
        <w:rPr>
          <w:b/>
        </w:rPr>
        <w:t>пользуем в спорах о будущем</w:t>
      </w:r>
      <w:r w:rsidRPr="00D30B85">
        <w:rPr>
          <w:vertAlign w:val="superscript"/>
        </w:rPr>
        <w:t>[CCVI]</w:t>
      </w:r>
      <w:r>
        <w:t xml:space="preserve">. Весь хитроумный механизм </w:t>
      </w:r>
      <w:r w:rsidRPr="00223AAE">
        <w:t>—</w:t>
      </w:r>
      <w:r>
        <w:t xml:space="preserve"> </w:t>
      </w:r>
      <w:r w:rsidRPr="00963B0F">
        <w:rPr>
          <w:b/>
        </w:rPr>
        <w:t>разделение властей, сдержанность и уравновешенность, федеративные принципы и “Билль о пр</w:t>
      </w:r>
      <w:r w:rsidRPr="00963B0F">
        <w:rPr>
          <w:b/>
        </w:rPr>
        <w:t>а</w:t>
      </w:r>
      <w:r w:rsidRPr="00963B0F">
        <w:rPr>
          <w:b/>
        </w:rPr>
        <w:t>вах”, — волей неволей вынуждают нас к беседе, к “совещ</w:t>
      </w:r>
      <w:r w:rsidRPr="00963B0F">
        <w:rPr>
          <w:b/>
        </w:rPr>
        <w:t>а</w:t>
      </w:r>
      <w:r w:rsidRPr="00963B0F">
        <w:rPr>
          <w:b/>
        </w:rPr>
        <w:t xml:space="preserve">тельной демократии”, в которых все граждане вовлекаются в процесс проверки своих идей жизнью, </w:t>
      </w:r>
      <w:r>
        <w:t>убеждения других в своей точке зрения, создания союзов. Так как власть в нашем обществе сильно размыта, процесс закон</w:t>
      </w:r>
      <w:r>
        <w:t>о</w:t>
      </w:r>
      <w:r>
        <w:t xml:space="preserve">творчества в Америке вынуждает нас принять как данность, что мы не всегда бываем правы, и иногда необходимо поменять </w:t>
      </w:r>
      <w:r>
        <w:lastRenderedPageBreak/>
        <w:t>решение; он заставляет нас постоянно пересматривать наши мотивы и наши интересы и предполагает, что как отдельное, так и общее мнение одновр</w:t>
      </w:r>
      <w:r>
        <w:t>е</w:t>
      </w:r>
      <w:r>
        <w:t>менно и точны, и весьма ош</w:t>
      </w:r>
      <w:r>
        <w:t>и</w:t>
      </w:r>
      <w:r>
        <w:t xml:space="preserve">бочны» (стр. 106). </w:t>
      </w:r>
    </w:p>
    <w:p w14:paraId="52B2209C" w14:textId="77AAB2B2" w:rsidR="00D30B85" w:rsidRDefault="00D30B85" w:rsidP="00F509F0">
      <w:pPr>
        <w:pStyle w:val="a5"/>
      </w:pPr>
      <w:r>
        <w:t>«Отцы-основатели выступали не только против абсолютной власти. В самой структуре, в самой идее упорядоченной свободы содержится отказ от абс</w:t>
      </w:r>
      <w:r>
        <w:t>о</w:t>
      </w:r>
      <w:r>
        <w:t>лютной истины</w:t>
      </w:r>
      <w:r w:rsidRPr="00D30B85">
        <w:rPr>
          <w:vertAlign w:val="superscript"/>
        </w:rPr>
        <w:t>[CCVII]</w:t>
      </w:r>
      <w:r>
        <w:t>, от непогрешимости любой идеи, идеологии, теологии или “-изма”, тиранического о</w:t>
      </w:r>
      <w:r>
        <w:t>б</w:t>
      </w:r>
      <w:r>
        <w:t>щества, которое повернёт будущие поколения на единый неи</w:t>
      </w:r>
      <w:r>
        <w:t>з</w:t>
      </w:r>
      <w:r>
        <w:t>менный курс, подтолкнёт большинство и меньшинство к инкв</w:t>
      </w:r>
      <w:r>
        <w:t>и</w:t>
      </w:r>
      <w:r>
        <w:t>зиции, погромам, тюрьмам, джихаду. Основатели, конечно же верили в Бога</w:t>
      </w:r>
      <w:r w:rsidRPr="00D30B85">
        <w:rPr>
          <w:vertAlign w:val="superscript"/>
        </w:rPr>
        <w:t>[CCVIII]</w:t>
      </w:r>
      <w:r>
        <w:t>, но в согласии с духом Просвещения верили в разум и чувства, которыми Бог наделил их</w:t>
      </w:r>
      <w:r w:rsidRPr="00D30B85">
        <w:rPr>
          <w:vertAlign w:val="superscript"/>
        </w:rPr>
        <w:t>[CCIX]</w:t>
      </w:r>
      <w:r>
        <w:t xml:space="preserve">. Они </w:t>
      </w:r>
      <w:r w:rsidRPr="00963B0F">
        <w:rPr>
          <w:b/>
        </w:rPr>
        <w:t>с подозр</w:t>
      </w:r>
      <w:r w:rsidRPr="00963B0F">
        <w:rPr>
          <w:b/>
        </w:rPr>
        <w:t>е</w:t>
      </w:r>
      <w:r w:rsidRPr="00963B0F">
        <w:rPr>
          <w:b/>
        </w:rPr>
        <w:t>нием относились к любой абстракции и любили з</w:t>
      </w:r>
      <w:r w:rsidRPr="00963B0F">
        <w:rPr>
          <w:b/>
        </w:rPr>
        <w:t>а</w:t>
      </w:r>
      <w:r w:rsidRPr="00963B0F">
        <w:rPr>
          <w:b/>
        </w:rPr>
        <w:t>давать вопросы</w:t>
      </w:r>
      <w:r w:rsidRPr="00D30B85">
        <w:rPr>
          <w:vertAlign w:val="superscript"/>
        </w:rPr>
        <w:t>[CCX]</w:t>
      </w:r>
      <w:r w:rsidRPr="00963B0F">
        <w:rPr>
          <w:b/>
        </w:rPr>
        <w:t>, поэтому в нашей ранней истории теория всегда поверялась фактом и целесообразностью</w:t>
      </w:r>
      <w:r w:rsidRPr="00963B0F">
        <w:t>»</w:t>
      </w:r>
      <w:r w:rsidRPr="00D30B85">
        <w:rPr>
          <w:vertAlign w:val="superscript"/>
        </w:rPr>
        <w:t>[CCXI]</w:t>
      </w:r>
      <w:r>
        <w:t xml:space="preserve"> (стр. 107, все выделения жи</w:t>
      </w:r>
      <w:r>
        <w:t>р</w:t>
      </w:r>
      <w:r>
        <w:t xml:space="preserve">ным </w:t>
      </w:r>
      <w:r w:rsidRPr="00223AAE">
        <w:t>—</w:t>
      </w:r>
      <w:r>
        <w:t xml:space="preserve"> наши при цитир</w:t>
      </w:r>
      <w:r>
        <w:t>о</w:t>
      </w:r>
      <w:r>
        <w:t>вании</w:t>
      </w:r>
      <w:r w:rsidRPr="00D30B85">
        <w:rPr>
          <w:vertAlign w:val="superscript"/>
        </w:rPr>
        <w:t>[CCXII]</w:t>
      </w:r>
      <w:r>
        <w:t>).</w:t>
      </w:r>
    </w:p>
    <w:p w14:paraId="1699ECB9" w14:textId="77777777" w:rsidR="00D30B85" w:rsidRDefault="00D30B85" w:rsidP="00873ABF">
      <w:pPr>
        <w:pStyle w:val="PlainText"/>
      </w:pPr>
      <w:r>
        <w:t>Приведённый фрагмент показывает, что Б.Обама адекватно освещает проблематику, относящуюся к уровню первого приор</w:t>
      </w:r>
      <w:r>
        <w:t>и</w:t>
      </w:r>
      <w:r>
        <w:t xml:space="preserve">тета обобщённых средств управления </w:t>
      </w:r>
      <w:r w:rsidRPr="00223AAE">
        <w:t>—</w:t>
      </w:r>
      <w:r>
        <w:t xml:space="preserve"> проблематику методол</w:t>
      </w:r>
      <w:r>
        <w:t>о</w:t>
      </w:r>
      <w:r>
        <w:t xml:space="preserve">гии познания и творчества. </w:t>
      </w:r>
    </w:p>
    <w:p w14:paraId="2A1B25D6" w14:textId="77777777" w:rsidR="00D30B85" w:rsidRDefault="00D30B85" w:rsidP="00C50FE4">
      <w:pPr>
        <w:pStyle w:val="a7"/>
      </w:pPr>
      <w:r>
        <w:t>Заодно в приведённом фрагменте он дал и ответ на в</w:t>
      </w:r>
      <w:r>
        <w:t>о</w:t>
      </w:r>
      <w:r>
        <w:t>прос о причинах наиболее устойчивой в истории дееспособности государственности США (в сопоставлении их с другими с</w:t>
      </w:r>
      <w:r>
        <w:t>о</w:t>
      </w:r>
      <w:r>
        <w:t>временными государствами) как в выявлении и разрешении их проблем, так и в проведении в жизнь их политических решений:</w:t>
      </w:r>
      <w:r w:rsidRPr="005D5A17">
        <w:rPr>
          <w:b/>
        </w:rPr>
        <w:t xml:space="preserve"> Конституцией США запрограммированы пр</w:t>
      </w:r>
      <w:r w:rsidRPr="005D5A17">
        <w:rPr>
          <w:b/>
        </w:rPr>
        <w:t>о</w:t>
      </w:r>
      <w:r w:rsidRPr="005D5A17">
        <w:rPr>
          <w:b/>
        </w:rPr>
        <w:t xml:space="preserve">цедуры, выражающие </w:t>
      </w:r>
      <w:r w:rsidRPr="00B6697C">
        <w:rPr>
          <w:b/>
          <w:i/>
        </w:rPr>
        <w:t>диалектическую по её существу</w:t>
      </w:r>
      <w:r w:rsidRPr="005D5A17">
        <w:rPr>
          <w:b/>
        </w:rPr>
        <w:t xml:space="preserve"> культуру познания и творчества</w:t>
      </w:r>
      <w:r>
        <w:rPr>
          <w:b/>
        </w:rPr>
        <w:t xml:space="preserve"> </w:t>
      </w:r>
      <w:r>
        <w:t>(именно к этой теме отн</w:t>
      </w:r>
      <w:r>
        <w:t>о</w:t>
      </w:r>
      <w:r>
        <w:t>сятся выделения жирным текста в приведённых выше фра</w:t>
      </w:r>
      <w:r>
        <w:t>г</w:t>
      </w:r>
      <w:r>
        <w:t>ментах).</w:t>
      </w:r>
    </w:p>
    <w:p w14:paraId="6E875828" w14:textId="77777777" w:rsidR="00D30B85" w:rsidRDefault="00D30B85" w:rsidP="00C50FE4">
      <w:pPr>
        <w:pStyle w:val="a7"/>
      </w:pPr>
      <w:r>
        <w:t>Соответственно запрограммированности процедур, выр</w:t>
      </w:r>
      <w:r>
        <w:t>а</w:t>
      </w:r>
      <w:r>
        <w:t xml:space="preserve">жающих диалектическую культуру познания и творчества, США имеют преимущество на первом приоритете и, как следствие, </w:t>
      </w:r>
      <w:r w:rsidRPr="00223AAE">
        <w:t>—</w:t>
      </w:r>
      <w:r>
        <w:t xml:space="preserve"> на более низких приоритетах обобщённых средств управления / оружия в сопоставлении их с культур</w:t>
      </w:r>
      <w:r>
        <w:t>а</w:t>
      </w:r>
      <w:r>
        <w:t xml:space="preserve">ми общественного самоуправления, в которых </w:t>
      </w:r>
      <w:r>
        <w:lastRenderedPageBreak/>
        <w:t>диалекти</w:t>
      </w:r>
      <w:r>
        <w:t>ч</w:t>
      </w:r>
      <w:r>
        <w:t>ность восприятия и осмысления жизни и творчества подавл</w:t>
      </w:r>
      <w:r>
        <w:t>я</w:t>
      </w:r>
      <w:r>
        <w:t>ется как в работе государственного аппарата, так и в жизни остального общества.</w:t>
      </w:r>
    </w:p>
    <w:p w14:paraId="594DF96E" w14:textId="77777777" w:rsidR="00D30B85" w:rsidRDefault="00D30B85" w:rsidP="00873ABF">
      <w:pPr>
        <w:pStyle w:val="PlainText"/>
        <w:rPr>
          <w:i/>
        </w:rPr>
      </w:pPr>
      <w:r>
        <w:t xml:space="preserve">Но приведённое выше, относящееся к проблематике первого приоритета обобщённых средств управления / оружия, изложено Б.Обамой так, что может быть воспринято только на основе принципа: </w:t>
      </w:r>
      <w:r w:rsidRPr="0051234E">
        <w:rPr>
          <w:i/>
        </w:rPr>
        <w:t>кто знает, что такое диалектика и владеет ею, — тот поймёт</w:t>
      </w:r>
      <w:r>
        <w:rPr>
          <w:i/>
        </w:rPr>
        <w:t>, про что это</w:t>
      </w:r>
      <w:r w:rsidRPr="0051234E">
        <w:rPr>
          <w:i/>
        </w:rPr>
        <w:t>, а кто не знает и не владеет — это его проблемы</w:t>
      </w:r>
      <w:r>
        <w:rPr>
          <w:i/>
        </w:rPr>
        <w:t>…</w:t>
      </w:r>
    </w:p>
    <w:p w14:paraId="1F66D764" w14:textId="42CCFDCF" w:rsidR="00D30B85" w:rsidRDefault="00D30B85" w:rsidP="00C50FE4">
      <w:pPr>
        <w:pStyle w:val="a7"/>
      </w:pPr>
      <w:r>
        <w:t>И судя по всему, у правящей “элиты” Россионии, и как сле</w:t>
      </w:r>
      <w:r>
        <w:t>д</w:t>
      </w:r>
      <w:r>
        <w:t xml:space="preserve">ствие </w:t>
      </w:r>
      <w:r w:rsidRPr="00223AAE">
        <w:t>—</w:t>
      </w:r>
      <w:r>
        <w:t xml:space="preserve"> у народов России, есть и в предстоящий период ещё будет много проблем, проистекающих из того, что первым приоритетом обобщённых средств управления они не влад</w:t>
      </w:r>
      <w:r>
        <w:t>е</w:t>
      </w:r>
      <w:r>
        <w:t xml:space="preserve">ют должным образом; и, как следствие, </w:t>
      </w:r>
      <w:r w:rsidRPr="00223AAE">
        <w:t>—</w:t>
      </w:r>
      <w:r>
        <w:t xml:space="preserve"> не владеют дол</w:t>
      </w:r>
      <w:r>
        <w:t>ж</w:t>
      </w:r>
      <w:r>
        <w:t>ным образом и менее значимыми приоритетами</w:t>
      </w:r>
      <w:r w:rsidRPr="00D30B85">
        <w:rPr>
          <w:vertAlign w:val="superscript"/>
        </w:rPr>
        <w:t>[CCXIII]</w:t>
      </w:r>
      <w:r>
        <w:t>.</w:t>
      </w:r>
    </w:p>
    <w:p w14:paraId="4761D66B" w14:textId="4AA51A44" w:rsidR="00D30B85" w:rsidRDefault="00D30B85" w:rsidP="00873ABF">
      <w:pPr>
        <w:pStyle w:val="PlainText"/>
      </w:pPr>
      <w:r>
        <w:t>Но парадокс состоит в том, что и при показанном выше пр</w:t>
      </w:r>
      <w:r>
        <w:t>е</w:t>
      </w:r>
      <w:r>
        <w:t>имуществе США над другими культурами корень всех их пр</w:t>
      </w:r>
      <w:r>
        <w:t>о</w:t>
      </w:r>
      <w:r>
        <w:t xml:space="preserve">блем в том же: в них средствами управления первого приоритета ни представители публично-политической “элиты”, ни “элита” в целом, ни простонародье </w:t>
      </w:r>
      <w:r w:rsidRPr="00223AAE">
        <w:t>—</w:t>
      </w:r>
      <w:r>
        <w:t xml:space="preserve"> </w:t>
      </w:r>
      <w:r>
        <w:rPr>
          <w:i/>
        </w:rPr>
        <w:t xml:space="preserve">осознанно </w:t>
      </w:r>
      <w:r>
        <w:t>не владеют: то, что прои</w:t>
      </w:r>
      <w:r>
        <w:t>с</w:t>
      </w:r>
      <w:r>
        <w:t xml:space="preserve">ходит на первом приоритете обобщённых средств управления / оружия, </w:t>
      </w:r>
      <w:r w:rsidRPr="00223AAE">
        <w:t>—</w:t>
      </w:r>
      <w:r>
        <w:t xml:space="preserve"> носит характер безсознательных автоматизмов, во</w:t>
      </w:r>
      <w:r>
        <w:t>з</w:t>
      </w:r>
      <w:r>
        <w:t xml:space="preserve">можности применения которых ограничены информационно-алгоритмически </w:t>
      </w:r>
      <w:r w:rsidRPr="008C0D00">
        <w:rPr>
          <w:i/>
        </w:rPr>
        <w:t>библейским проектом порабощения человечес</w:t>
      </w:r>
      <w:r w:rsidRPr="008C0D00">
        <w:rPr>
          <w:i/>
        </w:rPr>
        <w:t>т</w:t>
      </w:r>
      <w:r w:rsidRPr="008C0D00">
        <w:rPr>
          <w:i/>
        </w:rPr>
        <w:t>ва в его буржуазно-либеральной версии</w:t>
      </w:r>
      <w:r w:rsidRPr="00D30B85">
        <w:rPr>
          <w:vertAlign w:val="superscript"/>
        </w:rPr>
        <w:t>[CCXIV]</w:t>
      </w:r>
      <w:r>
        <w:rPr>
          <w:i/>
        </w:rPr>
        <w:t>,</w:t>
      </w:r>
      <w:r>
        <w:t xml:space="preserve"> суть коего американцам, включая их “элиту” и Б.Х.Обаму персонально, </w:t>
      </w:r>
      <w:r w:rsidRPr="00223AAE">
        <w:t>—</w:t>
      </w:r>
      <w:r>
        <w:t xml:space="preserve"> непонятна. </w:t>
      </w:r>
    </w:p>
    <w:p w14:paraId="0F6B9E77" w14:textId="02F74A80" w:rsidR="00D30B85" w:rsidRDefault="00D30B85" w:rsidP="00873ABF">
      <w:pPr>
        <w:pStyle w:val="PlainText"/>
      </w:pPr>
      <w:r>
        <w:t>Как это видно из приведённого фрагмента рассуждений Б.Х.Обамы о методологически-позна</w:t>
      </w:r>
      <w:r>
        <w:softHyphen/>
        <w:t>ва</w:t>
      </w:r>
      <w:r>
        <w:softHyphen/>
        <w:t>тельно-творческом хара</w:t>
      </w:r>
      <w:r>
        <w:t>к</w:t>
      </w:r>
      <w:r>
        <w:t>тере процедур, запрограммирова</w:t>
      </w:r>
      <w:r>
        <w:t>н</w:t>
      </w:r>
      <w:r>
        <w:t xml:space="preserve">ных Конституцией США, </w:t>
      </w:r>
      <w:r w:rsidRPr="00223AAE">
        <w:t>—</w:t>
      </w:r>
      <w:r>
        <w:t xml:space="preserve"> он вряд ли знает сам, к</w:t>
      </w:r>
      <w:r>
        <w:t>а</w:t>
      </w:r>
      <w:r>
        <w:t>кого рода проблематику затронул, и потому понимает её весьма поверхностно</w:t>
      </w:r>
      <w:r w:rsidRPr="00D30B85">
        <w:rPr>
          <w:vertAlign w:val="superscript"/>
        </w:rPr>
        <w:t>[CCXV]</w:t>
      </w:r>
      <w:r>
        <w:t>: скорее во внешних проявл</w:t>
      </w:r>
      <w:r>
        <w:t>е</w:t>
      </w:r>
      <w:r>
        <w:t>ниях общественной полезности результатов, даваемых диалект</w:t>
      </w:r>
      <w:r>
        <w:t>и</w:t>
      </w:r>
      <w:r>
        <w:t>кой, нежели в существе самих познавательно-творческих проце</w:t>
      </w:r>
      <w:r>
        <w:t>с</w:t>
      </w:r>
      <w:r>
        <w:t xml:space="preserve">сов, в их фактической роли в жизни США и тем более </w:t>
      </w:r>
      <w:r w:rsidRPr="00223AAE">
        <w:t>—</w:t>
      </w:r>
      <w:r>
        <w:t xml:space="preserve"> в аспе</w:t>
      </w:r>
      <w:r>
        <w:t>к</w:t>
      </w:r>
      <w:r>
        <w:t>те не реализованных во</w:t>
      </w:r>
      <w:r>
        <w:t>з</w:t>
      </w:r>
      <w:r>
        <w:t xml:space="preserve">можностей. </w:t>
      </w:r>
    </w:p>
    <w:p w14:paraId="2EAAFBAC" w14:textId="77777777" w:rsidR="00D30B85" w:rsidRDefault="00D30B85" w:rsidP="00873ABF">
      <w:pPr>
        <w:pStyle w:val="PlainText"/>
      </w:pPr>
      <w:r>
        <w:t>Б.Х.Обама пишет:</w:t>
      </w:r>
    </w:p>
    <w:p w14:paraId="7085B10D" w14:textId="43277823" w:rsidR="00D30B85" w:rsidRDefault="00D30B85" w:rsidP="00F509F0">
      <w:pPr>
        <w:pStyle w:val="a5"/>
      </w:pPr>
      <w:r>
        <w:lastRenderedPageBreak/>
        <w:t>«</w:t>
      </w:r>
      <w:r w:rsidRPr="00C43034">
        <w:rPr>
          <w:b/>
        </w:rPr>
        <w:t>У нас нет авторитетов, подобных Уолтеру Кронкайту</w:t>
      </w:r>
      <w:r w:rsidRPr="00D30B85">
        <w:rPr>
          <w:vertAlign w:val="superscript"/>
        </w:rPr>
        <w:t>[CCXVI]</w:t>
      </w:r>
      <w:r w:rsidRPr="00C43034">
        <w:rPr>
          <w:b/>
        </w:rPr>
        <w:t xml:space="preserve"> или Эдуарду Роско Мэрроу</w:t>
      </w:r>
      <w:r w:rsidRPr="00D30B85">
        <w:rPr>
          <w:vertAlign w:val="superscript"/>
        </w:rPr>
        <w:t>[CCXVII]</w:t>
      </w:r>
      <w:r w:rsidRPr="00C43034">
        <w:rPr>
          <w:b/>
        </w:rPr>
        <w:t>, к которым мы могли бы пр</w:t>
      </w:r>
      <w:r w:rsidRPr="00C43034">
        <w:rPr>
          <w:b/>
        </w:rPr>
        <w:t>и</w:t>
      </w:r>
      <w:r w:rsidRPr="00C43034">
        <w:rPr>
          <w:b/>
        </w:rPr>
        <w:t>слушаться и доверить разбор наших противоречий.</w:t>
      </w:r>
      <w:r>
        <w:t xml:space="preserve"> Вместо этого картина, рисуемая средствами массовой информации, ра</w:t>
      </w:r>
      <w:r>
        <w:t>с</w:t>
      </w:r>
      <w:r>
        <w:t xml:space="preserve">падается на тысячу фрагментов; </w:t>
      </w:r>
      <w:r w:rsidRPr="00C43034">
        <w:rPr>
          <w:b/>
        </w:rPr>
        <w:t>каждый представляет собой собственную версию происходящего и клянётся в верности расколотой мнениями нации</w:t>
      </w:r>
      <w:r>
        <w:t>. В зависимости от ваших взглядов глобальное потепление ускоряется угрожающе или очень угр</w:t>
      </w:r>
      <w:r>
        <w:t>о</w:t>
      </w:r>
      <w:r>
        <w:t>жающе, бюджетный дефицит растёт или, напротив, уменьшается» (стр. 144, 145, часть текста выделена жирным нами при цитир</w:t>
      </w:r>
      <w:r>
        <w:t>о</w:t>
      </w:r>
      <w:r>
        <w:t>вании).</w:t>
      </w:r>
    </w:p>
    <w:p w14:paraId="53E62912" w14:textId="77777777" w:rsidR="00D30B85" w:rsidRDefault="00D30B85" w:rsidP="00873ABF">
      <w:pPr>
        <w:pStyle w:val="PlainText"/>
      </w:pPr>
      <w:r>
        <w:t>Мы выделили жирным ключевые для понимания сути дела факторы: Если в основе культуры общества лежит диалектическая методология познания и тво</w:t>
      </w:r>
      <w:r>
        <w:t>р</w:t>
      </w:r>
      <w:r>
        <w:t>чества, осознаваемая подавляющим большинством и</w:t>
      </w:r>
      <w:r>
        <w:t>н</w:t>
      </w:r>
      <w:r>
        <w:t>дивидов, это общество составляющих, то:</w:t>
      </w:r>
    </w:p>
    <w:p w14:paraId="3FC2805D" w14:textId="77777777" w:rsidR="00D30B85" w:rsidRDefault="00D30B85" w:rsidP="00F509F0">
      <w:pPr>
        <w:pStyle w:val="a3"/>
        <w:numPr>
          <w:ilvl w:val="0"/>
          <w:numId w:val="20"/>
        </w:numPr>
        <w:ind w:left="397" w:hanging="227"/>
      </w:pPr>
      <w:r>
        <w:t>общество не нуждается в авторитетах (типа Уолтера</w:t>
      </w:r>
      <w:r w:rsidRPr="00C43034">
        <w:t xml:space="preserve"> Кро</w:t>
      </w:r>
      <w:r w:rsidRPr="00C43034">
        <w:t>н</w:t>
      </w:r>
      <w:r w:rsidRPr="00C43034">
        <w:t>кайт</w:t>
      </w:r>
      <w:r>
        <w:t>а</w:t>
      </w:r>
      <w:r w:rsidRPr="00C43034">
        <w:t xml:space="preserve"> или Эд</w:t>
      </w:r>
      <w:r>
        <w:t>уарда</w:t>
      </w:r>
      <w:r w:rsidRPr="00C43034">
        <w:t xml:space="preserve"> Роско Мэрроу</w:t>
      </w:r>
      <w:r>
        <w:t xml:space="preserve"> и т.п.), которые, как пре</w:t>
      </w:r>
      <w:r>
        <w:t>д</w:t>
      </w:r>
      <w:r>
        <w:t>пол</w:t>
      </w:r>
      <w:r>
        <w:t>а</w:t>
      </w:r>
      <w:r>
        <w:t xml:space="preserve">гается и подразумевается, </w:t>
      </w:r>
      <w:r w:rsidRPr="00223AAE">
        <w:t>—</w:t>
      </w:r>
      <w:r>
        <w:t xml:space="preserve"> безошибочны во всех своих суждениях и рекоме</w:t>
      </w:r>
      <w:r>
        <w:t>н</w:t>
      </w:r>
      <w:r>
        <w:t>дациях;</w:t>
      </w:r>
    </w:p>
    <w:p w14:paraId="23C34E0C" w14:textId="77777777" w:rsidR="00D30B85" w:rsidRDefault="00D30B85" w:rsidP="00F509F0">
      <w:pPr>
        <w:pStyle w:val="a3"/>
        <w:numPr>
          <w:ilvl w:val="0"/>
          <w:numId w:val="20"/>
        </w:numPr>
        <w:ind w:left="397" w:hanging="227"/>
      </w:pPr>
      <w:r>
        <w:t xml:space="preserve">мир, тенденции его развития </w:t>
      </w:r>
      <w:r w:rsidRPr="00223AAE">
        <w:t>—</w:t>
      </w:r>
      <w:r>
        <w:t xml:space="preserve"> хотя и многогранны, но одн</w:t>
      </w:r>
      <w:r>
        <w:t>о</w:t>
      </w:r>
      <w:r>
        <w:t>значно познаваемы, в силу чего такая нация не может быть расколота «плюрализмом мнений», который может существ</w:t>
      </w:r>
      <w:r>
        <w:t>о</w:t>
      </w:r>
      <w:r>
        <w:t>вать только в к</w:t>
      </w:r>
      <w:r>
        <w:t>а</w:t>
      </w:r>
      <w:r>
        <w:t>честве промежуточного продукта-полуфаб</w:t>
      </w:r>
      <w:r>
        <w:softHyphen/>
        <w:t>ри</w:t>
      </w:r>
      <w:r>
        <w:softHyphen/>
        <w:t>ката в процессе выработки общего для всех адекватного и п</w:t>
      </w:r>
      <w:r>
        <w:t>о</w:t>
      </w:r>
      <w:r>
        <w:t>тому работоспособного мнения по любому вопросу, будь то глобальное потепление и биосферно-экологический глобал</w:t>
      </w:r>
      <w:r>
        <w:t>ь</w:t>
      </w:r>
      <w:r>
        <w:t>ный кризис либо вопросы государственного или корпорати</w:t>
      </w:r>
      <w:r>
        <w:t>в</w:t>
      </w:r>
      <w:r>
        <w:t>ного бюджета.</w:t>
      </w:r>
    </w:p>
    <w:p w14:paraId="1695E92B" w14:textId="77777777" w:rsidR="00D30B85" w:rsidRDefault="00D30B85" w:rsidP="00873ABF">
      <w:pPr>
        <w:pStyle w:val="PlainText"/>
      </w:pPr>
      <w:r>
        <w:t>По отношению к рассматриваемой нами проблематике вза</w:t>
      </w:r>
      <w:r>
        <w:t>и</w:t>
      </w:r>
      <w:r>
        <w:t xml:space="preserve">модействия предиктора и программно-адаптивного модуля </w:t>
      </w:r>
      <w:r w:rsidRPr="00223AAE">
        <w:t>—</w:t>
      </w:r>
      <w:r>
        <w:t xml:space="preserve"> прежде всего значимо то о</w:t>
      </w:r>
      <w:r>
        <w:t>б</w:t>
      </w:r>
      <w:r>
        <w:t>стоятельство, что Конституция США по её характер</w:t>
      </w:r>
      <w:r>
        <w:t>и</w:t>
      </w:r>
      <w:r>
        <w:t xml:space="preserve">стике Б.Х.Обамой, предписывает демократию как </w:t>
      </w:r>
      <w:r w:rsidRPr="00425674">
        <w:rPr>
          <w:i/>
        </w:rPr>
        <w:t>беседу о смысле жизни, которая должна быть основой практ</w:t>
      </w:r>
      <w:r w:rsidRPr="00425674">
        <w:rPr>
          <w:i/>
        </w:rPr>
        <w:t>и</w:t>
      </w:r>
      <w:r w:rsidRPr="00425674">
        <w:rPr>
          <w:i/>
        </w:rPr>
        <w:t>ческой политики.</w:t>
      </w:r>
      <w:r>
        <w:t xml:space="preserve"> Эта особенность Констит</w:t>
      </w:r>
      <w:r>
        <w:t>у</w:t>
      </w:r>
      <w:r>
        <w:t xml:space="preserve">ции США </w:t>
      </w:r>
      <w:r w:rsidRPr="00223AAE">
        <w:t>—</w:t>
      </w:r>
      <w:r>
        <w:t xml:space="preserve"> одна из основ для обеспечения системного взаимодействия программно-адаптивного модуля и предиктора.</w:t>
      </w:r>
    </w:p>
    <w:p w14:paraId="101EE30D" w14:textId="77777777" w:rsidR="00D30B85" w:rsidRDefault="00D30B85" w:rsidP="00873ABF">
      <w:pPr>
        <w:pStyle w:val="PlainText"/>
      </w:pPr>
      <w:r>
        <w:t>Беседа по своей сути предполагает развитость навыков соб</w:t>
      </w:r>
      <w:r>
        <w:t>е</w:t>
      </w:r>
      <w:r>
        <w:t>седников понимать друг друга. И надо понимать, что процеду</w:t>
      </w:r>
      <w:r>
        <w:t>р</w:t>
      </w:r>
      <w:r>
        <w:t xml:space="preserve">ные дебаты в Конгрессе США или в Сенате </w:t>
      </w:r>
      <w:r w:rsidRPr="00223AAE">
        <w:t>—</w:t>
      </w:r>
      <w:r>
        <w:t xml:space="preserve"> это </w:t>
      </w:r>
      <w:r>
        <w:lastRenderedPageBreak/>
        <w:t>только надво</w:t>
      </w:r>
      <w:r>
        <w:t>д</w:t>
      </w:r>
      <w:r>
        <w:t>ная, протоколиру</w:t>
      </w:r>
      <w:r>
        <w:t>е</w:t>
      </w:r>
      <w:r>
        <w:t>мая часть всего множества бесед, ведущихся в проце</w:t>
      </w:r>
      <w:r>
        <w:t>с</w:t>
      </w:r>
      <w:r>
        <w:t xml:space="preserve">се обеспечения практической политики. </w:t>
      </w:r>
    </w:p>
    <w:p w14:paraId="0BF927B1" w14:textId="62B2E704" w:rsidR="00D30B85" w:rsidRDefault="00D30B85" w:rsidP="00C50FE4">
      <w:pPr>
        <w:pStyle w:val="a7"/>
      </w:pPr>
      <w:r>
        <w:t xml:space="preserve">Иначе говоря, для того, чтобы Конституция США не была пустой декларацией, система отбора кандидатов для работы в сфере управления на макроуровне, должна отсеивать тех, кто не способен к ведению беседы </w:t>
      </w:r>
      <w:r w:rsidRPr="00223AAE">
        <w:t>—</w:t>
      </w:r>
      <w:r>
        <w:t xml:space="preserve"> как вследствие инте</w:t>
      </w:r>
      <w:r>
        <w:t>л</w:t>
      </w:r>
      <w:r>
        <w:t>лектуальной тупости, так и вследствие неспособности сл</w:t>
      </w:r>
      <w:r>
        <w:t>у</w:t>
      </w:r>
      <w:r>
        <w:t>шать кого бы то ни было по причине неумения сосредот</w:t>
      </w:r>
      <w:r>
        <w:t>о</w:t>
      </w:r>
      <w:r>
        <w:t>чить внимание на собеседнике</w:t>
      </w:r>
      <w:r w:rsidRPr="00D30B85">
        <w:rPr>
          <w:vertAlign w:val="superscript"/>
        </w:rPr>
        <w:t>[CCXVIII]</w:t>
      </w:r>
      <w:r>
        <w:t xml:space="preserve"> или по причине того, что и сам «всё знает», включая якобы и то, что до него пытается донести с</w:t>
      </w:r>
      <w:r>
        <w:t>о</w:t>
      </w:r>
      <w:r>
        <w:t>беседник</w:t>
      </w:r>
      <w:r w:rsidRPr="00D30B85">
        <w:rPr>
          <w:vertAlign w:val="superscript"/>
        </w:rPr>
        <w:t>[CCXIX]</w:t>
      </w:r>
      <w:r>
        <w:t xml:space="preserve">. </w:t>
      </w:r>
    </w:p>
    <w:p w14:paraId="70746D17" w14:textId="6D55D0FD" w:rsidR="00D30B85" w:rsidRDefault="00D30B85" w:rsidP="00873ABF">
      <w:pPr>
        <w:pStyle w:val="PlainText"/>
      </w:pPr>
      <w:r>
        <w:t>Неспособность воспринимать адекватно информацию от соб</w:t>
      </w:r>
      <w:r>
        <w:t>е</w:t>
      </w:r>
      <w:r>
        <w:t xml:space="preserve">седника </w:t>
      </w:r>
      <w:r w:rsidRPr="00223AAE">
        <w:t>—</w:t>
      </w:r>
      <w:r>
        <w:t xml:space="preserve"> одна из причин необучаемости, которой в програм</w:t>
      </w:r>
      <w:r>
        <w:t>м</w:t>
      </w:r>
      <w:r>
        <w:t>но-адаптив</w:t>
      </w:r>
      <w:r>
        <w:softHyphen/>
        <w:t>ном модуле быть не должно, поскольку в этом случае рвутся его связи с предиктором. Предиктор такого в подвластной ему социальной системе допускать не должен (в противном сл</w:t>
      </w:r>
      <w:r>
        <w:t>у</w:t>
      </w:r>
      <w:r>
        <w:t xml:space="preserve">чае он утратит над нею власть), и потому один из параметров, по которым система отбора (о ней речь шла в разделе 3.3.2) ведёт отсев кандидатов на продвижение в «партию реальной власти» в США, </w:t>
      </w:r>
      <w:r w:rsidRPr="00223AAE">
        <w:t>—</w:t>
      </w:r>
      <w:r>
        <w:t xml:space="preserve"> неспособность слушать собеседника и извлекать из его слов тот смысл, который он вкладывал в свои слова</w:t>
      </w:r>
      <w:r w:rsidRPr="00D30B85">
        <w:rPr>
          <w:vertAlign w:val="superscript"/>
        </w:rPr>
        <w:t>[CCXX]</w:t>
      </w:r>
      <w:r>
        <w:t>.</w:t>
      </w:r>
    </w:p>
    <w:p w14:paraId="3D8A099C" w14:textId="77777777" w:rsidR="00D30B85" w:rsidRDefault="00D30B85" w:rsidP="00873ABF">
      <w:pPr>
        <w:pStyle w:val="PlainText"/>
      </w:pPr>
      <w:r>
        <w:t>И то обстоятельство, что система отбирает для работы в вы</w:t>
      </w:r>
      <w:r>
        <w:t>с</w:t>
      </w:r>
      <w:r>
        <w:t>ших эшелонах публичной и непубличной иерархий людей сп</w:t>
      </w:r>
      <w:r>
        <w:t>о</w:t>
      </w:r>
      <w:r>
        <w:t xml:space="preserve">собных к ведению беседы, </w:t>
      </w:r>
      <w:r w:rsidRPr="00223AAE">
        <w:t>—</w:t>
      </w:r>
      <w:r>
        <w:t xml:space="preserve"> является основой, на которой стр</w:t>
      </w:r>
      <w:r>
        <w:t>о</w:t>
      </w:r>
      <w:r>
        <w:t xml:space="preserve">ится один из каналов взаимодействия предиктора с программно-адаптивным модулем. </w:t>
      </w:r>
    </w:p>
    <w:p w14:paraId="739F820E" w14:textId="4CF0E7DD" w:rsidR="00D30B85" w:rsidRDefault="00D30B85" w:rsidP="00873ABF">
      <w:pPr>
        <w:pStyle w:val="PlainText"/>
      </w:pPr>
      <w:r>
        <w:t>В середине 1970</w:t>
      </w:r>
      <w:r>
        <w:noBreakHyphen/>
        <w:t>х гг. одна из газет в качестве курьёза соо</w:t>
      </w:r>
      <w:r>
        <w:t>б</w:t>
      </w:r>
      <w:r>
        <w:t>щила, что согласно исследованиям америка</w:t>
      </w:r>
      <w:r>
        <w:t>н</w:t>
      </w:r>
      <w:r>
        <w:t>ских социологов двух случайно избранных американцев соединяет цепь знакомств в среднем не более, чем в десять человек</w:t>
      </w:r>
      <w:r w:rsidRPr="00D30B85">
        <w:rPr>
          <w:vertAlign w:val="superscript"/>
        </w:rPr>
        <w:t>[CCXXI]</w:t>
      </w:r>
      <w:r>
        <w:t>. Это характеристическое свойство любого более или менее цивилизованного общества, в котором есть сеть автомобильных и железных дорог, почта, тел</w:t>
      </w:r>
      <w:r>
        <w:t>е</w:t>
      </w:r>
      <w:r>
        <w:t xml:space="preserve">фон, другие средства коммуникации. Оно позволяет в общем-то любому человеку выйти на любого другого </w:t>
      </w:r>
      <w:r w:rsidRPr="00223AAE">
        <w:t>—</w:t>
      </w:r>
      <w:r>
        <w:t xml:space="preserve"> </w:t>
      </w:r>
      <w:r w:rsidRPr="00EE2361">
        <w:rPr>
          <w:i/>
        </w:rPr>
        <w:t>при определённых навыках продвижения по сети знакомств</w:t>
      </w:r>
      <w:r>
        <w:t>. Структура же масонс</w:t>
      </w:r>
      <w:r>
        <w:t>т</w:t>
      </w:r>
      <w:r>
        <w:t>ва изначально создавалось в том числе и для того, чтобы с её до</w:t>
      </w:r>
      <w:r>
        <w:t>с</w:t>
      </w:r>
      <w:r>
        <w:t xml:space="preserve">таточно высоких уровней можно было бы выйти на общение с любым человеком, если есть некий </w:t>
      </w:r>
      <w:r>
        <w:lastRenderedPageBreak/>
        <w:t xml:space="preserve">интерес для такого общения с ним. </w:t>
      </w:r>
    </w:p>
    <w:p w14:paraId="494D51DD" w14:textId="77777777" w:rsidR="00D30B85" w:rsidRDefault="00D30B85" w:rsidP="00873ABF">
      <w:pPr>
        <w:pStyle w:val="PlainText"/>
      </w:pPr>
      <w:r>
        <w:t>Сама же стратегическая информация по своему характеру т</w:t>
      </w:r>
      <w:r>
        <w:t>а</w:t>
      </w:r>
      <w:r>
        <w:t>кова, что её можно изложить в нескольких фразах. Из них она может быть развёрнута и развита до любой степени детальн</w:t>
      </w:r>
      <w:r>
        <w:t>о</w:t>
      </w:r>
      <w:r>
        <w:t>сти, при условии компетентности её получателя в соответс</w:t>
      </w:r>
      <w:r>
        <w:t>т</w:t>
      </w:r>
      <w:r>
        <w:t>вующей пре</w:t>
      </w:r>
      <w:r>
        <w:t>д</w:t>
      </w:r>
      <w:r>
        <w:t xml:space="preserve">метной области. </w:t>
      </w:r>
    </w:p>
    <w:p w14:paraId="364A7203" w14:textId="77777777" w:rsidR="00D30B85" w:rsidRDefault="00D30B85" w:rsidP="00873ABF">
      <w:pPr>
        <w:pStyle w:val="PlainText"/>
      </w:pPr>
      <w:r>
        <w:t>Соответственно такому подходу к организации управления по по</w:t>
      </w:r>
      <w:r>
        <w:t>л</w:t>
      </w:r>
      <w:r>
        <w:t>ной функции:</w:t>
      </w:r>
    </w:p>
    <w:p w14:paraId="6104B80D" w14:textId="77777777" w:rsidR="00D30B85" w:rsidRDefault="00D30B85" w:rsidP="00F509F0">
      <w:pPr>
        <w:pStyle w:val="a3"/>
        <w:numPr>
          <w:ilvl w:val="0"/>
          <w:numId w:val="20"/>
        </w:numPr>
        <w:ind w:left="397" w:hanging="227"/>
      </w:pPr>
      <w:r>
        <w:t>донести информацию до представителей пр</w:t>
      </w:r>
      <w:r>
        <w:t>о</w:t>
      </w:r>
      <w:r>
        <w:t xml:space="preserve">граммно-адаптивного модуля </w:t>
      </w:r>
      <w:r w:rsidRPr="00223AAE">
        <w:t>—</w:t>
      </w:r>
      <w:r>
        <w:t xml:space="preserve"> задача представителей предиктора, вход которым в непубличную иерархию открыт на любом её уровне (аналогично правам системного администратора в компьюте</w:t>
      </w:r>
      <w:r>
        <w:t>р</w:t>
      </w:r>
      <w:r>
        <w:t>ной сети);</w:t>
      </w:r>
    </w:p>
    <w:p w14:paraId="0D15B832" w14:textId="77777777" w:rsidR="00D30B85" w:rsidRDefault="00D30B85" w:rsidP="00F509F0">
      <w:pPr>
        <w:pStyle w:val="a3"/>
        <w:numPr>
          <w:ilvl w:val="0"/>
          <w:numId w:val="20"/>
        </w:numPr>
        <w:ind w:left="397" w:hanging="227"/>
      </w:pPr>
      <w:r>
        <w:t xml:space="preserve">развить и реализовать информацию в практической политике </w:t>
      </w:r>
      <w:r w:rsidRPr="00223AAE">
        <w:t>—</w:t>
      </w:r>
      <w:r>
        <w:t xml:space="preserve"> задача программно-адаптивного мод</w:t>
      </w:r>
      <w:r>
        <w:t>у</w:t>
      </w:r>
      <w:r>
        <w:t>ля.</w:t>
      </w:r>
    </w:p>
    <w:p w14:paraId="1548181B" w14:textId="77777777" w:rsidR="00D30B85" w:rsidRDefault="00D30B85" w:rsidP="00873ABF">
      <w:pPr>
        <w:pStyle w:val="PlainText"/>
      </w:pPr>
      <w:r>
        <w:t>Второе обеспечивается на двух уровнях: работой чиновников и технического персонала (в том смысле, что их слово и подпись не обладают властной силой) государственного аппарата и «мо</w:t>
      </w:r>
      <w:r>
        <w:t>з</w:t>
      </w:r>
      <w:r>
        <w:t>говыми трестами», которым государственный аппарат заказывает проведение тех или иных исследований в обеспечение практич</w:t>
      </w:r>
      <w:r>
        <w:t>е</w:t>
      </w:r>
      <w:r>
        <w:t>ской политики или разработку сценарно-поли</w:t>
      </w:r>
      <w:r>
        <w:softHyphen/>
        <w:t>ти</w:t>
      </w:r>
      <w:r>
        <w:softHyphen/>
        <w:t xml:space="preserve">ческих продуктов и политических проектов. Это </w:t>
      </w:r>
      <w:r w:rsidRPr="00223AAE">
        <w:t>—</w:t>
      </w:r>
      <w:r>
        <w:t xml:space="preserve"> университеты, различные фо</w:t>
      </w:r>
      <w:r>
        <w:t>н</w:t>
      </w:r>
      <w:r>
        <w:t>ды, организации типа «Рэнд корпорэйшн».</w:t>
      </w:r>
    </w:p>
    <w:p w14:paraId="09D1714B" w14:textId="77777777" w:rsidR="00D30B85" w:rsidRDefault="00D30B85" w:rsidP="00873ABF">
      <w:pPr>
        <w:pStyle w:val="PlainText"/>
      </w:pPr>
      <w:r>
        <w:t>В этом процессе реализуется структурный способ управления, основанный на персонально-адресном распределении информ</w:t>
      </w:r>
      <w:r>
        <w:t>а</w:t>
      </w:r>
      <w:r>
        <w:t>ции. Но структурный способ управления (основанный на деятел</w:t>
      </w:r>
      <w:r>
        <w:t>ь</w:t>
      </w:r>
      <w:r>
        <w:t>ности государственных и негосударственных постоянно развё</w:t>
      </w:r>
      <w:r>
        <w:t>р</w:t>
      </w:r>
      <w:r>
        <w:t xml:space="preserve">нутых или временных структур однократного применения) также является и основой для организации бесструктурного управления. Инструментом </w:t>
      </w:r>
      <w:r w:rsidRPr="00CD76D2">
        <w:rPr>
          <w:i/>
        </w:rPr>
        <w:t>бесструктурного управления, основная задача к</w:t>
      </w:r>
      <w:r w:rsidRPr="00CD76D2">
        <w:rPr>
          <w:i/>
        </w:rPr>
        <w:t>о</w:t>
      </w:r>
      <w:r w:rsidRPr="00CD76D2">
        <w:rPr>
          <w:i/>
        </w:rPr>
        <w:t>торого — формирование определённого общественного мнения по всем вопросам,</w:t>
      </w:r>
      <w:r>
        <w:t xml:space="preserve"> давно уже является книгоиздательс</w:t>
      </w:r>
      <w:r>
        <w:t>т</w:t>
      </w:r>
      <w:r>
        <w:t>во.</w:t>
      </w:r>
    </w:p>
    <w:p w14:paraId="42F4078A" w14:textId="77777777" w:rsidR="00D30B85" w:rsidRDefault="00D30B85" w:rsidP="00873ABF">
      <w:pPr>
        <w:pStyle w:val="PlainText"/>
      </w:pPr>
      <w:r>
        <w:t xml:space="preserve">Ещё в </w:t>
      </w:r>
      <w:smartTag w:uri="urn:schemas-microsoft-com:office:smarttags" w:element="metricconverter">
        <w:smartTagPr>
          <w:attr w:name="ProductID" w:val="1961 г"/>
        </w:smartTagPr>
        <w:r>
          <w:t>1961 г</w:t>
        </w:r>
      </w:smartTag>
      <w:r>
        <w:t xml:space="preserve">. начальник управления специальных операций ЦРУ сказал: </w:t>
      </w:r>
    </w:p>
    <w:p w14:paraId="26D202F0" w14:textId="7C40CE52" w:rsidR="00D30B85" w:rsidRDefault="00D30B85" w:rsidP="00F509F0">
      <w:pPr>
        <w:pStyle w:val="a5"/>
      </w:pPr>
      <w:r>
        <w:t>«Книги отличаются от всех иных средств массовой пропага</w:t>
      </w:r>
      <w:r>
        <w:t>н</w:t>
      </w:r>
      <w:r>
        <w:t xml:space="preserve">ды прежде всего тем, что даже одна книга может значительно изменить отношение и поведение читателя в такой степени, на которую не могут подняться ни газеты, ни радио, ни кино… Это, конечно, верно не для всех книг и не </w:t>
      </w:r>
      <w:r>
        <w:lastRenderedPageBreak/>
        <w:t>всегда и не в отнош</w:t>
      </w:r>
      <w:r>
        <w:t>е</w:t>
      </w:r>
      <w:r>
        <w:t>нии всех читателей, но это случается достаточно часто. Поэтому книги являются самым важным орудием стратегической проп</w:t>
      </w:r>
      <w:r>
        <w:t>а</w:t>
      </w:r>
      <w:r>
        <w:t>ганды</w:t>
      </w:r>
      <w:r w:rsidRPr="00D30B85">
        <w:rPr>
          <w:vertAlign w:val="superscript"/>
        </w:rPr>
        <w:t>[CCXXII]</w:t>
      </w:r>
      <w:r>
        <w:t>».</w:t>
      </w:r>
    </w:p>
    <w:p w14:paraId="61C787CE" w14:textId="77777777" w:rsidR="00D30B85" w:rsidRDefault="00D30B85" w:rsidP="00873ABF">
      <w:pPr>
        <w:pStyle w:val="PlainText"/>
      </w:pPr>
      <w:r>
        <w:t xml:space="preserve">В </w:t>
      </w:r>
      <w:smartTag w:uri="urn:schemas-microsoft-com:office:smarttags" w:element="metricconverter">
        <w:smartTagPr>
          <w:attr w:name="ProductID" w:val="1976 г"/>
        </w:smartTagPr>
        <w:r>
          <w:t>1976 г</w:t>
        </w:r>
      </w:smartTag>
      <w:r>
        <w:t xml:space="preserve">. были оглашены данные: </w:t>
      </w:r>
    </w:p>
    <w:p w14:paraId="3EB1C2C7" w14:textId="77777777" w:rsidR="00D30B85" w:rsidRDefault="00D30B85" w:rsidP="00F509F0">
      <w:pPr>
        <w:pStyle w:val="a5"/>
      </w:pPr>
      <w:r>
        <w:t>«… до 1967 года значительно более 1 000 книг было подг</w:t>
      </w:r>
      <w:r>
        <w:t>о</w:t>
      </w:r>
      <w:r>
        <w:t>товлено, субсидировано или одобрено ЦРУ», а в последние н</w:t>
      </w:r>
      <w:r>
        <w:t>е</w:t>
      </w:r>
      <w:r>
        <w:t xml:space="preserve">сколько лет «таким образом было выпущено ещё 250 книг» (Эти сведения приводит Н.Н.Яковлев в книге “ЦРУ против СССР”, Москва, «Политиздат», </w:t>
      </w:r>
      <w:smartTag w:uri="urn:schemas-microsoft-com:office:smarttags" w:element="metricconverter">
        <w:smartTagPr>
          <w:attr w:name="ProductID" w:val="1985 г"/>
        </w:smartTagPr>
        <w:r>
          <w:t>1985 г</w:t>
        </w:r>
      </w:smartTag>
      <w:r>
        <w:t>.).</w:t>
      </w:r>
    </w:p>
    <w:p w14:paraId="448A1712" w14:textId="77777777" w:rsidR="00D30B85" w:rsidRDefault="00D30B85" w:rsidP="00C50FE4">
      <w:pPr>
        <w:pStyle w:val="a7"/>
      </w:pPr>
      <w:r>
        <w:t>В “правовом” “демократическом” государстве США сена</w:t>
      </w:r>
      <w:r>
        <w:t>т</w:t>
      </w:r>
      <w:r>
        <w:t>ская комиссия не смогла добиться от ЦРУ списка книг, и</w:t>
      </w:r>
      <w:r>
        <w:t>з</w:t>
      </w:r>
      <w:r>
        <w:t xml:space="preserve">данных при его поддержке. Т.е. Сенат США не должен знать, где и как рождаются “его” мысли о политической стратегии и действительно вырабатывается политический курс. </w:t>
      </w:r>
    </w:p>
    <w:p w14:paraId="00A3F206" w14:textId="2BE771C9" w:rsidR="00D30B85" w:rsidRPr="009F208B" w:rsidRDefault="00D30B85" w:rsidP="00873ABF">
      <w:pPr>
        <w:pStyle w:val="PlainText"/>
      </w:pPr>
      <w:r>
        <w:t>В СССР такого рода орудием стратегической пропаганды б</w:t>
      </w:r>
      <w:r>
        <w:t>ы</w:t>
      </w:r>
      <w:r>
        <w:t>ли А.И.Солженицын</w:t>
      </w:r>
      <w:r w:rsidRPr="00D30B85">
        <w:rPr>
          <w:vertAlign w:val="superscript"/>
        </w:rPr>
        <w:t>[CCXXIII]</w:t>
      </w:r>
      <w:r>
        <w:t>, братья А. и Б. Струга</w:t>
      </w:r>
      <w:r>
        <w:t>ц</w:t>
      </w:r>
      <w:r>
        <w:t>кие.</w:t>
      </w:r>
    </w:p>
    <w:p w14:paraId="2C88738C" w14:textId="77777777" w:rsidR="00D30B85" w:rsidRDefault="00D30B85" w:rsidP="00873ABF">
      <w:pPr>
        <w:pStyle w:val="PlainText"/>
      </w:pPr>
      <w:r>
        <w:t>С развитием телевидения, интернета в процесс бесструктурн</w:t>
      </w:r>
      <w:r>
        <w:t>о</w:t>
      </w:r>
      <w:r>
        <w:t>го управления формированием общественного мнения включ</w:t>
      </w:r>
      <w:r>
        <w:t>и</w:t>
      </w:r>
      <w:r>
        <w:t>лась и киноиндустрия. Последовательность такая: предст</w:t>
      </w:r>
      <w:r>
        <w:t>а</w:t>
      </w:r>
      <w:r>
        <w:t>витель предиктора прямо или опосредованно доводит до сценариста н</w:t>
      </w:r>
      <w:r>
        <w:t>е</w:t>
      </w:r>
      <w:r>
        <w:t>кие управленчески значимые идеи; сценарист выражает идеи в сценарии фильма; фильм отснят, разрекламирован, вышел на э</w:t>
      </w:r>
      <w:r>
        <w:t>к</w:t>
      </w:r>
      <w:r>
        <w:t xml:space="preserve">раны; его посмотрели, как минимум </w:t>
      </w:r>
      <w:r w:rsidRPr="00223AAE">
        <w:t>—</w:t>
      </w:r>
      <w:r>
        <w:t xml:space="preserve"> многие сотни тысяч, а как максимум </w:t>
      </w:r>
      <w:r w:rsidRPr="00223AAE">
        <w:t>—</w:t>
      </w:r>
      <w:r>
        <w:t xml:space="preserve"> миллиарды; началось обсуждение в прессе и в и</w:t>
      </w:r>
      <w:r>
        <w:t>н</w:t>
      </w:r>
      <w:r>
        <w:t>тернете; в этом обсуждении тоже можно поучаствовать и подск</w:t>
      </w:r>
      <w:r>
        <w:t>а</w:t>
      </w:r>
      <w:r>
        <w:t xml:space="preserve">зать то, что не поняли зрители сами из видеоряда. На всех стадиях процесс контролируем через масонскую сеть. Недавние примеры такого рода фильмов </w:t>
      </w:r>
      <w:r w:rsidRPr="00223AAE">
        <w:t>—</w:t>
      </w:r>
      <w:r>
        <w:t xml:space="preserve"> “Матр</w:t>
      </w:r>
      <w:r>
        <w:t>и</w:t>
      </w:r>
      <w:r>
        <w:t>ца”, “Код да Винчи”.</w:t>
      </w:r>
    </w:p>
    <w:p w14:paraId="09C59183" w14:textId="77777777" w:rsidR="00D30B85" w:rsidRDefault="00D30B85" w:rsidP="00873ABF">
      <w:pPr>
        <w:pStyle w:val="PlainText"/>
      </w:pPr>
      <w:r>
        <w:t>Сказанное в предъидущем абзаце не означает, что вся без и</w:t>
      </w:r>
      <w:r>
        <w:t>с</w:t>
      </w:r>
      <w:r>
        <w:t>ключения продукция Голливуда делается таким образом. Речь идёт только о кинопропаганде стратегического характера, кот</w:t>
      </w:r>
      <w:r>
        <w:t>о</w:t>
      </w:r>
      <w:r>
        <w:t>рая не является социально-стихийным процессом и ведение которой не является массовым производством всевозможного «развлек</w:t>
      </w:r>
      <w:r>
        <w:t>а</w:t>
      </w:r>
      <w:r>
        <w:t>лова». Но производство произведений стратегической кинопроп</w:t>
      </w:r>
      <w:r>
        <w:t>а</w:t>
      </w:r>
      <w:r>
        <w:t xml:space="preserve">ганды по штучным заказам </w:t>
      </w:r>
      <w:r w:rsidRPr="00223AAE">
        <w:t>—</w:t>
      </w:r>
      <w:r>
        <w:t xml:space="preserve"> массовый поток производства «ра</w:t>
      </w:r>
      <w:r>
        <w:t>з</w:t>
      </w:r>
      <w:r>
        <w:t>влекалова» скрывает в себе. О</w:t>
      </w:r>
      <w:r>
        <w:t>д</w:t>
      </w:r>
      <w:r>
        <w:t xml:space="preserve">нако в США это делают гораздо тоньше и изящнее, без такого грубого давления на </w:t>
      </w:r>
      <w:r>
        <w:lastRenderedPageBreak/>
        <w:t>«художестве</w:t>
      </w:r>
      <w:r>
        <w:t>н</w:t>
      </w:r>
      <w:r>
        <w:t>но-творческую» и «научно-твор</w:t>
      </w:r>
      <w:r>
        <w:softHyphen/>
        <w:t>чес</w:t>
      </w:r>
      <w:r>
        <w:softHyphen/>
        <w:t>кую» интеллигенцию, как это делал идеологический отдел ЦК КПСС во все времена своего с</w:t>
      </w:r>
      <w:r>
        <w:t>у</w:t>
      </w:r>
      <w:r>
        <w:t xml:space="preserve">ществования по холопству и тупости: «прессовать» состоявшегося художника </w:t>
      </w:r>
      <w:r w:rsidRPr="00223AAE">
        <w:t>—</w:t>
      </w:r>
      <w:r>
        <w:t xml:space="preserve"> дурное занятие, а вот не дать носителю нежел</w:t>
      </w:r>
      <w:r>
        <w:t>а</w:t>
      </w:r>
      <w:r>
        <w:t>тельных убе</w:t>
      </w:r>
      <w:r>
        <w:t>ж</w:t>
      </w:r>
      <w:r>
        <w:t xml:space="preserve">дений стать художником, а носителя желательных убеждений найти, поддержать и дать шанс сделать </w:t>
      </w:r>
      <w:r w:rsidRPr="00223AAE">
        <w:t>—</w:t>
      </w:r>
      <w:r>
        <w:t xml:space="preserve"> себе имя, а концептуальной власти </w:t>
      </w:r>
      <w:r w:rsidRPr="00223AAE">
        <w:t>—</w:t>
      </w:r>
      <w:r>
        <w:t xml:space="preserve"> дело, это куда более тонкое и</w:t>
      </w:r>
      <w:r>
        <w:t>с</w:t>
      </w:r>
      <w:r>
        <w:t>кусство, нежели «прессовать».</w:t>
      </w:r>
    </w:p>
    <w:p w14:paraId="7B6C10C9" w14:textId="77777777" w:rsidR="00D30B85" w:rsidRDefault="00D30B85" w:rsidP="00873ABF">
      <w:pPr>
        <w:pStyle w:val="PlainText"/>
      </w:pPr>
      <w:r>
        <w:t xml:space="preserve">Кроме того: </w:t>
      </w:r>
    </w:p>
    <w:p w14:paraId="7BCCEE6F" w14:textId="77777777" w:rsidR="00D30B85" w:rsidRDefault="00D30B85" w:rsidP="00C50FE4">
      <w:pPr>
        <w:pStyle w:val="a7"/>
      </w:pPr>
      <w:r>
        <w:t>Схема управления предиктор-корректор предполагает упр</w:t>
      </w:r>
      <w:r>
        <w:t>е</w:t>
      </w:r>
      <w:r>
        <w:t>ждающее внедрение идей по отношению к срокам их план</w:t>
      </w:r>
      <w:r>
        <w:t>о</w:t>
      </w:r>
      <w:r>
        <w:t xml:space="preserve">вой реализации в практической политике. </w:t>
      </w:r>
    </w:p>
    <w:p w14:paraId="7FE400D8" w14:textId="77777777" w:rsidR="00D30B85" w:rsidRDefault="00D30B85" w:rsidP="00873ABF">
      <w:pPr>
        <w:pStyle w:val="PlainText"/>
      </w:pPr>
      <w:r>
        <w:t>Только в этом случае программно-адаптивный модуль будет работать в режиме автопилота, воплощая в жизнь некогда освое</w:t>
      </w:r>
      <w:r>
        <w:t>н</w:t>
      </w:r>
      <w:r>
        <w:t>ные его персоналом идеи как свои собственные. Если происходит запаздывание с внедрением идей, то такой режим самоуправления программно-адап</w:t>
      </w:r>
      <w:r>
        <w:softHyphen/>
        <w:t>тивного модуля оказывается не возможным; но и режим «ручного управления» в этом случае тоже может оказаться невозможным, поскольку люди могут исполнять указания даже безусловных для них авторитетов только на основе тех знаний и навыков, которые они уже осво</w:t>
      </w:r>
      <w:r>
        <w:t>и</w:t>
      </w:r>
      <w:r>
        <w:t xml:space="preserve">ли. То есть: </w:t>
      </w:r>
    </w:p>
    <w:p w14:paraId="69016DA8" w14:textId="21589BF9" w:rsidR="00D30B85" w:rsidRDefault="00D30B85" w:rsidP="00C50FE4">
      <w:pPr>
        <w:pStyle w:val="a9"/>
      </w:pPr>
      <w:r>
        <w:t>Продвижение идей социальной значимости в политич</w:t>
      </w:r>
      <w:r>
        <w:t>е</w:t>
      </w:r>
      <w:r>
        <w:t>скую практику не может протекать быстрее, нежели о</w:t>
      </w:r>
      <w:r>
        <w:t>б</w:t>
      </w:r>
      <w:r>
        <w:t>щество осваивает эти идеи</w:t>
      </w:r>
      <w:r w:rsidRPr="00D30B85">
        <w:rPr>
          <w:b w:val="0"/>
          <w:vertAlign w:val="superscript"/>
        </w:rPr>
        <w:t>[CCXXIV]</w:t>
      </w:r>
      <w:r>
        <w:t xml:space="preserve"> </w:t>
      </w:r>
      <w:r w:rsidRPr="00223AAE">
        <w:t>—</w:t>
      </w:r>
      <w:r>
        <w:t xml:space="preserve"> это исходный принцип п</w:t>
      </w:r>
      <w:r>
        <w:t>о</w:t>
      </w:r>
      <w:r>
        <w:t>строения политики, на который концептуальная власть опирается и которому следует в силу его объективн</w:t>
      </w:r>
      <w:r>
        <w:t>о</w:t>
      </w:r>
      <w:r>
        <w:t xml:space="preserve">сти. </w:t>
      </w:r>
    </w:p>
    <w:p w14:paraId="76D8A45D" w14:textId="77777777" w:rsidR="00D30B85" w:rsidRPr="00DD6D4B" w:rsidRDefault="00D30B85" w:rsidP="00873ABF">
      <w:pPr>
        <w:pStyle w:val="PlainText"/>
      </w:pPr>
      <w:r>
        <w:t>И этот принцип делает для многих концептуальную власть н</w:t>
      </w:r>
      <w:r>
        <w:t>е</w:t>
      </w:r>
      <w:r>
        <w:t>видимой, поскольку сдвиг запаздывание по фазе между внедрен</w:t>
      </w:r>
      <w:r>
        <w:t>и</w:t>
      </w:r>
      <w:r>
        <w:t>ем идей в общество и их реализ</w:t>
      </w:r>
      <w:r>
        <w:t>а</w:t>
      </w:r>
      <w:r>
        <w:t>цией в практической политике может составлять несколько десятилетий, а то быть и более ст</w:t>
      </w:r>
      <w:r>
        <w:t>о</w:t>
      </w:r>
      <w:r>
        <w:t>летия. Соответственно этому обстоятельству люди, живущие и</w:t>
      </w:r>
      <w:r>
        <w:t>с</w:t>
      </w:r>
      <w:r>
        <w:t>ключительно на основе своих чувств, не знающие фактологии и</w:t>
      </w:r>
      <w:r>
        <w:t>с</w:t>
      </w:r>
      <w:r>
        <w:t xml:space="preserve">тории, тем более в её реальном виде, а не в пропагандистском, </w:t>
      </w:r>
      <w:r w:rsidRPr="00223AAE">
        <w:t>—</w:t>
      </w:r>
      <w:r>
        <w:t xml:space="preserve"> не задумываются о том, как и откуда появились те идеи </w:t>
      </w:r>
      <w:r w:rsidRPr="00223AAE">
        <w:t>—</w:t>
      </w:r>
      <w:r>
        <w:t xml:space="preserve"> тот «софт», на основе которого строится </w:t>
      </w:r>
      <w:r>
        <w:lastRenderedPageBreak/>
        <w:t>политика при их жизни или в кот</w:t>
      </w:r>
      <w:r>
        <w:t>о</w:t>
      </w:r>
      <w:r>
        <w:t>рой они деятельно соучаствуют.</w:t>
      </w:r>
    </w:p>
    <w:p w14:paraId="702677EC" w14:textId="77777777" w:rsidR="00D30B85" w:rsidRDefault="00D30B85" w:rsidP="00873ABF">
      <w:pPr>
        <w:pStyle w:val="PlainText"/>
      </w:pPr>
      <w:r>
        <w:t>И, обратившись в теме внедрения идей в жизнь общества, мы снова возвращаемся к рассмотрению де</w:t>
      </w:r>
      <w:r>
        <w:t>я</w:t>
      </w:r>
      <w:r>
        <w:t>тельности системы вузов, обеспечивающих подготовку специалистов с высшим образов</w:t>
      </w:r>
      <w:r>
        <w:t>а</w:t>
      </w:r>
      <w:r>
        <w:t xml:space="preserve">нием, и в особенности </w:t>
      </w:r>
      <w:r w:rsidRPr="00223AAE">
        <w:t>—</w:t>
      </w:r>
      <w:r>
        <w:t xml:space="preserve"> специалистов по обществоведческим дисци</w:t>
      </w:r>
      <w:r>
        <w:t>п</w:t>
      </w:r>
      <w:r>
        <w:t xml:space="preserve">линам. </w:t>
      </w:r>
    </w:p>
    <w:p w14:paraId="0ED3878F" w14:textId="77777777" w:rsidR="00D30B85" w:rsidRDefault="00D30B85" w:rsidP="00873ABF">
      <w:pPr>
        <w:pStyle w:val="PlainText"/>
      </w:pPr>
      <w:r>
        <w:t xml:space="preserve">Спрашивается, чему учили и учат с одной стороны </w:t>
      </w:r>
      <w:r w:rsidRPr="00223AAE">
        <w:t>—</w:t>
      </w:r>
      <w:r>
        <w:t xml:space="preserve"> вузы США, и с другой стороны </w:t>
      </w:r>
      <w:r w:rsidRPr="00223AAE">
        <w:t>—</w:t>
      </w:r>
      <w:r>
        <w:t xml:space="preserve"> вузы СССР и постсоветской Росси</w:t>
      </w:r>
      <w:r>
        <w:t>о</w:t>
      </w:r>
      <w:r>
        <w:t>нии? Оказывается, что не одн</w:t>
      </w:r>
      <w:r>
        <w:t>о</w:t>
      </w:r>
      <w:r>
        <w:t xml:space="preserve">му и тому же, а кроме того </w:t>
      </w:r>
      <w:r w:rsidRPr="00223AAE">
        <w:t>—</w:t>
      </w:r>
      <w:r>
        <w:t xml:space="preserve"> по-разному:</w:t>
      </w:r>
    </w:p>
    <w:p w14:paraId="64041EF0" w14:textId="77777777" w:rsidR="00D30B85" w:rsidRDefault="00D30B85" w:rsidP="00F509F0">
      <w:pPr>
        <w:pStyle w:val="a3"/>
        <w:numPr>
          <w:ilvl w:val="0"/>
          <w:numId w:val="20"/>
        </w:numPr>
        <w:ind w:left="397" w:hanging="227"/>
      </w:pPr>
      <w:r>
        <w:t>Вузы США дают представление в общем-то обо всём спектре социально-экономических теорий и прочих гуманитарных дисциплин, которые когда-либо существовали в мире. Но н</w:t>
      </w:r>
      <w:r>
        <w:t>а</w:t>
      </w:r>
      <w:r>
        <w:t xml:space="preserve">до понимать, что подача и трактовка всего этого подчинена возможным </w:t>
      </w:r>
      <w:r w:rsidRPr="009D6F95">
        <w:rPr>
          <w:b/>
        </w:rPr>
        <w:t>перспективам</w:t>
      </w:r>
      <w:r>
        <w:t xml:space="preserve"> и осознанным задачам воплощ</w:t>
      </w:r>
      <w:r>
        <w:t>е</w:t>
      </w:r>
      <w:r>
        <w:t>ния в жизни действующей концепции управления, в силу чего всё то, что действительно подрыв</w:t>
      </w:r>
      <w:r>
        <w:t>а</w:t>
      </w:r>
      <w:r>
        <w:t>ет толпо-“элитаризм”, если и не замалчивается, то подаётся как несбыточная утопия, л</w:t>
      </w:r>
      <w:r>
        <w:t>и</w:t>
      </w:r>
      <w:r>
        <w:t>бо в извращённом виде. Извратить представление о социал</w:t>
      </w:r>
      <w:r>
        <w:t>ь</w:t>
      </w:r>
      <w:r>
        <w:t>ном явлении можно даже на основе цитат, надергав их из и</w:t>
      </w:r>
      <w:r>
        <w:t>с</w:t>
      </w:r>
      <w:r>
        <w:t>ходного контекста и уложив в заказной контекст, чему пр</w:t>
      </w:r>
      <w:r>
        <w:t>и</w:t>
      </w:r>
      <w:r>
        <w:t>мером вся антиисламская пропаганда Запада: подавляющее большинство удовлет</w:t>
      </w:r>
      <w:r>
        <w:softHyphen/>
        <w:t>ворится мнениями, изложенными в кн</w:t>
      </w:r>
      <w:r>
        <w:t>и</w:t>
      </w:r>
      <w:r>
        <w:t>гах, подсунутых им авторитетных знатоков вопроса, а о пр</w:t>
      </w:r>
      <w:r>
        <w:t>о</w:t>
      </w:r>
      <w:r>
        <w:t>исхождении наиболее значимых и пропиаренных из числа т</w:t>
      </w:r>
      <w:r>
        <w:t>а</w:t>
      </w:r>
      <w:r>
        <w:t>кого рода книг высказался начальник управления спецопер</w:t>
      </w:r>
      <w:r>
        <w:t>а</w:t>
      </w:r>
      <w:r>
        <w:t xml:space="preserve">ций ЦРУ ещё в </w:t>
      </w:r>
      <w:smartTag w:uri="urn:schemas-microsoft-com:office:smarttags" w:element="metricconverter">
        <w:smartTagPr>
          <w:attr w:name="ProductID" w:val="1961 г"/>
        </w:smartTagPr>
        <w:r>
          <w:t>1961 г</w:t>
        </w:r>
      </w:smartTag>
      <w:r>
        <w:t>.</w:t>
      </w:r>
    </w:p>
    <w:p w14:paraId="0D23BA8D" w14:textId="77777777" w:rsidR="00D30B85" w:rsidRDefault="00D30B85" w:rsidP="00F509F0">
      <w:pPr>
        <w:pStyle w:val="a3"/>
        <w:numPr>
          <w:ilvl w:val="0"/>
          <w:numId w:val="20"/>
        </w:numPr>
        <w:ind w:left="397" w:hanging="227"/>
      </w:pPr>
      <w:r>
        <w:t xml:space="preserve">Вузы СССР учили: </w:t>
      </w:r>
    </w:p>
    <w:p w14:paraId="2EB87323" w14:textId="77777777" w:rsidR="00D30B85" w:rsidRDefault="00D30B85" w:rsidP="00F509F0">
      <w:pPr>
        <w:pStyle w:val="2"/>
        <w:numPr>
          <w:ilvl w:val="0"/>
          <w:numId w:val="25"/>
        </w:numPr>
        <w:ind w:left="624" w:hanging="227"/>
      </w:pPr>
      <w:r>
        <w:t xml:space="preserve">марксизму в трактовке его соответственно </w:t>
      </w:r>
      <w:r w:rsidRPr="009D6F95">
        <w:rPr>
          <w:b/>
        </w:rPr>
        <w:t>текущим</w:t>
      </w:r>
      <w:r>
        <w:t xml:space="preserve"> треб</w:t>
      </w:r>
      <w:r>
        <w:t>о</w:t>
      </w:r>
      <w:r>
        <w:t xml:space="preserve">ваниям </w:t>
      </w:r>
      <w:r w:rsidRPr="00571B48">
        <w:rPr>
          <w:b/>
        </w:rPr>
        <w:t>действующего</w:t>
      </w:r>
      <w:r>
        <w:t xml:space="preserve"> руководства КПСС на каждом из этапов её политической жи</w:t>
      </w:r>
      <w:r>
        <w:t>з</w:t>
      </w:r>
      <w:r>
        <w:t>ни,</w:t>
      </w:r>
    </w:p>
    <w:p w14:paraId="7525DD3A" w14:textId="77777777" w:rsidR="00D30B85" w:rsidRDefault="00D30B85" w:rsidP="00F509F0">
      <w:pPr>
        <w:pStyle w:val="2"/>
        <w:numPr>
          <w:ilvl w:val="0"/>
          <w:numId w:val="25"/>
        </w:numPr>
        <w:ind w:left="624" w:hanging="227"/>
      </w:pPr>
      <w:r>
        <w:t>а также и тому, что всё остальное знать не обязательно, п</w:t>
      </w:r>
      <w:r>
        <w:t>о</w:t>
      </w:r>
      <w:r>
        <w:t xml:space="preserve">скольку только марксизм </w:t>
      </w:r>
      <w:r w:rsidRPr="00223AAE">
        <w:t>—</w:t>
      </w:r>
      <w:r>
        <w:t xml:space="preserve"> истина (всё остальное </w:t>
      </w:r>
      <w:r w:rsidRPr="00223AAE">
        <w:t>—</w:t>
      </w:r>
      <w:r>
        <w:t xml:space="preserve"> н</w:t>
      </w:r>
      <w:r>
        <w:t>а</w:t>
      </w:r>
      <w:r>
        <w:t xml:space="preserve">чиная от произведений деятелей КПСС прошлых лет и кончая “Майн кампф”, мистикой и чертовщиной </w:t>
      </w:r>
      <w:r w:rsidRPr="00223AAE">
        <w:t>—</w:t>
      </w:r>
      <w:r>
        <w:t xml:space="preserve"> только для наиболее доверенных специалистов в спецхранах би</w:t>
      </w:r>
      <w:r>
        <w:t>б</w:t>
      </w:r>
      <w:r>
        <w:t xml:space="preserve">лиотек и архивах </w:t>
      </w:r>
      <w:r w:rsidRPr="00223AAE">
        <w:t>—</w:t>
      </w:r>
      <w:r>
        <w:t xml:space="preserve"> т.е. только после того, как они уже з</w:t>
      </w:r>
      <w:r>
        <w:t>а</w:t>
      </w:r>
      <w:r>
        <w:t xml:space="preserve">рекомендовали себя в агитпропе и в своих диссертациях, </w:t>
      </w:r>
      <w:r>
        <w:lastRenderedPageBreak/>
        <w:t>резко поднявших их зарплату, которую они не хотят т</w:t>
      </w:r>
      <w:r>
        <w:t>е</w:t>
      </w:r>
      <w:r>
        <w:t>рять).</w:t>
      </w:r>
    </w:p>
    <w:p w14:paraId="48A50044" w14:textId="77777777" w:rsidR="00D30B85" w:rsidRDefault="00D30B85" w:rsidP="00F509F0">
      <w:pPr>
        <w:pStyle w:val="a3"/>
        <w:numPr>
          <w:ilvl w:val="0"/>
          <w:numId w:val="20"/>
        </w:numPr>
        <w:ind w:left="397" w:hanging="227"/>
      </w:pPr>
      <w:r>
        <w:t xml:space="preserve">в постсоветской Россионии вузы учат: </w:t>
      </w:r>
    </w:p>
    <w:p w14:paraId="7D0816D4" w14:textId="77777777" w:rsidR="00D30B85" w:rsidRDefault="00D30B85" w:rsidP="00F509F0">
      <w:pPr>
        <w:pStyle w:val="2"/>
        <w:numPr>
          <w:ilvl w:val="0"/>
          <w:numId w:val="25"/>
        </w:numPr>
        <w:ind w:left="624" w:hanging="227"/>
      </w:pPr>
      <w:r>
        <w:t xml:space="preserve">буржуазному либерализму (иногда «полуподпольно» </w:t>
      </w:r>
      <w:r w:rsidRPr="00223AAE">
        <w:t>—</w:t>
      </w:r>
      <w:r>
        <w:t xml:space="preserve"> марксизму) хотя делают это по-прежнему плохо, </w:t>
      </w:r>
    </w:p>
    <w:p w14:paraId="3A60B2F6" w14:textId="77777777" w:rsidR="00D30B85" w:rsidRDefault="00D30B85" w:rsidP="00F509F0">
      <w:pPr>
        <w:pStyle w:val="2"/>
        <w:numPr>
          <w:ilvl w:val="0"/>
          <w:numId w:val="25"/>
        </w:numPr>
        <w:ind w:left="624" w:hanging="227"/>
      </w:pPr>
      <w:r>
        <w:t>а также и тому, что всё остальное по-прежнему знать не обязательно, поскольку буржуазный л</w:t>
      </w:r>
      <w:r>
        <w:t>и</w:t>
      </w:r>
      <w:r>
        <w:t xml:space="preserve">берализм в «США-анской» версии </w:t>
      </w:r>
      <w:r w:rsidRPr="00223AAE">
        <w:t>—</w:t>
      </w:r>
      <w:r>
        <w:t xml:space="preserve"> якобы вы</w:t>
      </w:r>
      <w:r>
        <w:t>с</w:t>
      </w:r>
      <w:r>
        <w:t>шее достижение человечества в деле организации жизни общества и потому достаточно знать только его, чтобы вопл</w:t>
      </w:r>
      <w:r>
        <w:t>о</w:t>
      </w:r>
      <w:r>
        <w:t>тить в России.</w:t>
      </w:r>
    </w:p>
    <w:p w14:paraId="2ABE493B" w14:textId="77777777" w:rsidR="00D30B85" w:rsidRDefault="00D30B85" w:rsidP="00F509F0">
      <w:pPr>
        <w:pStyle w:val="ab"/>
      </w:pPr>
      <w:r w:rsidRPr="00DB3808">
        <w:t>————————</w:t>
      </w:r>
    </w:p>
    <w:p w14:paraId="610C294F" w14:textId="77777777" w:rsidR="00D30B85" w:rsidRPr="00604A6C" w:rsidRDefault="00D30B85" w:rsidP="00873ABF">
      <w:pPr>
        <w:pStyle w:val="PlainText"/>
        <w:rPr>
          <w:b/>
        </w:rPr>
      </w:pPr>
      <w:r w:rsidRPr="00604A6C">
        <w:rPr>
          <w:b/>
        </w:rPr>
        <w:t xml:space="preserve">В связи с этим возникают вопросы: </w:t>
      </w:r>
    </w:p>
    <w:p w14:paraId="2A99A37A" w14:textId="2498C89E" w:rsidR="00D30B85" w:rsidRDefault="00D30B85" w:rsidP="00F509F0">
      <w:pPr>
        <w:pStyle w:val="a3"/>
        <w:numPr>
          <w:ilvl w:val="0"/>
          <w:numId w:val="20"/>
        </w:numPr>
        <w:ind w:left="397" w:hanging="227"/>
      </w:pPr>
      <w:r>
        <w:t>Если некогда будущий президент США Д.Ф.Кеннеди был учеником Питирима Александровича Сорокина, то рассказ</w:t>
      </w:r>
      <w:r>
        <w:t>ы</w:t>
      </w:r>
      <w:r>
        <w:t>вал ли П.А.Сорокин своим студентам хоть что-то из теории конвергенции</w:t>
      </w:r>
      <w:r w:rsidRPr="00D30B85">
        <w:rPr>
          <w:vertAlign w:val="superscript"/>
        </w:rPr>
        <w:t>[CCXXV]</w:t>
      </w:r>
      <w:r>
        <w:t xml:space="preserve">, к основоположникам которой его относят? </w:t>
      </w:r>
    </w:p>
    <w:p w14:paraId="632148C0" w14:textId="0FD8430A" w:rsidR="00D30B85" w:rsidRDefault="00D30B85" w:rsidP="00F509F0">
      <w:pPr>
        <w:pStyle w:val="a3"/>
        <w:numPr>
          <w:ilvl w:val="0"/>
          <w:numId w:val="20"/>
        </w:numPr>
        <w:ind w:left="397" w:hanging="227"/>
      </w:pPr>
      <w:r>
        <w:t>Либо он писал теорию конвергенции для своих коллег-профессоров в целях «поддержания научной дискуссии и ра</w:t>
      </w:r>
      <w:r>
        <w:t>с</w:t>
      </w:r>
      <w:r>
        <w:t>пиловки грантов», а студентам обо всём этом умалчивал и клял ужасы «совдепии» и третьего рейха, а на их фоне во</w:t>
      </w:r>
      <w:r>
        <w:t>с</w:t>
      </w:r>
      <w:r>
        <w:t>хвалял “великолепие” США</w:t>
      </w:r>
      <w:r w:rsidRPr="00D30B85">
        <w:rPr>
          <w:vertAlign w:val="superscript"/>
        </w:rPr>
        <w:t>[CCXXVI]</w:t>
      </w:r>
      <w:r>
        <w:t>, когда его студенты (особенно в 1930</w:t>
      </w:r>
      <w:r>
        <w:noBreakHyphen/>
        <w:t xml:space="preserve">е </w:t>
      </w:r>
      <w:r w:rsidRPr="00223AAE">
        <w:t>—</w:t>
      </w:r>
      <w:r>
        <w:t xml:space="preserve"> 1950</w:t>
      </w:r>
      <w:r>
        <w:noBreakHyphen/>
        <w:t>е гг.) по личным впечатлениям и рассказам родителей знали, что такое «великая депрессия», расизм, м</w:t>
      </w:r>
      <w:r>
        <w:t>а</w:t>
      </w:r>
      <w:r>
        <w:t xml:space="preserve">фия и т.п. негатив в жизни США? </w:t>
      </w:r>
    </w:p>
    <w:p w14:paraId="0EF0C7E4" w14:textId="77777777" w:rsidR="00D30B85" w:rsidRDefault="00D30B85" w:rsidP="00F509F0">
      <w:pPr>
        <w:pStyle w:val="a3"/>
        <w:numPr>
          <w:ilvl w:val="0"/>
          <w:numId w:val="20"/>
        </w:numPr>
        <w:ind w:left="397" w:hanging="227"/>
      </w:pPr>
      <w:r>
        <w:t xml:space="preserve">И почему, а главное </w:t>
      </w:r>
      <w:r w:rsidRPr="00223AAE">
        <w:t>—</w:t>
      </w:r>
      <w:r>
        <w:t xml:space="preserve"> для чего </w:t>
      </w:r>
      <w:r w:rsidRPr="00223AAE">
        <w:t>—</w:t>
      </w:r>
      <w:r>
        <w:t xml:space="preserve"> в обществе, где буржуа</w:t>
      </w:r>
      <w:r>
        <w:t>з</w:t>
      </w:r>
      <w:r>
        <w:t>ный либерализм вроде бы безальтернативен, один из создат</w:t>
      </w:r>
      <w:r>
        <w:t>е</w:t>
      </w:r>
      <w:r>
        <w:t>лей теории конвергенции был возведён в ранг авторитета в публичной социологической науке и чуть ли не в ранг осн</w:t>
      </w:r>
      <w:r>
        <w:t>о</w:t>
      </w:r>
      <w:r>
        <w:t xml:space="preserve">воположника социологии? </w:t>
      </w:r>
    </w:p>
    <w:p w14:paraId="46313D03" w14:textId="6A9EE0E2" w:rsidR="00D30B85" w:rsidRDefault="00D30B85" w:rsidP="00F509F0">
      <w:pPr>
        <w:pStyle w:val="2"/>
        <w:numPr>
          <w:ilvl w:val="0"/>
          <w:numId w:val="0"/>
        </w:numPr>
        <w:ind w:left="397"/>
      </w:pPr>
      <w:r w:rsidRPr="00223AAE">
        <w:t>—</w:t>
      </w:r>
      <w:r>
        <w:t xml:space="preserve"> это было сделано для поддержания «плюрализма мнений», раскалывающего общество и обрекающ</w:t>
      </w:r>
      <w:r>
        <w:t>е</w:t>
      </w:r>
      <w:r>
        <w:t>го его на катастрофу культуры как минимум</w:t>
      </w:r>
      <w:r w:rsidRPr="00D30B85">
        <w:rPr>
          <w:vertAlign w:val="superscript"/>
        </w:rPr>
        <w:t>[CCXXVII]</w:t>
      </w:r>
      <w:r>
        <w:t>, и чтобы “эрудитам” было, о чём п</w:t>
      </w:r>
      <w:r>
        <w:t>о</w:t>
      </w:r>
      <w:r>
        <w:t xml:space="preserve">говорить, ни за что не отвечая? </w:t>
      </w:r>
    </w:p>
    <w:p w14:paraId="69FE64FE" w14:textId="77777777" w:rsidR="00D30B85" w:rsidRDefault="00D30B85" w:rsidP="00F509F0">
      <w:pPr>
        <w:pStyle w:val="2"/>
        <w:numPr>
          <w:ilvl w:val="0"/>
          <w:numId w:val="0"/>
        </w:numPr>
        <w:ind w:left="397"/>
      </w:pPr>
      <w:r w:rsidRPr="00223AAE">
        <w:t>—</w:t>
      </w:r>
      <w:r>
        <w:t xml:space="preserve"> либо для обеспечения нужд концептуальной власти в пра</w:t>
      </w:r>
      <w:r>
        <w:t>к</w:t>
      </w:r>
      <w:r>
        <w:t>тической политике на буд</w:t>
      </w:r>
      <w:r>
        <w:t>у</w:t>
      </w:r>
      <w:r>
        <w:t>щее?</w:t>
      </w:r>
    </w:p>
    <w:p w14:paraId="5F755A5C" w14:textId="77777777" w:rsidR="00D30B85" w:rsidRDefault="00D30B85" w:rsidP="00F509F0">
      <w:pPr>
        <w:pStyle w:val="Heading3"/>
      </w:pPr>
      <w:bookmarkStart w:id="33" w:name="_Toc232339037"/>
      <w:bookmarkStart w:id="34" w:name="_Toc237339544"/>
      <w:r>
        <w:lastRenderedPageBreak/>
        <w:t xml:space="preserve">3.3.4. Русь </w:t>
      </w:r>
      <w:r w:rsidRPr="00223AAE">
        <w:t>—</w:t>
      </w:r>
      <w:r>
        <w:t xml:space="preserve"> поле боя</w:t>
      </w:r>
      <w:bookmarkEnd w:id="33"/>
      <w:bookmarkEnd w:id="34"/>
      <w:r>
        <w:t xml:space="preserve"> </w:t>
      </w:r>
    </w:p>
    <w:p w14:paraId="34185F74" w14:textId="77777777" w:rsidR="00D30B85" w:rsidRDefault="00D30B85" w:rsidP="00873ABF">
      <w:pPr>
        <w:pStyle w:val="PlainText"/>
      </w:pPr>
      <w:r>
        <w:t xml:space="preserve">В.О.Ключевский (российский историк, работавший во второй половине </w:t>
      </w:r>
      <w:r>
        <w:rPr>
          <w:lang w:val="en-US"/>
        </w:rPr>
        <w:t>XIX</w:t>
      </w:r>
      <w:r>
        <w:t xml:space="preserve"> </w:t>
      </w:r>
      <w:r w:rsidRPr="00223AAE">
        <w:t>—</w:t>
      </w:r>
      <w:r>
        <w:t xml:space="preserve"> начале ХХ века) одно из своих рассуждений об особенностях отечественной государственности завершает слов</w:t>
      </w:r>
      <w:r>
        <w:t>а</w:t>
      </w:r>
      <w:r>
        <w:t>ми:</w:t>
      </w:r>
    </w:p>
    <w:p w14:paraId="2612AB6D" w14:textId="77777777" w:rsidR="00D30B85" w:rsidRDefault="00D30B85" w:rsidP="00F509F0">
      <w:pPr>
        <w:pStyle w:val="a5"/>
      </w:pPr>
      <w:r>
        <w:t>«Мы низшие организмы в международной зоологии: продо</w:t>
      </w:r>
      <w:r>
        <w:t>л</w:t>
      </w:r>
      <w:r>
        <w:t xml:space="preserve">жаем двигаться и после того, как потеряем голову» (В.О.Ключевский. Сочинения в 9 томах. Москва, «Мысль», </w:t>
      </w:r>
      <w:smartTag w:uri="urn:schemas-microsoft-com:office:smarttags" w:element="metricconverter">
        <w:smartTagPr>
          <w:attr w:name="ProductID" w:val="1990 г"/>
        </w:smartTagPr>
        <w:r>
          <w:t>1990 г</w:t>
        </w:r>
      </w:smartTag>
      <w:r>
        <w:t>., т. 9. Тетрадь с афори</w:t>
      </w:r>
      <w:r>
        <w:t>з</w:t>
      </w:r>
      <w:r>
        <w:t xml:space="preserve">мами </w:t>
      </w:r>
      <w:r w:rsidRPr="008368A6">
        <w:t>[</w:t>
      </w:r>
      <w:r>
        <w:t>1891 г.</w:t>
      </w:r>
      <w:r w:rsidRPr="008368A6">
        <w:t>]</w:t>
      </w:r>
      <w:r>
        <w:t>, стр. 364).</w:t>
      </w:r>
    </w:p>
    <w:p w14:paraId="3547369C" w14:textId="77777777" w:rsidR="00D30B85" w:rsidRDefault="00D30B85" w:rsidP="00873ABF">
      <w:pPr>
        <w:pStyle w:val="PlainText"/>
      </w:pPr>
      <w:r>
        <w:t xml:space="preserve">Если понимать, что В.О.Ключевский не знал </w:t>
      </w:r>
      <w:r w:rsidRPr="00875AAF">
        <w:rPr>
          <w:i/>
        </w:rPr>
        <w:t>достаточно о</w:t>
      </w:r>
      <w:r w:rsidRPr="00875AAF">
        <w:rPr>
          <w:i/>
        </w:rPr>
        <w:t>б</w:t>
      </w:r>
      <w:r w:rsidRPr="00875AAF">
        <w:rPr>
          <w:i/>
        </w:rPr>
        <w:t>щей (в смысле универсальности применения) теории управления</w:t>
      </w:r>
      <w:r>
        <w:t xml:space="preserve"> и не владел её терминологией, то эта его фраза по существу точно описывает процесс самоуправления программно-адаптивного м</w:t>
      </w:r>
      <w:r>
        <w:t>о</w:t>
      </w:r>
      <w:r>
        <w:t xml:space="preserve">дуля, разобщённого с предиктором полностью, либо не имеющего с ним достаточно устойчивых и глубоких связей, а так же </w:t>
      </w:r>
      <w:r w:rsidRPr="00223AAE">
        <w:t>—</w:t>
      </w:r>
      <w:r>
        <w:t xml:space="preserve"> и в случае бездействия предиктора или замыкания программно-адаптивного модуля более, чем на один активный предиктор о</w:t>
      </w:r>
      <w:r>
        <w:t>д</w:t>
      </w:r>
      <w:r>
        <w:t>новременно.</w:t>
      </w:r>
    </w:p>
    <w:p w14:paraId="0806D97D" w14:textId="77777777" w:rsidR="00D30B85" w:rsidRDefault="00D30B85" w:rsidP="00873ABF">
      <w:pPr>
        <w:pStyle w:val="PlainText"/>
      </w:pPr>
      <w:r>
        <w:t xml:space="preserve">Приведённая фраза В.О.Ключевского </w:t>
      </w:r>
      <w:r w:rsidRPr="00223AAE">
        <w:t>—</w:t>
      </w:r>
      <w:r>
        <w:t xml:space="preserve"> более точная хара</w:t>
      </w:r>
      <w:r>
        <w:t>к</w:t>
      </w:r>
      <w:r>
        <w:t>теристика, нежели поговорка «без царя в г</w:t>
      </w:r>
      <w:r>
        <w:t>о</w:t>
      </w:r>
      <w:r>
        <w:t xml:space="preserve">лове», поскольку дело не в том, что во главе общества и государства нет царя, а в том что: </w:t>
      </w:r>
    </w:p>
    <w:p w14:paraId="09D24996" w14:textId="77777777" w:rsidR="00D30B85" w:rsidRDefault="00D30B85" w:rsidP="00F509F0">
      <w:pPr>
        <w:pStyle w:val="a3"/>
        <w:numPr>
          <w:ilvl w:val="0"/>
          <w:numId w:val="20"/>
        </w:numPr>
        <w:ind w:left="397" w:hanging="227"/>
      </w:pPr>
      <w:r>
        <w:t xml:space="preserve">голова </w:t>
      </w:r>
      <w:r w:rsidRPr="00223AAE">
        <w:t>—</w:t>
      </w:r>
      <w:r>
        <w:t xml:space="preserve"> не только вместилище интеллекта, но и носитель органов наиболее информативных чувств </w:t>
      </w:r>
      <w:r w:rsidRPr="00223AAE">
        <w:t>—</w:t>
      </w:r>
      <w:r>
        <w:t xml:space="preserve"> зрения, слуха, пресловутого «третьего глаза»;</w:t>
      </w:r>
    </w:p>
    <w:p w14:paraId="635DA34E" w14:textId="77777777" w:rsidR="00D30B85" w:rsidRDefault="00D30B85" w:rsidP="00F509F0">
      <w:pPr>
        <w:pStyle w:val="a3"/>
        <w:numPr>
          <w:ilvl w:val="0"/>
          <w:numId w:val="20"/>
        </w:numPr>
        <w:ind w:left="397" w:hanging="227"/>
      </w:pPr>
      <w:r>
        <w:t>и определённая бесчувственность, а не только дурость и пр</w:t>
      </w:r>
      <w:r>
        <w:t>и</w:t>
      </w:r>
      <w:r>
        <w:t>митивизм психики на уровне немногим выше уровня кише</w:t>
      </w:r>
      <w:r>
        <w:t>ч</w:t>
      </w:r>
      <w:r>
        <w:t xml:space="preserve">нополостных, </w:t>
      </w:r>
      <w:r w:rsidRPr="00223AAE">
        <w:t>—</w:t>
      </w:r>
      <w:r>
        <w:t xml:space="preserve"> характерное свойство программно-адап</w:t>
      </w:r>
      <w:r>
        <w:softHyphen/>
        <w:t>тив</w:t>
      </w:r>
      <w:r>
        <w:softHyphen/>
        <w:t>ного модуля отечественных версий толпо-“элитаризма” на протяжении всей памятной истории вне зависимости от того, во главе съезд князей, великий князь, царь, император, ге</w:t>
      </w:r>
      <w:r>
        <w:t>н</w:t>
      </w:r>
      <w:r>
        <w:t>сек, п-резидент.</w:t>
      </w:r>
    </w:p>
    <w:p w14:paraId="1A4EE0CC" w14:textId="77777777" w:rsidR="00D30B85" w:rsidRDefault="00D30B85" w:rsidP="00873ABF">
      <w:pPr>
        <w:pStyle w:val="PlainText"/>
      </w:pPr>
      <w:r>
        <w:t>Приведённая выше оценка дополняется другим его афори</w:t>
      </w:r>
      <w:r>
        <w:t>з</w:t>
      </w:r>
      <w:r>
        <w:t xml:space="preserve">мом: </w:t>
      </w:r>
    </w:p>
    <w:p w14:paraId="5F12B671" w14:textId="77777777" w:rsidR="00D30B85" w:rsidRDefault="00D30B85" w:rsidP="00F509F0">
      <w:pPr>
        <w:pStyle w:val="a5"/>
      </w:pPr>
      <w:r w:rsidRPr="009137CF">
        <w:t>«В России центр на периферии»</w:t>
      </w:r>
      <w:r>
        <w:t xml:space="preserve"> (В.О.Ключевский. Сочин</w:t>
      </w:r>
      <w:r>
        <w:t>е</w:t>
      </w:r>
      <w:r>
        <w:t xml:space="preserve">ния в 9 томах. Москва, «Мысль», </w:t>
      </w:r>
      <w:smartTag w:uri="urn:schemas-microsoft-com:office:smarttags" w:element="metricconverter">
        <w:smartTagPr>
          <w:attr w:name="ProductID" w:val="1990 г"/>
        </w:smartTagPr>
        <w:r>
          <w:t>1990 г</w:t>
        </w:r>
      </w:smartTag>
      <w:r>
        <w:t xml:space="preserve">., т. 9, Записанная книжка </w:t>
      </w:r>
      <w:r w:rsidRPr="008368A6">
        <w:t>[1890</w:t>
      </w:r>
      <w:r>
        <w:noBreakHyphen/>
        <w:t>е годы</w:t>
      </w:r>
      <w:r w:rsidRPr="008368A6">
        <w:t>]</w:t>
      </w:r>
      <w:r>
        <w:t>, стр. 385)</w:t>
      </w:r>
      <w:r w:rsidRPr="009137CF">
        <w:t>.</w:t>
      </w:r>
    </w:p>
    <w:p w14:paraId="6BEE0010" w14:textId="77777777" w:rsidR="00D30B85" w:rsidRDefault="00D30B85" w:rsidP="00873ABF">
      <w:pPr>
        <w:pStyle w:val="PlainText"/>
      </w:pPr>
      <w:r>
        <w:t>В данном случае речь идёт о «центре власти». Если под «це</w:t>
      </w:r>
      <w:r>
        <w:t>н</w:t>
      </w:r>
      <w:r>
        <w:t>тром власти» понимать источник, откуда и</w:t>
      </w:r>
      <w:r>
        <w:t>с</w:t>
      </w:r>
      <w:r>
        <w:t xml:space="preserve">ходит управление по полной функции, то это определение В.О.Ключевского </w:t>
      </w:r>
      <w:r>
        <w:lastRenderedPageBreak/>
        <w:t>соответс</w:t>
      </w:r>
      <w:r>
        <w:t>т</w:t>
      </w:r>
      <w:r>
        <w:t>вует схеме управления предиктор-кор</w:t>
      </w:r>
      <w:r>
        <w:softHyphen/>
        <w:t>рек</w:t>
      </w:r>
      <w:r>
        <w:softHyphen/>
        <w:t xml:space="preserve">тор в случае, когда </w:t>
      </w:r>
      <w:r w:rsidRPr="001C7065">
        <w:rPr>
          <w:b/>
        </w:rPr>
        <w:t>пр</w:t>
      </w:r>
      <w:r w:rsidRPr="001C7065">
        <w:rPr>
          <w:b/>
        </w:rPr>
        <w:t>е</w:t>
      </w:r>
      <w:r w:rsidRPr="001C7065">
        <w:rPr>
          <w:b/>
        </w:rPr>
        <w:t>диктор высшего внутриобщественного уровня не локализ</w:t>
      </w:r>
      <w:r w:rsidRPr="001C7065">
        <w:rPr>
          <w:b/>
        </w:rPr>
        <w:t>о</w:t>
      </w:r>
      <w:r w:rsidRPr="001C7065">
        <w:rPr>
          <w:b/>
        </w:rPr>
        <w:t>ван в какой-то спе</w:t>
      </w:r>
      <w:r w:rsidRPr="001C7065">
        <w:rPr>
          <w:b/>
        </w:rPr>
        <w:softHyphen/>
        <w:t>ци</w:t>
      </w:r>
      <w:r w:rsidRPr="001C7065">
        <w:rPr>
          <w:b/>
        </w:rPr>
        <w:softHyphen/>
        <w:t>фи</w:t>
      </w:r>
      <w:r w:rsidRPr="001C7065">
        <w:rPr>
          <w:b/>
        </w:rPr>
        <w:softHyphen/>
        <w:t>чес</w:t>
      </w:r>
      <w:r w:rsidRPr="001C7065">
        <w:rPr>
          <w:b/>
        </w:rPr>
        <w:softHyphen/>
        <w:t>кой социальной группе либо в структуре государственного аппарата или иного обществе</w:t>
      </w:r>
      <w:r w:rsidRPr="001C7065">
        <w:rPr>
          <w:b/>
        </w:rPr>
        <w:t>н</w:t>
      </w:r>
      <w:r w:rsidRPr="001C7065">
        <w:rPr>
          <w:b/>
        </w:rPr>
        <w:t>ного института, например, — в Академии н</w:t>
      </w:r>
      <w:r w:rsidRPr="001C7065">
        <w:rPr>
          <w:b/>
        </w:rPr>
        <w:t>а</w:t>
      </w:r>
      <w:r w:rsidRPr="001C7065">
        <w:rPr>
          <w:b/>
        </w:rPr>
        <w:t>ук</w:t>
      </w:r>
      <w:r>
        <w:t>.</w:t>
      </w:r>
    </w:p>
    <w:p w14:paraId="24855F0C" w14:textId="6E38B18A" w:rsidR="00D30B85" w:rsidRDefault="00D30B85" w:rsidP="00873ABF">
      <w:pPr>
        <w:pStyle w:val="PlainText"/>
      </w:pPr>
      <w:r>
        <w:t>Эти два афоризма адекватно характеризуют многовековой кризис концептуально не опр</w:t>
      </w:r>
      <w:r>
        <w:t>е</w:t>
      </w:r>
      <w:r>
        <w:t>делённого управления на Руси. Эта проблематика освещена в работе ВП СССР “Смута на Руси: зар</w:t>
      </w:r>
      <w:r>
        <w:t>о</w:t>
      </w:r>
      <w:r>
        <w:t>ждение, течение, преодоление…”</w:t>
      </w:r>
      <w:r w:rsidRPr="00D30B85">
        <w:rPr>
          <w:vertAlign w:val="superscript"/>
        </w:rPr>
        <w:t>[CCXXVIII]</w:t>
      </w:r>
      <w:r>
        <w:t>. Поэтому в разделе 3.3.4 мы затронем эту тему только в некоторых а</w:t>
      </w:r>
      <w:r>
        <w:t>с</w:t>
      </w:r>
      <w:r>
        <w:t>пектах.</w:t>
      </w:r>
    </w:p>
    <w:p w14:paraId="2B9C254E" w14:textId="77777777" w:rsidR="00D30B85" w:rsidRDefault="00D30B85" w:rsidP="00F509F0">
      <w:pPr>
        <w:pStyle w:val="ab"/>
      </w:pPr>
      <w:r w:rsidRPr="00223AAE">
        <w:t>————————</w:t>
      </w:r>
    </w:p>
    <w:p w14:paraId="204FE1ED" w14:textId="77777777" w:rsidR="00D30B85" w:rsidRDefault="00D30B85" w:rsidP="003E318B">
      <w:pPr>
        <w:pStyle w:val="Heading4"/>
        <w:spacing w:before="0"/>
      </w:pPr>
      <w:r>
        <w:t>3.3.4.1. Предъистория Руси</w:t>
      </w:r>
    </w:p>
    <w:p w14:paraId="339B0A9A" w14:textId="77777777" w:rsidR="00D30B85" w:rsidRDefault="00D30B85" w:rsidP="00873ABF">
      <w:pPr>
        <w:pStyle w:val="PlainText"/>
      </w:pPr>
      <w:r>
        <w:t>Если говорить о предъистории вопроса, то кратко её можно изложить так.</w:t>
      </w:r>
    </w:p>
    <w:p w14:paraId="5DF2970D" w14:textId="77777777" w:rsidR="00D30B85" w:rsidRDefault="00D30B85" w:rsidP="00873ABF">
      <w:pPr>
        <w:pStyle w:val="PlainText"/>
      </w:pPr>
      <w:r>
        <w:t xml:space="preserve">Русь </w:t>
      </w:r>
      <w:r w:rsidRPr="00223AAE">
        <w:t>—</w:t>
      </w:r>
      <w:r>
        <w:t xml:space="preserve"> одна из древних региональных цивилизаций планеты. Каждая региональная цивилизация характ</w:t>
      </w:r>
      <w:r>
        <w:t>е</w:t>
      </w:r>
      <w:r>
        <w:t>ризуется не её образом жизни в ту или иную историческую эпоху, а теми идеалами, кот</w:t>
      </w:r>
      <w:r>
        <w:t>о</w:t>
      </w:r>
      <w:r>
        <w:t>рые она несёт в своём духе (эгрегоре) сквозь века и тысячелетия, и от которых её реальная жизнь на её историческом пути может удаляться сколь угодно далеко в пределах Б</w:t>
      </w:r>
      <w:r>
        <w:t>о</w:t>
      </w:r>
      <w:r>
        <w:t xml:space="preserve">жиего попущения. </w:t>
      </w:r>
      <w:r w:rsidRPr="00B9450A">
        <w:rPr>
          <w:b/>
        </w:rPr>
        <w:t xml:space="preserve">Как объективное явление </w:t>
      </w:r>
      <w:r w:rsidRPr="00B9450A">
        <w:rPr>
          <w:b/>
          <w:i/>
        </w:rPr>
        <w:t>смысл жизни региональной цивил</w:t>
      </w:r>
      <w:r w:rsidRPr="00B9450A">
        <w:rPr>
          <w:b/>
          <w:i/>
        </w:rPr>
        <w:t>и</w:t>
      </w:r>
      <w:r w:rsidRPr="00B9450A">
        <w:rPr>
          <w:b/>
          <w:i/>
        </w:rPr>
        <w:t>зации</w:t>
      </w:r>
      <w:r w:rsidRPr="00B9450A">
        <w:rPr>
          <w:b/>
        </w:rPr>
        <w:t xml:space="preserve"> </w:t>
      </w:r>
      <w:r w:rsidRPr="00B9450A">
        <w:rPr>
          <w:b/>
          <w:i/>
        </w:rPr>
        <w:t>—</w:t>
      </w:r>
      <w:r w:rsidRPr="00B9450A">
        <w:rPr>
          <w:b/>
        </w:rPr>
        <w:t xml:space="preserve"> это воплощение её идеалов в жизнь.</w:t>
      </w:r>
      <w:r>
        <w:t xml:space="preserve"> И это воплощение идеалов может протекать и как ми</w:t>
      </w:r>
      <w:r>
        <w:t>с</w:t>
      </w:r>
      <w:r>
        <w:t xml:space="preserve">сия в Промысле Божием, и как отсебятина в пределах Божиего попущения </w:t>
      </w:r>
      <w:r w:rsidRPr="00223AAE">
        <w:t>—</w:t>
      </w:r>
      <w:r>
        <w:t xml:space="preserve"> в зависимости от сути этих иде</w:t>
      </w:r>
      <w:r>
        <w:t>а</w:t>
      </w:r>
      <w:r>
        <w:t>лов и избранных путей и средств их воплощения в жизнь.</w:t>
      </w:r>
    </w:p>
    <w:p w14:paraId="3E99B726" w14:textId="0D1CE280" w:rsidR="00D30B85" w:rsidRDefault="00D30B85" w:rsidP="00C50FE4">
      <w:pPr>
        <w:pStyle w:val="a9"/>
      </w:pPr>
      <w:r>
        <w:t xml:space="preserve">Смысл жизни Руси </w:t>
      </w:r>
      <w:r w:rsidRPr="00223AAE">
        <w:t>—</w:t>
      </w:r>
      <w:r>
        <w:t xml:space="preserve"> стать Святой Русью, как это и</w:t>
      </w:r>
      <w:r>
        <w:t>з</w:t>
      </w:r>
      <w:r>
        <w:t>древле декларируется в её самоназвании</w:t>
      </w:r>
      <w:r w:rsidRPr="00D30B85">
        <w:rPr>
          <w:b w:val="0"/>
          <w:vertAlign w:val="superscript"/>
        </w:rPr>
        <w:t>[CCXXIX]</w:t>
      </w:r>
      <w:r>
        <w:t>, т.е. воплотить в жизнь объективную праведность, а не то или иное п</w:t>
      </w:r>
      <w:r>
        <w:t>о</w:t>
      </w:r>
      <w:r>
        <w:t>нятие о «святости», которое выработано в той или иной традиции вероисповедания, обслуживающей паразитич</w:t>
      </w:r>
      <w:r>
        <w:t>е</w:t>
      </w:r>
      <w:r>
        <w:t>скую власть “элиты” над пр</w:t>
      </w:r>
      <w:r>
        <w:t>о</w:t>
      </w:r>
      <w:r>
        <w:t>стонародьем.</w:t>
      </w:r>
    </w:p>
    <w:p w14:paraId="2A13F616" w14:textId="416F1DFC" w:rsidR="00D30B85" w:rsidRDefault="00D30B85" w:rsidP="00873ABF">
      <w:pPr>
        <w:pStyle w:val="PlainText"/>
      </w:pPr>
      <w:r>
        <w:t>Если характеризовать жизнь Руси в период её предъистории (т.е. в тот период её бытия, от которого до нас не дошли письме</w:t>
      </w:r>
      <w:r>
        <w:t>н</w:t>
      </w:r>
      <w:r>
        <w:t xml:space="preserve">ные хроники, тем более, </w:t>
      </w:r>
      <w:r w:rsidRPr="00223AAE">
        <w:t>—</w:t>
      </w:r>
      <w:r>
        <w:t xml:space="preserve"> оригинальные)</w:t>
      </w:r>
      <w:r w:rsidRPr="00D30B85">
        <w:rPr>
          <w:vertAlign w:val="superscript"/>
        </w:rPr>
        <w:t>[CCXXX]</w:t>
      </w:r>
      <w:r>
        <w:t>, то на основании о</w:t>
      </w:r>
      <w:r>
        <w:t>т</w:t>
      </w:r>
      <w:r>
        <w:t xml:space="preserve">рывочных сведений зарубежных хроник, собственных сказок и былин Руси, дошедших с тех времён, </w:t>
      </w:r>
      <w:r>
        <w:lastRenderedPageBreak/>
        <w:t>данных археологии, мо</w:t>
      </w:r>
      <w:r>
        <w:t>ж</w:t>
      </w:r>
      <w:r>
        <w:t xml:space="preserve">но говорить о том, что: </w:t>
      </w:r>
    </w:p>
    <w:p w14:paraId="5AD47631" w14:textId="07B9BA42" w:rsidR="00D30B85" w:rsidRDefault="00D30B85" w:rsidP="00F509F0">
      <w:pPr>
        <w:pStyle w:val="a3"/>
        <w:numPr>
          <w:ilvl w:val="0"/>
          <w:numId w:val="20"/>
        </w:numPr>
        <w:ind w:left="397" w:hanging="227"/>
      </w:pPr>
      <w:r>
        <w:t>Русь изначально формировалась как цивилизация этнически разнородная, сплачиваемая единством Русского языка</w:t>
      </w:r>
      <w:r w:rsidRPr="00D30B85">
        <w:rPr>
          <w:vertAlign w:val="superscript"/>
        </w:rPr>
        <w:t>[CCXXXI]</w:t>
      </w:r>
      <w:r>
        <w:t xml:space="preserve"> и общностью миропонимания на его основе. Т.е. смысл её жи</w:t>
      </w:r>
      <w:r>
        <w:t>з</w:t>
      </w:r>
      <w:r>
        <w:t xml:space="preserve">ни </w:t>
      </w:r>
      <w:r w:rsidRPr="00223AAE">
        <w:t>—</w:t>
      </w:r>
      <w:r>
        <w:t xml:space="preserve"> идеалы </w:t>
      </w:r>
      <w:r w:rsidRPr="00223AAE">
        <w:t>—</w:t>
      </w:r>
      <w:r>
        <w:t xml:space="preserve"> как в явной, так и в неявной форме запеча</w:t>
      </w:r>
      <w:r>
        <w:t>т</w:t>
      </w:r>
      <w:r>
        <w:t>лены в Русском языке</w:t>
      </w:r>
      <w:r w:rsidRPr="00D30B85">
        <w:rPr>
          <w:vertAlign w:val="superscript"/>
        </w:rPr>
        <w:t>[CCXXXII]</w:t>
      </w:r>
      <w:r>
        <w:t>, и в основе идеалов и миропонимания лежит природная органичность Русского языка</w:t>
      </w:r>
      <w:r w:rsidRPr="00D30B85">
        <w:rPr>
          <w:vertAlign w:val="superscript"/>
        </w:rPr>
        <w:t>[CCXXXIII]</w:t>
      </w:r>
      <w:r>
        <w:t>.</w:t>
      </w:r>
    </w:p>
    <w:p w14:paraId="23C72B97" w14:textId="77777777" w:rsidR="00D30B85" w:rsidRDefault="00D30B85" w:rsidP="00F509F0">
      <w:pPr>
        <w:pStyle w:val="a3"/>
        <w:numPr>
          <w:ilvl w:val="0"/>
          <w:numId w:val="20"/>
        </w:numPr>
        <w:ind w:left="397" w:hanging="227"/>
      </w:pPr>
      <w:r>
        <w:t xml:space="preserve">В период предъистории на Руси господствовал компактно-общинный уклад жизни и хозяйственной деятельности. При этом: </w:t>
      </w:r>
    </w:p>
    <w:p w14:paraId="2AE00803" w14:textId="77777777" w:rsidR="00D30B85" w:rsidRDefault="00D30B85" w:rsidP="00F509F0">
      <w:pPr>
        <w:pStyle w:val="2"/>
        <w:numPr>
          <w:ilvl w:val="0"/>
          <w:numId w:val="25"/>
        </w:numPr>
        <w:ind w:left="624" w:hanging="227"/>
      </w:pPr>
      <w:r>
        <w:t xml:space="preserve">Жреческая власть </w:t>
      </w:r>
      <w:r w:rsidRPr="00223AAE">
        <w:t>—</w:t>
      </w:r>
      <w:r>
        <w:t xml:space="preserve"> власть концептуальная </w:t>
      </w:r>
      <w:r w:rsidRPr="00223AAE">
        <w:t>—</w:t>
      </w:r>
      <w:r>
        <w:t xml:space="preserve"> не была уделом каких-либо обособившихся от о</w:t>
      </w:r>
      <w:r>
        <w:t>с</w:t>
      </w:r>
      <w:r>
        <w:t xml:space="preserve">тального общества социальных групп: каст </w:t>
      </w:r>
      <w:r w:rsidRPr="00223AAE">
        <w:t>—</w:t>
      </w:r>
      <w:r>
        <w:t xml:space="preserve"> как в Индии </w:t>
      </w:r>
      <w:r w:rsidRPr="00BE2575">
        <w:rPr>
          <w:i/>
        </w:rPr>
        <w:t>брахманы</w:t>
      </w:r>
      <w:r>
        <w:t xml:space="preserve">; кланов </w:t>
      </w:r>
      <w:r w:rsidRPr="00223AAE">
        <w:t>—</w:t>
      </w:r>
      <w:r>
        <w:t xml:space="preserve"> как в иудаизме </w:t>
      </w:r>
      <w:r w:rsidRPr="00BE2575">
        <w:rPr>
          <w:i/>
        </w:rPr>
        <w:t>Л</w:t>
      </w:r>
      <w:r w:rsidRPr="00BE2575">
        <w:rPr>
          <w:i/>
        </w:rPr>
        <w:t>е</w:t>
      </w:r>
      <w:r w:rsidRPr="00BE2575">
        <w:rPr>
          <w:i/>
        </w:rPr>
        <w:t>виты</w:t>
      </w:r>
      <w:r>
        <w:t>; профессиональных корпораций, приобщение к которым новичков регулируется «внутре</w:t>
      </w:r>
      <w:r>
        <w:t>н</w:t>
      </w:r>
      <w:r>
        <w:t xml:space="preserve">ним регламентом» каждой из них, </w:t>
      </w:r>
      <w:r w:rsidRPr="00223AAE">
        <w:t>—</w:t>
      </w:r>
      <w:r>
        <w:t xml:space="preserve"> как в разных «эзот</w:t>
      </w:r>
      <w:r>
        <w:t>е</w:t>
      </w:r>
      <w:r>
        <w:t xml:space="preserve">рических сообществах» Востока и в масонстве Запада. </w:t>
      </w:r>
    </w:p>
    <w:p w14:paraId="6FA031DB" w14:textId="77777777" w:rsidR="00D30B85" w:rsidRDefault="00D30B85" w:rsidP="00F509F0">
      <w:pPr>
        <w:pStyle w:val="af3"/>
        <w:ind w:left="624"/>
      </w:pPr>
      <w:r>
        <w:t>Жреческий статус на Руси был доступен для каждого, кто был способен обрести и обретал соответствующие зн</w:t>
      </w:r>
      <w:r>
        <w:t>а</w:t>
      </w:r>
      <w:r>
        <w:t>ния и навыки, на основе того, что всё общество по факту деятельности признавало за человеком этот статус либо о</w:t>
      </w:r>
      <w:r>
        <w:t>т</w:t>
      </w:r>
      <w:r>
        <w:t>казывало ему в нём.</w:t>
      </w:r>
    </w:p>
    <w:p w14:paraId="6FA5856F" w14:textId="77777777" w:rsidR="00D30B85" w:rsidRDefault="00D30B85" w:rsidP="00F509F0">
      <w:pPr>
        <w:pStyle w:val="af3"/>
        <w:ind w:left="624"/>
      </w:pPr>
      <w:r>
        <w:t xml:space="preserve">Т.е. </w:t>
      </w:r>
      <w:r w:rsidRPr="00CD3D89">
        <w:rPr>
          <w:b/>
        </w:rPr>
        <w:t xml:space="preserve">предиктор </w:t>
      </w:r>
      <w:r>
        <w:rPr>
          <w:b/>
        </w:rPr>
        <w:t xml:space="preserve">на Руси изначально </w:t>
      </w:r>
      <w:r w:rsidRPr="00CD3D89">
        <w:rPr>
          <w:b/>
        </w:rPr>
        <w:t>был общенаро</w:t>
      </w:r>
      <w:r w:rsidRPr="00CD3D89">
        <w:rPr>
          <w:b/>
        </w:rPr>
        <w:t>д</w:t>
      </w:r>
      <w:r w:rsidRPr="00CD3D89">
        <w:rPr>
          <w:b/>
        </w:rPr>
        <w:t>ным — отчасти профессиональным, а отчасти на основе совмещения в жизни одного человека жреческих фун</w:t>
      </w:r>
      <w:r w:rsidRPr="00CD3D89">
        <w:rPr>
          <w:b/>
        </w:rPr>
        <w:t>к</w:t>
      </w:r>
      <w:r w:rsidRPr="00CD3D89">
        <w:rPr>
          <w:b/>
        </w:rPr>
        <w:t>ций с какими-то иными видами деятельности.</w:t>
      </w:r>
    </w:p>
    <w:p w14:paraId="3BFCDC4D" w14:textId="541A30CE" w:rsidR="00D30B85" w:rsidRDefault="00D30B85" w:rsidP="00F509F0">
      <w:pPr>
        <w:pStyle w:val="2"/>
        <w:numPr>
          <w:ilvl w:val="0"/>
          <w:numId w:val="25"/>
        </w:numPr>
        <w:ind w:left="624" w:hanging="227"/>
      </w:pPr>
      <w:r>
        <w:t>Программно-адаптивный модуль был представлен княж</w:t>
      </w:r>
      <w:r>
        <w:t>е</w:t>
      </w:r>
      <w:r>
        <w:t>ско-боярской профессиональной корпорацией. Она, как и жречество, тоже не была кланово обособленной от остал</w:t>
      </w:r>
      <w:r>
        <w:t>ь</w:t>
      </w:r>
      <w:r>
        <w:t>ного общества, но была открыта для приобщения к ней всех тех, кто мог выполнять соответствующие функции правл</w:t>
      </w:r>
      <w:r>
        <w:t>е</w:t>
      </w:r>
      <w:r>
        <w:t xml:space="preserve">ния </w:t>
      </w:r>
      <w:r w:rsidRPr="00223AAE">
        <w:t>—</w:t>
      </w:r>
      <w:r>
        <w:t xml:space="preserve"> проведение в жизнь решений выработанных жреч</w:t>
      </w:r>
      <w:r>
        <w:t>е</w:t>
      </w:r>
      <w:r>
        <w:t>ством</w:t>
      </w:r>
      <w:r w:rsidRPr="00D30B85">
        <w:rPr>
          <w:vertAlign w:val="superscript"/>
        </w:rPr>
        <w:t>[CCXXXIV]</w:t>
      </w:r>
      <w:r>
        <w:t>.</w:t>
      </w:r>
    </w:p>
    <w:p w14:paraId="6E9C3BE1" w14:textId="5BC33E5A" w:rsidR="00D30B85" w:rsidRDefault="00D30B85" w:rsidP="00F509F0">
      <w:pPr>
        <w:pStyle w:val="2"/>
        <w:numPr>
          <w:ilvl w:val="0"/>
          <w:numId w:val="25"/>
        </w:numPr>
        <w:ind w:left="624" w:hanging="227"/>
      </w:pPr>
      <w:r>
        <w:t>Если изъясняться в терминологии наших дней, то и жреч</w:t>
      </w:r>
      <w:r>
        <w:t>е</w:t>
      </w:r>
      <w:r>
        <w:t>ство, и князья с боярами были функционально специализ</w:t>
      </w:r>
      <w:r>
        <w:t>и</w:t>
      </w:r>
      <w:r>
        <w:t>рованным профессиональными корпорациями «федерал</w:t>
      </w:r>
      <w:r>
        <w:t>ь</w:t>
      </w:r>
      <w:r>
        <w:t>ного уровня»</w:t>
      </w:r>
      <w:r w:rsidRPr="00D30B85">
        <w:rPr>
          <w:vertAlign w:val="superscript"/>
        </w:rPr>
        <w:t>[CCXXXV]</w:t>
      </w:r>
      <w:r>
        <w:t xml:space="preserve">, в том смысле, что войти в </w:t>
      </w:r>
      <w:r>
        <w:lastRenderedPageBreak/>
        <w:t>деятельность к</w:t>
      </w:r>
      <w:r>
        <w:t>а</w:t>
      </w:r>
      <w:r>
        <w:t>ждой из них мог выходец из любого региона Руси, если он проявлял соответствующие личностные и деловые качес</w:t>
      </w:r>
      <w:r>
        <w:t>т</w:t>
      </w:r>
      <w:r>
        <w:t>ва, а исполнять возлагаемую на него миссию он мог вдали от места своего рождения соответственно потребностям Руси в целом, своим навыкам, творческому потенциалу и оказываемому ему доверию.</w:t>
      </w:r>
    </w:p>
    <w:p w14:paraId="7AB212A2" w14:textId="405EE83B" w:rsidR="00D30B85" w:rsidRPr="00604A6C" w:rsidRDefault="00D30B85" w:rsidP="00873ABF">
      <w:pPr>
        <w:pStyle w:val="PlainText"/>
        <w:rPr>
          <w:b/>
        </w:rPr>
      </w:pPr>
      <w:r>
        <w:t>В нашем понимании Всемирной Истории кризис этого жи</w:t>
      </w:r>
      <w:r>
        <w:t>з</w:t>
      </w:r>
      <w:r>
        <w:t xml:space="preserve">ненного уклада начался в первом веке новой эры. Он </w:t>
      </w:r>
      <w:r w:rsidRPr="00223AAE">
        <w:t>—</w:t>
      </w:r>
      <w:r>
        <w:t xml:space="preserve"> следствие того, что </w:t>
      </w:r>
      <w:r w:rsidRPr="00604A6C">
        <w:rPr>
          <w:b/>
        </w:rPr>
        <w:t>жречество Руси неадекватно прореагировало на с</w:t>
      </w:r>
      <w:r w:rsidRPr="00604A6C">
        <w:rPr>
          <w:b/>
        </w:rPr>
        <w:t>о</w:t>
      </w:r>
      <w:r w:rsidRPr="00604A6C">
        <w:rPr>
          <w:b/>
        </w:rPr>
        <w:t xml:space="preserve">бытия в Палестине, известные как проповедь Христом в его первое пришествие </w:t>
      </w:r>
      <w:r w:rsidRPr="00604A6C">
        <w:rPr>
          <w:b/>
          <w:i/>
        </w:rPr>
        <w:t>Учения о становлении Царствия Божиего на Земле усилиями самих людей в Божьем в</w:t>
      </w:r>
      <w:r w:rsidRPr="00604A6C">
        <w:rPr>
          <w:b/>
          <w:i/>
        </w:rPr>
        <w:t>о</w:t>
      </w:r>
      <w:r w:rsidRPr="00604A6C">
        <w:rPr>
          <w:b/>
          <w:i/>
        </w:rPr>
        <w:t>дительстве</w:t>
      </w:r>
      <w:r w:rsidRPr="00D30B85">
        <w:rPr>
          <w:vertAlign w:val="superscript"/>
        </w:rPr>
        <w:t>[CCXXXVI]</w:t>
      </w:r>
      <w:r w:rsidRPr="00604A6C">
        <w:rPr>
          <w:b/>
        </w:rPr>
        <w:t xml:space="preserve">. </w:t>
      </w:r>
    </w:p>
    <w:p w14:paraId="1C81C046" w14:textId="0FBC5B48" w:rsidR="00D30B85" w:rsidRDefault="00D30B85" w:rsidP="00873ABF">
      <w:pPr>
        <w:pStyle w:val="PlainText"/>
      </w:pPr>
      <w:r>
        <w:t>Неадекватность его реакции на события в Палестине выраз</w:t>
      </w:r>
      <w:r>
        <w:t>и</w:t>
      </w:r>
      <w:r>
        <w:t>лась в том, что жречество Руси не приняло на себя ответственн</w:t>
      </w:r>
      <w:r>
        <w:t>о</w:t>
      </w:r>
      <w:r>
        <w:t xml:space="preserve">сти за судьбу человечества, чем внесло свой вклад в создание </w:t>
      </w:r>
      <w:r>
        <w:rPr>
          <w:u w:val="single"/>
        </w:rPr>
        <w:t>бе</w:t>
      </w:r>
      <w:r>
        <w:rPr>
          <w:u w:val="single"/>
        </w:rPr>
        <w:t>з</w:t>
      </w:r>
      <w:r>
        <w:rPr>
          <w:u w:val="single"/>
        </w:rPr>
        <w:t xml:space="preserve">раздельной многовековой </w:t>
      </w:r>
      <w:r w:rsidRPr="00437EE4">
        <w:rPr>
          <w:u w:val="single"/>
        </w:rPr>
        <w:t>монопо</w:t>
      </w:r>
      <w:r>
        <w:rPr>
          <w:u w:val="single"/>
        </w:rPr>
        <w:t>лии</w:t>
      </w:r>
      <w:r w:rsidRPr="00437EE4">
        <w:rPr>
          <w:u w:val="single"/>
        </w:rPr>
        <w:t xml:space="preserve"> </w:t>
      </w:r>
      <w:r w:rsidRPr="00437EE4">
        <w:rPr>
          <w:i/>
          <w:u w:val="single"/>
        </w:rPr>
        <w:t>заправи</w:t>
      </w:r>
      <w:r>
        <w:rPr>
          <w:i/>
          <w:u w:val="single"/>
        </w:rPr>
        <w:t>л</w:t>
      </w:r>
      <w:r w:rsidRPr="00437EE4">
        <w:rPr>
          <w:i/>
          <w:u w:val="single"/>
        </w:rPr>
        <w:t xml:space="preserve"> библейского пр</w:t>
      </w:r>
      <w:r w:rsidRPr="00437EE4">
        <w:rPr>
          <w:i/>
          <w:u w:val="single"/>
        </w:rPr>
        <w:t>о</w:t>
      </w:r>
      <w:r w:rsidRPr="00437EE4">
        <w:rPr>
          <w:i/>
          <w:u w:val="single"/>
        </w:rPr>
        <w:t>екта порабощения человечества от имени Бога</w:t>
      </w:r>
      <w:r w:rsidRPr="00437EE4">
        <w:rPr>
          <w:u w:val="single"/>
        </w:rPr>
        <w:t xml:space="preserve"> на делание гл</w:t>
      </w:r>
      <w:r w:rsidRPr="00437EE4">
        <w:rPr>
          <w:u w:val="single"/>
        </w:rPr>
        <w:t>о</w:t>
      </w:r>
      <w:r w:rsidRPr="00437EE4">
        <w:rPr>
          <w:u w:val="single"/>
        </w:rPr>
        <w:t>бальной политики</w:t>
      </w:r>
      <w:r w:rsidRPr="00D30B85">
        <w:rPr>
          <w:vertAlign w:val="superscript"/>
        </w:rPr>
        <w:t>[CCXXXVII]</w:t>
      </w:r>
      <w:r>
        <w:t xml:space="preserve">. Вследствие этого </w:t>
      </w:r>
      <w:r w:rsidRPr="00223AAE">
        <w:t>—</w:t>
      </w:r>
      <w:r>
        <w:t xml:space="preserve"> её собственного </w:t>
      </w:r>
      <w:r w:rsidRPr="00223AAE">
        <w:t>—</w:t>
      </w:r>
      <w:r>
        <w:t xml:space="preserve"> акта выражения </w:t>
      </w:r>
      <w:r w:rsidRPr="00437EE4">
        <w:rPr>
          <w:i/>
        </w:rPr>
        <w:t>беззаботности глобального масштаба,</w:t>
      </w:r>
      <w:r>
        <w:t xml:space="preserve"> Русь стала объектом </w:t>
      </w:r>
      <w:r w:rsidRPr="00C00253">
        <w:rPr>
          <w:i/>
          <w:u w:val="single"/>
        </w:rPr>
        <w:t>попущения заправилам библейского проекта порабощ</w:t>
      </w:r>
      <w:r w:rsidRPr="00C00253">
        <w:rPr>
          <w:i/>
          <w:u w:val="single"/>
        </w:rPr>
        <w:t>е</w:t>
      </w:r>
      <w:r w:rsidRPr="00C00253">
        <w:rPr>
          <w:i/>
          <w:u w:val="single"/>
        </w:rPr>
        <w:t>ния человечества от имени Бога</w:t>
      </w:r>
      <w:r w:rsidRPr="00C00253">
        <w:rPr>
          <w:u w:val="single"/>
        </w:rPr>
        <w:t xml:space="preserve"> действовать в отношении неё по способн</w:t>
      </w:r>
      <w:r w:rsidRPr="00C00253">
        <w:rPr>
          <w:u w:val="single"/>
        </w:rPr>
        <w:t>о</w:t>
      </w:r>
      <w:r w:rsidRPr="00C00253">
        <w:rPr>
          <w:u w:val="single"/>
        </w:rPr>
        <w:t>сти</w:t>
      </w:r>
      <w:r>
        <w:t>.</w:t>
      </w:r>
    </w:p>
    <w:p w14:paraId="38B9F4CD" w14:textId="77777777" w:rsidR="00D30B85" w:rsidRDefault="00D30B85" w:rsidP="00873ABF">
      <w:pPr>
        <w:pStyle w:val="PlainText"/>
      </w:pPr>
      <w:r>
        <w:t>В ходе кризиса Руси изначальной, развивавшегося на прот</w:t>
      </w:r>
      <w:r>
        <w:t>я</w:t>
      </w:r>
      <w:r>
        <w:t>жении девяти веков первого т</w:t>
      </w:r>
      <w:r>
        <w:t>ы</w:t>
      </w:r>
      <w:r>
        <w:t>сячелетия:</w:t>
      </w:r>
    </w:p>
    <w:p w14:paraId="50F13F3A" w14:textId="6421D640" w:rsidR="00D30B85" w:rsidRDefault="00D30B85" w:rsidP="00F509F0">
      <w:pPr>
        <w:pStyle w:val="a3"/>
        <w:numPr>
          <w:ilvl w:val="0"/>
          <w:numId w:val="20"/>
        </w:numPr>
        <w:ind w:left="397" w:hanging="227"/>
      </w:pPr>
      <w:r>
        <w:t>Жречество деградировало, «скурвилось» и стало знахарством, погрязнув в эгоизме и мелочном ли</w:t>
      </w:r>
      <w:r>
        <w:t>ч</w:t>
      </w:r>
      <w:r>
        <w:t>ностном своекорыстии</w:t>
      </w:r>
      <w:r w:rsidRPr="00D30B85">
        <w:rPr>
          <w:vertAlign w:val="superscript"/>
        </w:rPr>
        <w:t>[CCXXXVIII]</w:t>
      </w:r>
      <w:r>
        <w:t>.</w:t>
      </w:r>
    </w:p>
    <w:p w14:paraId="52137D58" w14:textId="77777777" w:rsidR="00D30B85" w:rsidRDefault="00D30B85" w:rsidP="00F509F0">
      <w:pPr>
        <w:pStyle w:val="a3"/>
        <w:numPr>
          <w:ilvl w:val="0"/>
          <w:numId w:val="20"/>
        </w:numPr>
        <w:ind w:left="397" w:hanging="227"/>
      </w:pPr>
      <w:r>
        <w:t>Княжеско-боярская корпорация, сталкиваясь с фактами нес</w:t>
      </w:r>
      <w:r>
        <w:t>о</w:t>
      </w:r>
      <w:r>
        <w:t xml:space="preserve">стоятельности знахарства в деле выработки политического курса, возомнила о своей способности осуществлять </w:t>
      </w:r>
      <w:r w:rsidRPr="003C1167">
        <w:rPr>
          <w:i/>
        </w:rPr>
        <w:t>полн</w:t>
      </w:r>
      <w:r w:rsidRPr="003C1167">
        <w:rPr>
          <w:i/>
        </w:rPr>
        <w:t>о</w:t>
      </w:r>
      <w:r w:rsidRPr="003C1167">
        <w:rPr>
          <w:i/>
        </w:rPr>
        <w:t>властье — управление по полной функции</w:t>
      </w:r>
      <w:r>
        <w:t>.</w:t>
      </w:r>
    </w:p>
    <w:p w14:paraId="50BC7AAD" w14:textId="5DDC2057" w:rsidR="00D30B85" w:rsidRDefault="00D30B85" w:rsidP="00F509F0">
      <w:pPr>
        <w:pStyle w:val="a3"/>
        <w:numPr>
          <w:ilvl w:val="0"/>
          <w:numId w:val="20"/>
        </w:numPr>
        <w:ind w:left="397" w:hanging="227"/>
      </w:pPr>
      <w:r>
        <w:t>Обе корпорации втянулись в процесс “элитаризации”</w:t>
      </w:r>
      <w:r w:rsidRPr="00D30B85">
        <w:rPr>
          <w:vertAlign w:val="superscript"/>
        </w:rPr>
        <w:t>[CCXXXIX]</w:t>
      </w:r>
      <w:r>
        <w:t>, и м</w:t>
      </w:r>
      <w:r>
        <w:t>е</w:t>
      </w:r>
      <w:r>
        <w:t>жду ними возник конфликт на тему «кто на Руси главнее».</w:t>
      </w:r>
    </w:p>
    <w:p w14:paraId="69BB134A" w14:textId="7FF1D0C1" w:rsidR="00D30B85" w:rsidRDefault="00D30B85" w:rsidP="00F509F0">
      <w:pPr>
        <w:pStyle w:val="a3"/>
        <w:numPr>
          <w:ilvl w:val="0"/>
          <w:numId w:val="20"/>
        </w:numPr>
        <w:ind w:left="397" w:hanging="227"/>
      </w:pPr>
      <w:r>
        <w:t>Но в этом же конфликте их объединяла и зависть к тому “в</w:t>
      </w:r>
      <w:r>
        <w:t>е</w:t>
      </w:r>
      <w:r>
        <w:t>ликолепию”, в каком жила “элита” соседней Византии</w:t>
      </w:r>
      <w:r w:rsidRPr="00D30B85">
        <w:rPr>
          <w:vertAlign w:val="superscript"/>
        </w:rPr>
        <w:t>[CCXL]</w:t>
      </w:r>
      <w:r>
        <w:t xml:space="preserve">, вследствие чего партия «прогресса» в составе корпорации знахарей, устав от кризиса, дала санкцию на </w:t>
      </w:r>
      <w:r>
        <w:lastRenderedPageBreak/>
        <w:t>крещение Руси партии «прогре</w:t>
      </w:r>
      <w:r>
        <w:t>с</w:t>
      </w:r>
      <w:r>
        <w:t>са» в составе княжеско-боярской корпорации, которая эту санкцию реализовала в ходе «перестройки» тех лет, получившей в официальной “элитарной” истории назв</w:t>
      </w:r>
      <w:r>
        <w:t>а</w:t>
      </w:r>
      <w:r>
        <w:t>ние «Крещение Руси святым равноапостольным князем Вл</w:t>
      </w:r>
      <w:r>
        <w:t>а</w:t>
      </w:r>
      <w:r>
        <w:t>димиром Красно-Солнышко»</w:t>
      </w:r>
      <w:r w:rsidRPr="00D30B85">
        <w:rPr>
          <w:vertAlign w:val="superscript"/>
        </w:rPr>
        <w:t>[CCXLI]</w:t>
      </w:r>
      <w:r>
        <w:t>, и спустя два века закономерно приведшей к катастрофе государственности, оказавшейся н</w:t>
      </w:r>
      <w:r>
        <w:t>е</w:t>
      </w:r>
      <w:r>
        <w:t>способной отразить Баты</w:t>
      </w:r>
      <w:r>
        <w:t>е</w:t>
      </w:r>
      <w:r>
        <w:t xml:space="preserve">во нашествие. </w:t>
      </w:r>
    </w:p>
    <w:p w14:paraId="48DFF2EC" w14:textId="18DAE252" w:rsidR="00D30B85" w:rsidRDefault="00D30B85" w:rsidP="00F509F0">
      <w:pPr>
        <w:pStyle w:val="a3"/>
        <w:numPr>
          <w:ilvl w:val="0"/>
          <w:numId w:val="20"/>
        </w:numPr>
        <w:ind w:left="397" w:hanging="227"/>
      </w:pPr>
      <w:r>
        <w:t xml:space="preserve">В результате знахарство, сдав Русь под внешнее управление, оказалось у себя на Родине на положении </w:t>
      </w:r>
      <w:r w:rsidRPr="001D3508">
        <w:rPr>
          <w:i/>
        </w:rPr>
        <w:t>никчёмных</w:t>
      </w:r>
      <w:r>
        <w:t xml:space="preserve"> </w:t>
      </w:r>
      <w:r w:rsidRPr="001D3508">
        <w:rPr>
          <w:b/>
        </w:rPr>
        <w:t>хол</w:t>
      </w:r>
      <w:r w:rsidRPr="001D3508">
        <w:rPr>
          <w:b/>
        </w:rPr>
        <w:t>о</w:t>
      </w:r>
      <w:r w:rsidRPr="001D3508">
        <w:rPr>
          <w:b/>
        </w:rPr>
        <w:t>пов</w:t>
      </w:r>
      <w:r w:rsidRPr="001D3508">
        <w:rPr>
          <w:i/>
        </w:rPr>
        <w:t>,</w:t>
      </w:r>
      <w:r>
        <w:t xml:space="preserve"> от которых новым «хозяевам жизни» необходимо изб</w:t>
      </w:r>
      <w:r>
        <w:t>а</w:t>
      </w:r>
      <w:r>
        <w:t>виться, чтобы быть безраздельно властными на Руси</w:t>
      </w:r>
      <w:r w:rsidRPr="00D30B85">
        <w:rPr>
          <w:vertAlign w:val="superscript"/>
        </w:rPr>
        <w:t>[CCXLII]</w:t>
      </w:r>
      <w:r>
        <w:t>.</w:t>
      </w:r>
    </w:p>
    <w:p w14:paraId="527716EF" w14:textId="77777777" w:rsidR="00D30B85" w:rsidRPr="00BD6B35" w:rsidRDefault="00D30B85" w:rsidP="00C50FE4">
      <w:pPr>
        <w:pStyle w:val="a9"/>
      </w:pPr>
      <w:r w:rsidRPr="00BD6B35">
        <w:t xml:space="preserve">Крещение </w:t>
      </w:r>
      <w:r>
        <w:t>и превращение исторически реального хр</w:t>
      </w:r>
      <w:r>
        <w:t>и</w:t>
      </w:r>
      <w:r>
        <w:t xml:space="preserve">стианства в официальную религию общества </w:t>
      </w:r>
      <w:r w:rsidRPr="00BD6B35">
        <w:t>стало тем рубежом, который разделил предъисторию и историю Р</w:t>
      </w:r>
      <w:r w:rsidRPr="00BD6B35">
        <w:t>у</w:t>
      </w:r>
      <w:r w:rsidRPr="00BD6B35">
        <w:t xml:space="preserve">си. </w:t>
      </w:r>
    </w:p>
    <w:p w14:paraId="3DB7A870" w14:textId="77777777" w:rsidR="00D30B85" w:rsidRDefault="00D30B85" w:rsidP="00873ABF">
      <w:pPr>
        <w:pStyle w:val="PlainText"/>
      </w:pPr>
      <w:r>
        <w:t xml:space="preserve">Крещение </w:t>
      </w:r>
      <w:r w:rsidRPr="00604A6C">
        <w:t>прервало</w:t>
      </w:r>
      <w:r w:rsidRPr="00604A6C">
        <w:rPr>
          <w:i/>
        </w:rPr>
        <w:t xml:space="preserve"> самобытное развитие Руси, что и с</w:t>
      </w:r>
      <w:r w:rsidRPr="00604A6C">
        <w:rPr>
          <w:i/>
        </w:rPr>
        <w:t>о</w:t>
      </w:r>
      <w:r w:rsidRPr="00604A6C">
        <w:rPr>
          <w:i/>
        </w:rPr>
        <w:t>ставляло суть её предъистории,</w:t>
      </w:r>
      <w:r>
        <w:t xml:space="preserve"> поскольку после крещения вся ист</w:t>
      </w:r>
      <w:r>
        <w:t>о</w:t>
      </w:r>
      <w:r>
        <w:t>рия Руси:</w:t>
      </w:r>
    </w:p>
    <w:p w14:paraId="49C5B3D1" w14:textId="77777777" w:rsidR="00D30B85" w:rsidRDefault="00D30B85" w:rsidP="00F509F0">
      <w:pPr>
        <w:pStyle w:val="a3"/>
        <w:numPr>
          <w:ilvl w:val="0"/>
          <w:numId w:val="20"/>
        </w:numPr>
        <w:ind w:left="397" w:hanging="227"/>
      </w:pPr>
      <w:r>
        <w:t>борьба её народов за воплощение в жизнь идеалов, характ</w:t>
      </w:r>
      <w:r>
        <w:t>е</w:t>
      </w:r>
      <w:r>
        <w:t>ризующих Русь как региональную цивил</w:t>
      </w:r>
      <w:r>
        <w:t>и</w:t>
      </w:r>
      <w:r>
        <w:t xml:space="preserve">зацию, </w:t>
      </w:r>
    </w:p>
    <w:p w14:paraId="40903EAE" w14:textId="77777777" w:rsidR="00D30B85" w:rsidRDefault="00D30B85" w:rsidP="00F509F0">
      <w:pPr>
        <w:pStyle w:val="a3"/>
        <w:numPr>
          <w:ilvl w:val="0"/>
          <w:numId w:val="20"/>
        </w:numPr>
        <w:ind w:left="397" w:hanging="227"/>
      </w:pPr>
      <w:r>
        <w:t>и борьба её “элиты” за то, чтобы реализовать на Руси очере</w:t>
      </w:r>
      <w:r>
        <w:t>д</w:t>
      </w:r>
      <w:r>
        <w:t xml:space="preserve">ное зарубежное “великолепие”, уничтожающее Русь как </w:t>
      </w:r>
      <w:r w:rsidRPr="0019683F">
        <w:rPr>
          <w:i/>
        </w:rPr>
        <w:t>об</w:t>
      </w:r>
      <w:r w:rsidRPr="0019683F">
        <w:rPr>
          <w:i/>
        </w:rPr>
        <w:t>ъ</w:t>
      </w:r>
      <w:r w:rsidRPr="0019683F">
        <w:rPr>
          <w:i/>
        </w:rPr>
        <w:t>ективн</w:t>
      </w:r>
      <w:r>
        <w:rPr>
          <w:i/>
        </w:rPr>
        <w:t>о своеобразн</w:t>
      </w:r>
      <w:r w:rsidRPr="0019683F">
        <w:rPr>
          <w:i/>
        </w:rPr>
        <w:t xml:space="preserve">ую суть, издревле называемую </w:t>
      </w:r>
      <w:r>
        <w:rPr>
          <w:i/>
        </w:rPr>
        <w:t>«</w:t>
      </w:r>
      <w:r w:rsidRPr="0019683F">
        <w:rPr>
          <w:i/>
        </w:rPr>
        <w:t>Русью</w:t>
      </w:r>
      <w:r>
        <w:rPr>
          <w:i/>
        </w:rPr>
        <w:t>»</w:t>
      </w:r>
      <w:r>
        <w:t>.</w:t>
      </w:r>
    </w:p>
    <w:p w14:paraId="78C1664F" w14:textId="77777777" w:rsidR="00D30B85" w:rsidRDefault="00D30B85" w:rsidP="00873ABF">
      <w:pPr>
        <w:pStyle w:val="PlainText"/>
      </w:pPr>
      <w:r>
        <w:t>При этом необходимо обратить внимание ещё на одно обсто</w:t>
      </w:r>
      <w:r>
        <w:t>я</w:t>
      </w:r>
      <w:r>
        <w:t xml:space="preserve">тельство: идея, идеал, характеризующий Русь как самобытную региональную цивилизацию </w:t>
      </w:r>
      <w:r w:rsidRPr="00223AAE">
        <w:t>—</w:t>
      </w:r>
      <w:r>
        <w:t xml:space="preserve"> </w:t>
      </w:r>
      <w:r w:rsidRPr="008E0444">
        <w:rPr>
          <w:i/>
        </w:rPr>
        <w:t>«Русь — святая»,</w:t>
      </w:r>
      <w:r>
        <w:t xml:space="preserve"> </w:t>
      </w:r>
      <w:r w:rsidRPr="00223AAE">
        <w:t>—</w:t>
      </w:r>
      <w:r>
        <w:t xml:space="preserve"> по своей с</w:t>
      </w:r>
      <w:r>
        <w:t>у</w:t>
      </w:r>
      <w:r>
        <w:t>ти такова, что она не может быть чьей-либо персональной «и</w:t>
      </w:r>
      <w:r>
        <w:t>н</w:t>
      </w:r>
      <w:r>
        <w:t xml:space="preserve">теллектуальной собственностью», в силу чего она сама и дело её воплощения в жизнь принадлежат к </w:t>
      </w:r>
      <w:r w:rsidRPr="00D467D5">
        <w:rPr>
          <w:i/>
        </w:rPr>
        <w:t>так называемой</w:t>
      </w:r>
      <w:r>
        <w:t xml:space="preserve"> </w:t>
      </w:r>
      <w:r w:rsidRPr="00D467D5">
        <w:rPr>
          <w:i/>
        </w:rPr>
        <w:t xml:space="preserve">ныне </w:t>
      </w:r>
      <w:r>
        <w:t>«неа</w:t>
      </w:r>
      <w:r>
        <w:t>в</w:t>
      </w:r>
      <w:r>
        <w:t>торской культуре», которая не предполагает персональных «а</w:t>
      </w:r>
      <w:r>
        <w:t>в</w:t>
      </w:r>
      <w:r>
        <w:t xml:space="preserve">торских и смежных с ними прав», и соответственно </w:t>
      </w:r>
      <w:r w:rsidRPr="00223AAE">
        <w:t>—</w:t>
      </w:r>
      <w:r>
        <w:t xml:space="preserve"> подразум</w:t>
      </w:r>
      <w:r>
        <w:t>е</w:t>
      </w:r>
      <w:r>
        <w:t>вает развитие общества и всякой личности на основе принципа общ</w:t>
      </w:r>
      <w:r>
        <w:t>е</w:t>
      </w:r>
      <w:r>
        <w:t xml:space="preserve">доступности любой информации. </w:t>
      </w:r>
    </w:p>
    <w:p w14:paraId="2E7EE162" w14:textId="6F763076" w:rsidR="00D30B85" w:rsidRDefault="00D30B85" w:rsidP="00C50FE4">
      <w:pPr>
        <w:pStyle w:val="a9"/>
      </w:pPr>
      <w:r>
        <w:lastRenderedPageBreak/>
        <w:t>Это не отрицание роли личности в истории и не прене</w:t>
      </w:r>
      <w:r>
        <w:t>б</w:t>
      </w:r>
      <w:r>
        <w:t>режение к творческому потенциалу и вкладу в развитие общества тех или иных конкретных людей в прошлом, настоящем и будущем, а иное понимание личности (как социального явления) и роли личности в истории.</w:t>
      </w:r>
      <w:r w:rsidRPr="00D30B85">
        <w:rPr>
          <w:b w:val="0"/>
          <w:vertAlign w:val="superscript"/>
        </w:rPr>
        <w:t>[CCXLIII]</w:t>
      </w:r>
    </w:p>
    <w:p w14:paraId="549929AB" w14:textId="19FCB9F9" w:rsidR="00D30B85" w:rsidRDefault="00D30B85" w:rsidP="00873ABF">
      <w:pPr>
        <w:pStyle w:val="PlainText"/>
      </w:pPr>
      <w:r>
        <w:t>После крещения этот системообразующий принцип «неавто</w:t>
      </w:r>
      <w:r>
        <w:t>р</w:t>
      </w:r>
      <w:r>
        <w:t>ской культуры» был подменён иным системообразующим при</w:t>
      </w:r>
      <w:r>
        <w:t>н</w:t>
      </w:r>
      <w:r>
        <w:t xml:space="preserve">ципом </w:t>
      </w:r>
      <w:r w:rsidRPr="00223AAE">
        <w:t>—</w:t>
      </w:r>
      <w:r>
        <w:t xml:space="preserve"> принципом персональных авторских прав как на малые идейки и делишки, так и на </w:t>
      </w:r>
      <w:r w:rsidRPr="008E0444">
        <w:rPr>
          <w:i/>
        </w:rPr>
        <w:t>большие Идеи и Дела —</w:t>
      </w:r>
      <w:r>
        <w:rPr>
          <w:i/>
        </w:rPr>
        <w:t xml:space="preserve"> </w:t>
      </w:r>
      <w:r w:rsidRPr="008E0444">
        <w:rPr>
          <w:i/>
        </w:rPr>
        <w:t>обществе</w:t>
      </w:r>
      <w:r w:rsidRPr="008E0444">
        <w:rPr>
          <w:i/>
        </w:rPr>
        <w:t>н</w:t>
      </w:r>
      <w:r w:rsidRPr="008E0444">
        <w:rPr>
          <w:i/>
        </w:rPr>
        <w:t xml:space="preserve">ной в целом </w:t>
      </w:r>
      <w:r>
        <w:rPr>
          <w:i/>
        </w:rPr>
        <w:t xml:space="preserve">(вплоть до общемировой) </w:t>
      </w:r>
      <w:r w:rsidRPr="008E0444">
        <w:rPr>
          <w:i/>
        </w:rPr>
        <w:t>значимости</w:t>
      </w:r>
      <w:r>
        <w:t xml:space="preserve">. И Владимир-креститель </w:t>
      </w:r>
      <w:r w:rsidRPr="00AD0953">
        <w:t>―</w:t>
      </w:r>
      <w:r>
        <w:t xml:space="preserve"> вывеска-марионетка партии «про</w:t>
      </w:r>
      <w:r>
        <w:softHyphen/>
        <w:t>грес</w:t>
      </w:r>
      <w:r>
        <w:softHyphen/>
        <w:t xml:space="preserve">са» той эпохи </w:t>
      </w:r>
      <w:r w:rsidRPr="00223AAE">
        <w:t>—</w:t>
      </w:r>
      <w:r>
        <w:t xml:space="preserve"> первый</w:t>
      </w:r>
      <w:r w:rsidRPr="00D30B85">
        <w:rPr>
          <w:vertAlign w:val="superscript"/>
        </w:rPr>
        <w:t>[CCXLIV]</w:t>
      </w:r>
      <w:r>
        <w:t xml:space="preserve"> из таких “авторов” больших Идей и Свершений, на которых впоследствии «записывался гешефт»</w:t>
      </w:r>
      <w:r w:rsidRPr="00D30B85">
        <w:rPr>
          <w:vertAlign w:val="superscript"/>
        </w:rPr>
        <w:t>[CCXLV]</w:t>
      </w:r>
      <w:r>
        <w:t xml:space="preserve"> и списывались преступления правящей на Руси “элиты”.</w:t>
      </w:r>
      <w:r w:rsidRPr="00D30B85">
        <w:rPr>
          <w:vertAlign w:val="superscript"/>
        </w:rPr>
        <w:t>[CCXLVI]</w:t>
      </w:r>
      <w:r>
        <w:t xml:space="preserve"> </w:t>
      </w:r>
    </w:p>
    <w:p w14:paraId="12E06063" w14:textId="77777777" w:rsidR="00D30B85" w:rsidRDefault="00D30B85" w:rsidP="00C50FE4">
      <w:pPr>
        <w:pStyle w:val="a7"/>
      </w:pPr>
      <w:r>
        <w:t>И именно из идеи персональных авторских прав на идеи и дела проистекают такие порочные явления как культ личн</w:t>
      </w:r>
      <w:r>
        <w:t>о</w:t>
      </w:r>
      <w:r>
        <w:t>сти (без различия нравов культовых личностей: начиная от Христа и кончая самыми подлыми и мелкими уголовными «паханами») и ещё более мерзкий культ должностей и чинов, коему сопутствует возведение глупостей и банальностей, в</w:t>
      </w:r>
      <w:r>
        <w:t>ы</w:t>
      </w:r>
      <w:r>
        <w:t>даваемых культовыми личностями и «лицами, замещающ</w:t>
      </w:r>
      <w:r>
        <w:t>и</w:t>
      </w:r>
      <w:r>
        <w:t>ми» культовые должности, в ранг чуть ли не богооткрове</w:t>
      </w:r>
      <w:r>
        <w:t>н</w:t>
      </w:r>
      <w:r>
        <w:t>ных истин, которым «простые смертные» обязаны благог</w:t>
      </w:r>
      <w:r>
        <w:t>о</w:t>
      </w:r>
      <w:r>
        <w:t>вейно внимать будто сами они слабы умом.</w:t>
      </w:r>
    </w:p>
    <w:p w14:paraId="44DE7295" w14:textId="77777777" w:rsidR="00D30B85" w:rsidRDefault="00D30B85" w:rsidP="00873ABF">
      <w:pPr>
        <w:pStyle w:val="PlainText"/>
      </w:pPr>
      <w:r>
        <w:t>При этом работающий культ должности для запр</w:t>
      </w:r>
      <w:r>
        <w:t>а</w:t>
      </w:r>
      <w:r>
        <w:t>вил толпо-“элитарной” системы предпо</w:t>
      </w:r>
      <w:r>
        <w:softHyphen/>
        <w:t>чти</w:t>
      </w:r>
      <w:r>
        <w:softHyphen/>
        <w:t xml:space="preserve">тельнее, нежели культ личности, поскольку не требует </w:t>
      </w:r>
      <w:r w:rsidRPr="00FB777E">
        <w:rPr>
          <w:i/>
        </w:rPr>
        <w:t>действительно выдающейся личности</w:t>
      </w:r>
      <w:r>
        <w:rPr>
          <w:i/>
        </w:rPr>
        <w:t>, к</w:t>
      </w:r>
      <w:r>
        <w:rPr>
          <w:i/>
        </w:rPr>
        <w:t>о</w:t>
      </w:r>
      <w:r>
        <w:rPr>
          <w:i/>
        </w:rPr>
        <w:t>торую в таковом качестве приняло бы общество</w:t>
      </w:r>
      <w:r w:rsidRPr="00FB777E">
        <w:rPr>
          <w:i/>
        </w:rPr>
        <w:t>:</w:t>
      </w:r>
      <w:r>
        <w:t xml:space="preserve"> должность может «замещать» и н</w:t>
      </w:r>
      <w:r>
        <w:t>и</w:t>
      </w:r>
      <w:r>
        <w:t xml:space="preserve">чтожество, а всё остальное </w:t>
      </w:r>
      <w:r w:rsidRPr="00223AAE">
        <w:t>—</w:t>
      </w:r>
      <w:r>
        <w:t xml:space="preserve"> дело пиара и оболванивания масс.</w:t>
      </w:r>
    </w:p>
    <w:p w14:paraId="24DE95F2" w14:textId="77777777" w:rsidR="00D30B85" w:rsidRPr="00140010" w:rsidRDefault="00D30B85" w:rsidP="00C50FE4">
      <w:pPr>
        <w:pStyle w:val="a7"/>
      </w:pPr>
      <w:r>
        <w:t xml:space="preserve">По этой причине единственный орден, который уместен в нынешней России, </w:t>
      </w:r>
      <w:r w:rsidRPr="00223AAE">
        <w:t>—</w:t>
      </w:r>
      <w:r>
        <w:t xml:space="preserve"> </w:t>
      </w:r>
      <w:r w:rsidRPr="00140010">
        <w:rPr>
          <w:b/>
        </w:rPr>
        <w:t>«За</w:t>
      </w:r>
      <w:r>
        <w:rPr>
          <w:b/>
        </w:rPr>
        <w:t xml:space="preserve"> непреклонность и решител</w:t>
      </w:r>
      <w:r>
        <w:rPr>
          <w:b/>
        </w:rPr>
        <w:t>ь</w:t>
      </w:r>
      <w:r>
        <w:rPr>
          <w:b/>
        </w:rPr>
        <w:t>ность</w:t>
      </w:r>
      <w:r w:rsidRPr="00140010">
        <w:rPr>
          <w:b/>
        </w:rPr>
        <w:t xml:space="preserve"> перед лицом одуревшего начальства»</w:t>
      </w:r>
      <w:r>
        <w:t xml:space="preserve">. </w:t>
      </w:r>
      <w:r w:rsidRPr="00223AAE">
        <w:t>—</w:t>
      </w:r>
      <w:r>
        <w:t xml:space="preserve"> Вопрос только в том, кто из руководителей государства </w:t>
      </w:r>
      <w:r>
        <w:lastRenderedPageBreak/>
        <w:t xml:space="preserve">Российского окажется способен его учредить, кто сможет представлять к этой награде и кто будет утверждать указы о награждении, </w:t>
      </w:r>
      <w:r w:rsidRPr="004C2AEE">
        <w:rPr>
          <w:i/>
        </w:rPr>
        <w:t>одновременно воздавая должное и начальству</w:t>
      </w:r>
      <w:r>
        <w:rPr>
          <w:i/>
        </w:rPr>
        <w:t>, чьё самоду</w:t>
      </w:r>
      <w:r>
        <w:rPr>
          <w:i/>
        </w:rPr>
        <w:t>р</w:t>
      </w:r>
      <w:r>
        <w:rPr>
          <w:i/>
        </w:rPr>
        <w:t>ство потребовало такого рода и иных подвигов</w:t>
      </w:r>
      <w:r w:rsidRPr="004C2AEE">
        <w:rPr>
          <w:i/>
        </w:rPr>
        <w:t>?</w:t>
      </w:r>
      <w:r w:rsidRPr="004C2AEE">
        <w:t>..</w:t>
      </w:r>
    </w:p>
    <w:p w14:paraId="0A2B3A43" w14:textId="77777777" w:rsidR="00D30B85" w:rsidRDefault="00D30B85" w:rsidP="00F509F0">
      <w:pPr>
        <w:pStyle w:val="ab"/>
      </w:pPr>
      <w:r w:rsidRPr="00223AAE">
        <w:t>————————</w:t>
      </w:r>
    </w:p>
    <w:p w14:paraId="3766CB8C" w14:textId="77777777" w:rsidR="00D30B85" w:rsidRDefault="00D30B85" w:rsidP="00873ABF">
      <w:pPr>
        <w:pStyle w:val="PlainText"/>
      </w:pPr>
      <w:r>
        <w:t>Т.е. на территории Руси и в её многонациональном обществе имеет место многовековой конфликт двух управлений:</w:t>
      </w:r>
    </w:p>
    <w:p w14:paraId="7D9B7DF7" w14:textId="77777777" w:rsidR="00D30B85" w:rsidRDefault="00D30B85" w:rsidP="00F509F0">
      <w:pPr>
        <w:pStyle w:val="a3"/>
        <w:numPr>
          <w:ilvl w:val="0"/>
          <w:numId w:val="20"/>
        </w:numPr>
        <w:ind w:left="397" w:hanging="227"/>
      </w:pPr>
      <w:r>
        <w:t>Одно направлено на порабощение человечества от имени Б</w:t>
      </w:r>
      <w:r>
        <w:t>о</w:t>
      </w:r>
      <w:r>
        <w:t>га в русле библейского гл</w:t>
      </w:r>
      <w:r>
        <w:t>о</w:t>
      </w:r>
      <w:r>
        <w:t>бально-политического проекта.</w:t>
      </w:r>
    </w:p>
    <w:p w14:paraId="513C7134" w14:textId="77777777" w:rsidR="00D30B85" w:rsidRDefault="00D30B85" w:rsidP="00F509F0">
      <w:pPr>
        <w:pStyle w:val="a3"/>
        <w:numPr>
          <w:ilvl w:val="0"/>
          <w:numId w:val="20"/>
        </w:numPr>
        <w:ind w:left="397" w:hanging="227"/>
      </w:pPr>
      <w:r>
        <w:t>Второе направлено на созидание Царствия Божиего на Земле усилиями самих людей в Божьем вод</w:t>
      </w:r>
      <w:r>
        <w:t>и</w:t>
      </w:r>
      <w:r>
        <w:t>тельстве.</w:t>
      </w:r>
    </w:p>
    <w:p w14:paraId="16CFB721" w14:textId="77777777" w:rsidR="00D30B85" w:rsidRDefault="00D30B85" w:rsidP="00873ABF">
      <w:pPr>
        <w:pStyle w:val="PlainText"/>
      </w:pPr>
      <w:r>
        <w:t>И соответственно за каждой из взаимно отрицающих друг друга концепций управления, во-первых, стоит своя концептуал</w:t>
      </w:r>
      <w:r>
        <w:t>ь</w:t>
      </w:r>
      <w:r>
        <w:t>ная власть, и, во-вторых, ка</w:t>
      </w:r>
      <w:r>
        <w:t>ж</w:t>
      </w:r>
      <w:r>
        <w:t>дой из них свойственен свой вектор целей (точнее последовательность векторов целей, которые дол</w:t>
      </w:r>
      <w:r>
        <w:t>ж</w:t>
      </w:r>
      <w:r>
        <w:t>ны достигаться в ходе решения очередных задач в деле осущест</w:t>
      </w:r>
      <w:r>
        <w:t>в</w:t>
      </w:r>
      <w:r>
        <w:t>ления итоговых целей каждой из концепций).</w:t>
      </w:r>
    </w:p>
    <w:p w14:paraId="39B11B4B" w14:textId="77777777" w:rsidR="00D30B85" w:rsidRDefault="00D30B85" w:rsidP="00873ABF">
      <w:pPr>
        <w:pStyle w:val="PlainText"/>
      </w:pPr>
      <w:r>
        <w:t>Согласно теории управления вектор целей и вектор ошибки управления связаны соотнош</w:t>
      </w:r>
      <w:r>
        <w:t>е</w:t>
      </w:r>
      <w:r>
        <w:t>нием:</w:t>
      </w:r>
    </w:p>
    <w:p w14:paraId="5A70EFD3" w14:textId="77777777" w:rsidR="00D30B85" w:rsidRPr="00717C0F" w:rsidRDefault="00D30B85" w:rsidP="00C50FE4">
      <w:pPr>
        <w:pStyle w:val="a7"/>
      </w:pPr>
      <w:r w:rsidRPr="00717C0F">
        <w:t>Вектор целей управления – вектор состояния объекта упра</w:t>
      </w:r>
      <w:r w:rsidRPr="00717C0F">
        <w:t>в</w:t>
      </w:r>
      <w:r w:rsidRPr="00717C0F">
        <w:t>ления = вектор ошибки упра</w:t>
      </w:r>
      <w:r w:rsidRPr="00717C0F">
        <w:t>в</w:t>
      </w:r>
      <w:r w:rsidRPr="00717C0F">
        <w:t>ления.</w:t>
      </w:r>
    </w:p>
    <w:p w14:paraId="39AD5ADA" w14:textId="77777777" w:rsidR="00D30B85" w:rsidRDefault="00D30B85" w:rsidP="00C50FE4">
      <w:pPr>
        <w:pStyle w:val="a7"/>
      </w:pPr>
      <w:r>
        <w:t>Но если имеет место конфликт управлений, то состояние объекта управления, которое в одной концепции расценив</w:t>
      </w:r>
      <w:r>
        <w:t>а</w:t>
      </w:r>
      <w:r>
        <w:t>ется как ошибка управления, в альтернативной концепции расценивается как успешное достижение цели. Это утве</w:t>
      </w:r>
      <w:r>
        <w:t>р</w:t>
      </w:r>
      <w:r>
        <w:t>ждение справедливо в отношении всех взаимно не совмест</w:t>
      </w:r>
      <w:r>
        <w:t>и</w:t>
      </w:r>
      <w:r>
        <w:t>мых целей (как по сути каждой из них, так и по приоритетн</w:t>
      </w:r>
      <w:r>
        <w:t>о</w:t>
      </w:r>
      <w:r>
        <w:t xml:space="preserve">сти в иерархии вектора целей), входящих в вектор целей, свойственный каждой из конфликтующих концепций. </w:t>
      </w:r>
      <w:r w:rsidRPr="00F30B47">
        <w:rPr>
          <w:i/>
        </w:rPr>
        <w:t>Но оно же не распространяется на совпадающие цели, которые в силу разных объективных и субъективных причин могут быть общими в конфликтующих ко</w:t>
      </w:r>
      <w:r w:rsidRPr="00F30B47">
        <w:rPr>
          <w:i/>
        </w:rPr>
        <w:t>н</w:t>
      </w:r>
      <w:r w:rsidRPr="00F30B47">
        <w:rPr>
          <w:i/>
        </w:rPr>
        <w:t>цепциях.</w:t>
      </w:r>
    </w:p>
    <w:p w14:paraId="4A8337EF" w14:textId="77777777" w:rsidR="00D30B85" w:rsidRDefault="00D30B85" w:rsidP="00F509F0">
      <w:pPr>
        <w:pStyle w:val="ab"/>
      </w:pPr>
      <w:r w:rsidRPr="00223AAE">
        <w:t>————————</w:t>
      </w:r>
    </w:p>
    <w:p w14:paraId="2705A464" w14:textId="43EA6709" w:rsidR="00D30B85" w:rsidRDefault="00D30B85" w:rsidP="00873ABF">
      <w:pPr>
        <w:pStyle w:val="PlainText"/>
      </w:pPr>
      <w:r>
        <w:lastRenderedPageBreak/>
        <w:t>Соответственно конфликту управлений по двум взаимоискл</w:t>
      </w:r>
      <w:r>
        <w:t>ю</w:t>
      </w:r>
      <w:r>
        <w:t>чающим друг друга концепц</w:t>
      </w:r>
      <w:r>
        <w:t>и</w:t>
      </w:r>
      <w:r>
        <w:t xml:space="preserve">ям </w:t>
      </w:r>
      <w:r w:rsidRPr="00223AAE">
        <w:t>—</w:t>
      </w:r>
      <w:r>
        <w:t xml:space="preserve"> всё в жизни Руси в целом и во множестве мелочей программируется тем, как различные соц</w:t>
      </w:r>
      <w:r>
        <w:t>и</w:t>
      </w:r>
      <w:r>
        <w:t>альные группы в с</w:t>
      </w:r>
      <w:r>
        <w:t>о</w:t>
      </w:r>
      <w:r>
        <w:t>ставе её общества, а также и выпадающие из основной статистической массы индивиды</w:t>
      </w:r>
      <w:r w:rsidRPr="00D30B85">
        <w:rPr>
          <w:vertAlign w:val="superscript"/>
        </w:rPr>
        <w:t>[CCXLVII]</w:t>
      </w:r>
      <w:r>
        <w:t>, относятся к каждой из концепций управления в своём «внутреннем» мире (в мыслях) и в общем всем «внешнем» мире.</w:t>
      </w:r>
    </w:p>
    <w:p w14:paraId="1E805EA1" w14:textId="77777777" w:rsidR="00D30B85" w:rsidRDefault="00D30B85" w:rsidP="00873ABF">
      <w:pPr>
        <w:pStyle w:val="PlainText"/>
      </w:pPr>
      <w:r>
        <w:t>Если задаться рассмотрением этой проблематики, то неизб</w:t>
      </w:r>
      <w:r>
        <w:t>е</w:t>
      </w:r>
      <w:r>
        <w:t xml:space="preserve">жен принципиально значимый вывод </w:t>
      </w:r>
      <w:r w:rsidRPr="00223AAE">
        <w:t>—</w:t>
      </w:r>
      <w:r>
        <w:t xml:space="preserve"> спустя примерно 1 000 лет после крещения Русь преодолела в своём историческом разв</w:t>
      </w:r>
      <w:r>
        <w:t>и</w:t>
      </w:r>
      <w:r>
        <w:t>тии р</w:t>
      </w:r>
      <w:r>
        <w:t>у</w:t>
      </w:r>
      <w:r>
        <w:t>беж, после которого качество её общества и культуры по сути изменились, хотя по внешней видимости вроде бы нич</w:t>
      </w:r>
      <w:r>
        <w:t>е</w:t>
      </w:r>
      <w:r>
        <w:t>го и не произошло:</w:t>
      </w:r>
    </w:p>
    <w:p w14:paraId="3DBB1936" w14:textId="77777777" w:rsidR="00D30B85" w:rsidRDefault="00D30B85" w:rsidP="00F509F0">
      <w:pPr>
        <w:pStyle w:val="a3"/>
        <w:numPr>
          <w:ilvl w:val="0"/>
          <w:numId w:val="20"/>
        </w:numPr>
        <w:ind w:left="397" w:hanging="227"/>
      </w:pPr>
      <w:r>
        <w:t xml:space="preserve">До </w:t>
      </w:r>
      <w:smartTag w:uri="urn:schemas-microsoft-com:office:smarttags" w:element="metricconverter">
        <w:smartTagPr>
          <w:attr w:name="ProductID" w:val="1988 г"/>
        </w:smartTagPr>
        <w:r>
          <w:t>1988 г</w:t>
        </w:r>
      </w:smartTag>
      <w:r>
        <w:t>. в нашем обществе ни одна из названных конце</w:t>
      </w:r>
      <w:r>
        <w:t>п</w:t>
      </w:r>
      <w:r>
        <w:t xml:space="preserve">ций управления не осознавалась в </w:t>
      </w:r>
      <w:r w:rsidRPr="00F947BB">
        <w:rPr>
          <w:i/>
        </w:rPr>
        <w:t>качестве именно концепции управления,</w:t>
      </w:r>
      <w:r>
        <w:t xml:space="preserve"> и соответственно</w:t>
      </w:r>
      <w:r w:rsidRPr="002E7320">
        <w:t xml:space="preserve"> </w:t>
      </w:r>
      <w:r>
        <w:t>этому не могли быть поставл</w:t>
      </w:r>
      <w:r>
        <w:t>е</w:t>
      </w:r>
      <w:r>
        <w:t>ны вопр</w:t>
      </w:r>
      <w:r>
        <w:t>о</w:t>
      </w:r>
      <w:r>
        <w:t>сы:</w:t>
      </w:r>
    </w:p>
    <w:p w14:paraId="4DC2F479" w14:textId="77777777" w:rsidR="00D30B85" w:rsidRDefault="00D30B85" w:rsidP="00F509F0">
      <w:pPr>
        <w:pStyle w:val="2"/>
        <w:numPr>
          <w:ilvl w:val="0"/>
          <w:numId w:val="25"/>
        </w:numPr>
        <w:ind w:left="624" w:hanging="227"/>
      </w:pPr>
      <w:r>
        <w:t>о разграничении концепций в истории и в текущей полит</w:t>
      </w:r>
      <w:r>
        <w:t>и</w:t>
      </w:r>
      <w:r>
        <w:t>ке,</w:t>
      </w:r>
    </w:p>
    <w:p w14:paraId="4B29A737" w14:textId="77777777" w:rsidR="00D30B85" w:rsidRDefault="00D30B85" w:rsidP="00F509F0">
      <w:pPr>
        <w:pStyle w:val="2"/>
        <w:numPr>
          <w:ilvl w:val="0"/>
          <w:numId w:val="25"/>
        </w:numPr>
        <w:ind w:left="624" w:hanging="227"/>
      </w:pPr>
      <w:r>
        <w:t>о происхождении каждой из них,</w:t>
      </w:r>
    </w:p>
    <w:p w14:paraId="1800B9FB" w14:textId="77777777" w:rsidR="00D30B85" w:rsidRDefault="00D30B85" w:rsidP="00F509F0">
      <w:pPr>
        <w:pStyle w:val="2"/>
        <w:numPr>
          <w:ilvl w:val="0"/>
          <w:numId w:val="25"/>
        </w:numPr>
        <w:ind w:left="624" w:hanging="227"/>
      </w:pPr>
      <w:r>
        <w:t xml:space="preserve">о вхождении индивидов и социальных групп под власть каждой из них, </w:t>
      </w:r>
    </w:p>
    <w:p w14:paraId="6EEB9338" w14:textId="77777777" w:rsidR="00D30B85" w:rsidRDefault="00D30B85" w:rsidP="00F509F0">
      <w:pPr>
        <w:pStyle w:val="2"/>
        <w:numPr>
          <w:ilvl w:val="0"/>
          <w:numId w:val="25"/>
        </w:numPr>
        <w:ind w:left="624" w:hanging="227"/>
      </w:pPr>
      <w:r>
        <w:t>а также и многие другие вопросы, проистекающие из осо</w:t>
      </w:r>
      <w:r>
        <w:t>з</w:t>
      </w:r>
      <w:r>
        <w:t>нания явления концептуальной власти и различия конце</w:t>
      </w:r>
      <w:r>
        <w:t>п</w:t>
      </w:r>
      <w:r>
        <w:t>ций управления, порождаемых её носителями по их нра</w:t>
      </w:r>
      <w:r>
        <w:t>в</w:t>
      </w:r>
      <w:r>
        <w:t>ственно обусловленному произволу в пределах возможн</w:t>
      </w:r>
      <w:r>
        <w:t>о</w:t>
      </w:r>
      <w:r>
        <w:t>стей предусмотренных Божьим предопределением бытия чел</w:t>
      </w:r>
      <w:r>
        <w:t>о</w:t>
      </w:r>
      <w:r>
        <w:t>вечества.</w:t>
      </w:r>
    </w:p>
    <w:p w14:paraId="5E7BBEA8" w14:textId="77777777" w:rsidR="00D30B85" w:rsidRDefault="00D30B85" w:rsidP="00F509F0">
      <w:pPr>
        <w:pStyle w:val="af3"/>
      </w:pPr>
      <w:r>
        <w:t xml:space="preserve">В силу этого до </w:t>
      </w:r>
      <w:smartTag w:uri="urn:schemas-microsoft-com:office:smarttags" w:element="metricconverter">
        <w:smartTagPr>
          <w:attr w:name="ProductID" w:val="1988 г"/>
        </w:smartTagPr>
        <w:r>
          <w:t>1988 г</w:t>
        </w:r>
      </w:smartTag>
      <w:r>
        <w:t>. конфликт управлений по обеим н</w:t>
      </w:r>
      <w:r>
        <w:t>а</w:t>
      </w:r>
      <w:r>
        <w:t xml:space="preserve">званным концепциям на Руси протекал в форме концептуально не определённого управления, в котором одни и те же люди, государственный аппарат в целом, общественные инициативы одними своими действиями поддерживали одну концепцию, противодействуя второй, а другими </w:t>
      </w:r>
      <w:r w:rsidRPr="00223AAE">
        <w:t>—</w:t>
      </w:r>
      <w:r>
        <w:t xml:space="preserve"> противодействовали осуществлению первой и поддерживали вторую концепцию.</w:t>
      </w:r>
    </w:p>
    <w:p w14:paraId="4C4E21DA" w14:textId="77777777" w:rsidR="00D30B85" w:rsidRDefault="00D30B85" w:rsidP="00F509F0">
      <w:pPr>
        <w:pStyle w:val="a3"/>
        <w:numPr>
          <w:ilvl w:val="0"/>
          <w:numId w:val="20"/>
        </w:numPr>
        <w:ind w:left="397" w:hanging="227"/>
      </w:pPr>
      <w:r>
        <w:t xml:space="preserve">В </w:t>
      </w:r>
      <w:smartTag w:uri="urn:schemas-microsoft-com:office:smarttags" w:element="metricconverter">
        <w:smartTagPr>
          <w:attr w:name="ProductID" w:val="1988 г"/>
        </w:smartTagPr>
        <w:r>
          <w:t>1988 г</w:t>
        </w:r>
      </w:smartTag>
      <w:r>
        <w:t>. в начальный период деятельности ВП СССР по-русски были произнесены и н</w:t>
      </w:r>
      <w:r>
        <w:t>а</w:t>
      </w:r>
      <w:r>
        <w:t>писаны слова «концептуальная власть», в результате чего мы вошли в эпоху разрешения ко</w:t>
      </w:r>
      <w:r>
        <w:t>н</w:t>
      </w:r>
      <w:r>
        <w:t xml:space="preserve">цептуальных неопределённостей управления и </w:t>
      </w:r>
      <w:r>
        <w:lastRenderedPageBreak/>
        <w:t xml:space="preserve">искоренения концептуально не определённого управления как явления общественной жизни в глобальных масштабах. </w:t>
      </w:r>
    </w:p>
    <w:p w14:paraId="6C757478" w14:textId="77777777" w:rsidR="00D30B85" w:rsidRPr="00604CA9" w:rsidRDefault="00D30B85" w:rsidP="00C50FE4">
      <w:pPr>
        <w:pStyle w:val="a9"/>
      </w:pPr>
      <w:r>
        <w:t>И надо понимать, что этот процесс после произнесения слов «концептуальная власть» не может протекать сам собой на основе безсознательных автоматизмов повед</w:t>
      </w:r>
      <w:r>
        <w:t>е</w:t>
      </w:r>
      <w:r>
        <w:t xml:space="preserve">ния людей, а может осуществляться только осознанно-волевым порядком в деятельности </w:t>
      </w:r>
      <w:r w:rsidRPr="001E6F8E">
        <w:rPr>
          <w:i/>
        </w:rPr>
        <w:t>множества людей, которое в перспективе должно вобрать в себя всё челов</w:t>
      </w:r>
      <w:r w:rsidRPr="001E6F8E">
        <w:rPr>
          <w:i/>
        </w:rPr>
        <w:t>е</w:t>
      </w:r>
      <w:r w:rsidRPr="001E6F8E">
        <w:rPr>
          <w:i/>
        </w:rPr>
        <w:t>чество</w:t>
      </w:r>
      <w:r>
        <w:rPr>
          <w:i/>
        </w:rPr>
        <w:t xml:space="preserve"> (т.е. речь идёт о множестве, расширяющемся до границ человечес</w:t>
      </w:r>
      <w:r>
        <w:rPr>
          <w:i/>
        </w:rPr>
        <w:t>т</w:t>
      </w:r>
      <w:r>
        <w:rPr>
          <w:i/>
        </w:rPr>
        <w:t>ва)</w:t>
      </w:r>
      <w:r>
        <w:t>.</w:t>
      </w:r>
    </w:p>
    <w:p w14:paraId="71021C59" w14:textId="77777777" w:rsidR="00D30B85" w:rsidRDefault="00D30B85" w:rsidP="00873ABF">
      <w:pPr>
        <w:pStyle w:val="PlainText"/>
      </w:pPr>
      <w:r>
        <w:t>Осознав этот принципиальный вывод, вернёмся к рассмотр</w:t>
      </w:r>
      <w:r>
        <w:t>е</w:t>
      </w:r>
      <w:r>
        <w:t xml:space="preserve">нию процессов управления на Руси в пред- и в послекрещенский период: с </w:t>
      </w:r>
      <w:smartTag w:uri="urn:schemas-microsoft-com:office:smarttags" w:element="metricconverter">
        <w:smartTagPr>
          <w:attr w:name="ProductID" w:val="989 г"/>
        </w:smartTagPr>
        <w:r>
          <w:t>989 г</w:t>
        </w:r>
      </w:smartTag>
      <w:r>
        <w:t xml:space="preserve">. по </w:t>
      </w:r>
      <w:smartTag w:uri="urn:schemas-microsoft-com:office:smarttags" w:element="metricconverter">
        <w:smartTagPr>
          <w:attr w:name="ProductID" w:val="1988 г"/>
        </w:smartTagPr>
        <w:r>
          <w:t>1988 г</w:t>
        </w:r>
      </w:smartTag>
      <w:r>
        <w:t>.</w:t>
      </w:r>
    </w:p>
    <w:p w14:paraId="79066CCD" w14:textId="77777777" w:rsidR="00D30B85" w:rsidRDefault="00D30B85" w:rsidP="00873ABF">
      <w:pPr>
        <w:pStyle w:val="PlainText"/>
      </w:pPr>
      <w:r>
        <w:t>Крещение Руси можно считать тем рубежом, с которого в н</w:t>
      </w:r>
      <w:r>
        <w:t>а</w:t>
      </w:r>
      <w:r>
        <w:t>шем обществе началась история толпо-“элита</w:t>
      </w:r>
      <w:r>
        <w:softHyphen/>
        <w:t>риз</w:t>
      </w:r>
      <w:r>
        <w:softHyphen/>
        <w:t>ма” как сложи</w:t>
      </w:r>
      <w:r>
        <w:t>в</w:t>
      </w:r>
      <w:r>
        <w:t xml:space="preserve">шегося социального явления: </w:t>
      </w:r>
    </w:p>
    <w:p w14:paraId="0688F906" w14:textId="77777777" w:rsidR="00D30B85" w:rsidRDefault="00D30B85" w:rsidP="00873ABF">
      <w:pPr>
        <w:pStyle w:val="PlainText"/>
      </w:pPr>
      <w:r w:rsidRPr="00BF3345">
        <w:t xml:space="preserve">Т.е. до начала кризиса в первом веке н.э. </w:t>
      </w:r>
      <w:r w:rsidRPr="00D47CCD">
        <w:t>—</w:t>
      </w:r>
      <w:r>
        <w:t xml:space="preserve"> </w:t>
      </w:r>
      <w:r w:rsidRPr="00BF3345">
        <w:t>общество Руси и</w:t>
      </w:r>
      <w:r w:rsidRPr="00BF3345">
        <w:t>з</w:t>
      </w:r>
      <w:r w:rsidRPr="00BF3345">
        <w:t>начальной не было толпо-“элитарным”</w:t>
      </w:r>
      <w:r>
        <w:t xml:space="preserve"> (его действительно можно характеризовать как </w:t>
      </w:r>
      <w:r w:rsidRPr="00DE6882">
        <w:rPr>
          <w:b/>
        </w:rPr>
        <w:t>первобытно-общинное</w:t>
      </w:r>
      <w:r>
        <w:t>)</w:t>
      </w:r>
      <w:r w:rsidRPr="00BF3345">
        <w:t>, а на протяжении первого тысячелетия до крещения общество медленно втягив</w:t>
      </w:r>
      <w:r w:rsidRPr="00BF3345">
        <w:t>а</w:t>
      </w:r>
      <w:r w:rsidRPr="00BF3345">
        <w:t>лось в толпо-“эли</w:t>
      </w:r>
      <w:r>
        <w:softHyphen/>
      </w:r>
      <w:r w:rsidRPr="00BF3345">
        <w:t>таризм”</w:t>
      </w:r>
      <w:r>
        <w:t xml:space="preserve"> в силу того, что его культура ни к нач</w:t>
      </w:r>
      <w:r>
        <w:t>а</w:t>
      </w:r>
      <w:r>
        <w:t>лу кризиса, ни к его завершению крещением (положи</w:t>
      </w:r>
      <w:r>
        <w:t>в</w:t>
      </w:r>
      <w:r>
        <w:t>шем начало новому кризису) не достигла того качества развития, при кот</w:t>
      </w:r>
      <w:r>
        <w:t>о</w:t>
      </w:r>
      <w:r>
        <w:t xml:space="preserve">ром: </w:t>
      </w:r>
    </w:p>
    <w:p w14:paraId="4FC61B18" w14:textId="77777777" w:rsidR="00D30B85" w:rsidRDefault="00D30B85" w:rsidP="00F509F0">
      <w:pPr>
        <w:pStyle w:val="a3"/>
        <w:numPr>
          <w:ilvl w:val="0"/>
          <w:numId w:val="20"/>
        </w:numPr>
        <w:ind w:left="397" w:hanging="227"/>
      </w:pPr>
      <w:r>
        <w:t>человечный тип строя психики осознаётся всеми как единс</w:t>
      </w:r>
      <w:r>
        <w:t>т</w:t>
      </w:r>
      <w:r>
        <w:t>венно достойный для индивида, начиная с подросткового во</w:t>
      </w:r>
      <w:r>
        <w:t>з</w:t>
      </w:r>
      <w:r>
        <w:t>раста;</w:t>
      </w:r>
    </w:p>
    <w:p w14:paraId="7E0A3F3B" w14:textId="77777777" w:rsidR="00D30B85" w:rsidRDefault="00D30B85" w:rsidP="00F509F0">
      <w:pPr>
        <w:pStyle w:val="a3"/>
        <w:numPr>
          <w:ilvl w:val="0"/>
          <w:numId w:val="20"/>
        </w:numPr>
        <w:ind w:left="397" w:hanging="227"/>
      </w:pPr>
      <w:r>
        <w:t>все достигают человечного типа строя психики к началу юн</w:t>
      </w:r>
      <w:r>
        <w:t>о</w:t>
      </w:r>
      <w:r>
        <w:t xml:space="preserve">сти; </w:t>
      </w:r>
    </w:p>
    <w:p w14:paraId="6A28C0A1" w14:textId="77777777" w:rsidR="00D30B85" w:rsidRDefault="00D30B85" w:rsidP="00F509F0">
      <w:pPr>
        <w:pStyle w:val="a3"/>
        <w:widowControl w:val="0"/>
        <w:numPr>
          <w:ilvl w:val="0"/>
          <w:numId w:val="20"/>
        </w:numPr>
        <w:ind w:left="397" w:hanging="227"/>
      </w:pPr>
      <w:r>
        <w:t>а утратить человечный тип строя психики под во</w:t>
      </w:r>
      <w:r>
        <w:t>з</w:t>
      </w:r>
      <w:r>
        <w:t xml:space="preserve">действием любых причин </w:t>
      </w:r>
      <w:r w:rsidRPr="00223AAE">
        <w:t>—</w:t>
      </w:r>
      <w:r>
        <w:t xml:space="preserve"> стыдно так, что, </w:t>
      </w:r>
      <w:r w:rsidRPr="00223AAE">
        <w:t>—</w:t>
      </w:r>
      <w:r>
        <w:t xml:space="preserve"> как кажется, </w:t>
      </w:r>
      <w:r w:rsidRPr="00223AAE">
        <w:t>—</w:t>
      </w:r>
      <w:r>
        <w:t xml:space="preserve"> лучше бы умереть, сквозь землю пров</w:t>
      </w:r>
      <w:r>
        <w:t>а</w:t>
      </w:r>
      <w:r>
        <w:t>литься или бежать куда-нибудь на край света с глаз людских.</w:t>
      </w:r>
    </w:p>
    <w:p w14:paraId="3872C69E" w14:textId="77777777" w:rsidR="00D30B85" w:rsidRDefault="00D30B85" w:rsidP="00C50FE4">
      <w:pPr>
        <w:pStyle w:val="a7"/>
      </w:pPr>
      <w:r>
        <w:t>Предъявлять какие-либо претензии по поводу</w:t>
      </w:r>
      <w:r w:rsidRPr="00BF3345">
        <w:t xml:space="preserve"> </w:t>
      </w:r>
      <w:r>
        <w:t>несовершенс</w:t>
      </w:r>
      <w:r>
        <w:t>т</w:t>
      </w:r>
      <w:r>
        <w:t xml:space="preserve">ва культуры Руси изначальной к предкам </w:t>
      </w:r>
      <w:r w:rsidRPr="000F624E">
        <w:t>—</w:t>
      </w:r>
      <w:r>
        <w:t xml:space="preserve"> глупо; точно так же, как глупо предъявлять претензии к ребёнку о том, что он не обладает качествами взрослого СОВЕРШЕННОГО</w:t>
      </w:r>
      <w:r w:rsidRPr="008368A6">
        <w:t xml:space="preserve"> </w:t>
      </w:r>
      <w:r>
        <w:t>чел</w:t>
      </w:r>
      <w:r>
        <w:t>о</w:t>
      </w:r>
      <w:r>
        <w:t xml:space="preserve">века, полностью освоившего </w:t>
      </w:r>
      <w:r>
        <w:lastRenderedPageBreak/>
        <w:t>генетически заложенный п</w:t>
      </w:r>
      <w:r>
        <w:t>о</w:t>
      </w:r>
      <w:r>
        <w:t>тенциал развития в русле Божьего предопределения и жив</w:t>
      </w:r>
      <w:r>
        <w:t>у</w:t>
      </w:r>
      <w:r>
        <w:t xml:space="preserve">щего на этой основе. </w:t>
      </w:r>
    </w:p>
    <w:p w14:paraId="263A64FB" w14:textId="77777777" w:rsidR="00D30B85" w:rsidRDefault="00D30B85" w:rsidP="00873ABF">
      <w:pPr>
        <w:pStyle w:val="PlainText"/>
      </w:pPr>
      <w:r>
        <w:t>Так и общество Руси изначальной было обществом, не осв</w:t>
      </w:r>
      <w:r>
        <w:t>о</w:t>
      </w:r>
      <w:r>
        <w:t>ившим потенциал развития культуры и генетический потенциал людей, но оно не было порочным и зашедшим в тупик безъисхо</w:t>
      </w:r>
      <w:r>
        <w:t>д</w:t>
      </w:r>
      <w:r>
        <w:t>ности.</w:t>
      </w:r>
    </w:p>
    <w:p w14:paraId="2940B2E6" w14:textId="77777777" w:rsidR="00D30B85" w:rsidRPr="000F624E" w:rsidRDefault="00D30B85" w:rsidP="003E318B">
      <w:pPr>
        <w:pStyle w:val="Heading4"/>
        <w:numPr>
          <w:ins w:id="35" w:author="Пользователь" w:date="2009-07-19T18:50:00Z"/>
        </w:numPr>
      </w:pPr>
      <w:r>
        <w:t>3.3.4.2. История толпо-“элитаризма” на Руси</w:t>
      </w:r>
    </w:p>
    <w:p w14:paraId="321BE07F" w14:textId="77777777" w:rsidR="00D30B85" w:rsidRDefault="00D30B85" w:rsidP="00873ABF">
      <w:pPr>
        <w:pStyle w:val="PlainText"/>
      </w:pPr>
      <w:r>
        <w:t xml:space="preserve">Толпо-“элитаризм” </w:t>
      </w:r>
      <w:r w:rsidRPr="00223AAE">
        <w:t>—</w:t>
      </w:r>
      <w:r>
        <w:t xml:space="preserve"> социальное явление, характерное для культур всех региональных цивилизаций в историческом пр</w:t>
      </w:r>
      <w:r>
        <w:t>о</w:t>
      </w:r>
      <w:r>
        <w:t>шлом и в современности, но в каждом обществе он имеет свою специфику, обусловле</w:t>
      </w:r>
      <w:r>
        <w:t>н</w:t>
      </w:r>
      <w:r>
        <w:t>ную как предъисторией общества, так и текущей политикой, работающей на осуществление некоего б</w:t>
      </w:r>
      <w:r>
        <w:t>у</w:t>
      </w:r>
      <w:r>
        <w:t>дущего. Толпо-“элитаризм” на Руси также имеет свою специфику и отличается от толпо-“элитаризма” Евр</w:t>
      </w:r>
      <w:r>
        <w:t>о</w:t>
      </w:r>
      <w:r>
        <w:t>пы, Азии, США, менее успешных бывших к</w:t>
      </w:r>
      <w:r>
        <w:t>о</w:t>
      </w:r>
      <w:r>
        <w:t>лоний «великих» европейских держав.</w:t>
      </w:r>
    </w:p>
    <w:p w14:paraId="728031CA" w14:textId="77777777" w:rsidR="00D30B85" w:rsidRDefault="00D30B85" w:rsidP="00873ABF">
      <w:pPr>
        <w:pStyle w:val="PlainText"/>
      </w:pPr>
      <w:r>
        <w:t>Мы будем рассматривать его последовательно на историч</w:t>
      </w:r>
      <w:r>
        <w:t>е</w:t>
      </w:r>
      <w:r>
        <w:t xml:space="preserve">ском периоде от крещения Руси Владимиром в </w:t>
      </w:r>
      <w:smartTag w:uri="urn:schemas-microsoft-com:office:smarttags" w:element="metricconverter">
        <w:smartTagPr>
          <w:attr w:name="ProductID" w:val="989 г"/>
        </w:smartTagPr>
        <w:r w:rsidRPr="0002343B">
          <w:t>989</w:t>
        </w:r>
        <w:r>
          <w:t> г</w:t>
        </w:r>
      </w:smartTag>
      <w:r>
        <w:t xml:space="preserve">. </w:t>
      </w:r>
      <w:r w:rsidRPr="0002343B">
        <w:t>до</w:t>
      </w:r>
      <w:r>
        <w:t xml:space="preserve"> </w:t>
      </w:r>
      <w:smartTag w:uri="urn:schemas-microsoft-com:office:smarttags" w:element="metricconverter">
        <w:smartTagPr>
          <w:attr w:name="ProductID" w:val="1988 г"/>
        </w:smartTagPr>
        <w:r>
          <w:t>1988 г</w:t>
        </w:r>
      </w:smartTag>
      <w:r>
        <w:t xml:space="preserve">., и последующие времена, поскольку после </w:t>
      </w:r>
      <w:smartTag w:uri="urn:schemas-microsoft-com:office:smarttags" w:element="metricconverter">
        <w:smartTagPr>
          <w:attr w:name="ProductID" w:val="1988 г"/>
        </w:smartTagPr>
        <w:r>
          <w:t>1988 г</w:t>
        </w:r>
      </w:smartTag>
      <w:r>
        <w:t xml:space="preserve">., в силу действия названных выше причин, это уже </w:t>
      </w:r>
      <w:r w:rsidRPr="00223AAE">
        <w:t>—</w:t>
      </w:r>
      <w:r>
        <w:t xml:space="preserve"> другой по структуре и прот</w:t>
      </w:r>
      <w:r>
        <w:t>е</w:t>
      </w:r>
      <w:r>
        <w:t>кающим в нём процессам то</w:t>
      </w:r>
      <w:r>
        <w:t>л</w:t>
      </w:r>
      <w:r>
        <w:t>по-“элитаризм”.</w:t>
      </w:r>
    </w:p>
    <w:p w14:paraId="3B03016D" w14:textId="7CF18C44" w:rsidR="00D30B85" w:rsidRDefault="00D30B85" w:rsidP="00873ABF">
      <w:pPr>
        <w:pStyle w:val="PlainText"/>
      </w:pPr>
      <w:r>
        <w:t>Классовое разделение общества</w:t>
      </w:r>
      <w:r w:rsidRPr="00D30B85">
        <w:rPr>
          <w:vertAlign w:val="superscript"/>
        </w:rPr>
        <w:t>[CCXLVIII]</w:t>
      </w:r>
      <w:r>
        <w:t xml:space="preserve"> на основе специфических функций социальных групп в общественном объединении труда и в политике, </w:t>
      </w:r>
      <w:r w:rsidRPr="00AF1937">
        <w:rPr>
          <w:i/>
        </w:rPr>
        <w:t>на чём построена марксистская теория «общес</w:t>
      </w:r>
      <w:r w:rsidRPr="00AF1937">
        <w:rPr>
          <w:i/>
        </w:rPr>
        <w:t>т</w:t>
      </w:r>
      <w:r w:rsidRPr="00AF1937">
        <w:rPr>
          <w:i/>
        </w:rPr>
        <w:t>венно-экономических формаций» и смены формаций под возде</w:t>
      </w:r>
      <w:r w:rsidRPr="00AF1937">
        <w:rPr>
          <w:i/>
        </w:rPr>
        <w:t>й</w:t>
      </w:r>
      <w:r w:rsidRPr="00AF1937">
        <w:rPr>
          <w:i/>
        </w:rPr>
        <w:t>ств</w:t>
      </w:r>
      <w:r w:rsidRPr="00AF1937">
        <w:rPr>
          <w:i/>
        </w:rPr>
        <w:t>и</w:t>
      </w:r>
      <w:r w:rsidRPr="00AF1937">
        <w:rPr>
          <w:i/>
        </w:rPr>
        <w:t>ем объективности процесса развития производительных сил общества и классовой борьбы,</w:t>
      </w:r>
      <w:r>
        <w:t xml:space="preserve"> </w:t>
      </w:r>
      <w:r w:rsidRPr="00223AAE">
        <w:t>—</w:t>
      </w:r>
      <w:r>
        <w:t xml:space="preserve"> имеет место в истории; а разв</w:t>
      </w:r>
      <w:r>
        <w:t>и</w:t>
      </w:r>
      <w:r>
        <w:t>тие производительных сил и классовая борьба действительно и</w:t>
      </w:r>
      <w:r>
        <w:t>г</w:t>
      </w:r>
      <w:r>
        <w:t xml:space="preserve">рает свою роль и обуславливает переход от одних формаций к другим. </w:t>
      </w:r>
    </w:p>
    <w:p w14:paraId="7D5A93ED" w14:textId="77777777" w:rsidR="00D30B85" w:rsidRDefault="00D30B85" w:rsidP="00873ABF">
      <w:pPr>
        <w:pStyle w:val="PlainText"/>
      </w:pPr>
      <w:r>
        <w:t xml:space="preserve">Однако реально это не стихийно-исторический процесс, как его представляет </w:t>
      </w:r>
      <w:r w:rsidRPr="008838F8">
        <w:rPr>
          <w:i/>
        </w:rPr>
        <w:t>«мрак</w:t>
      </w:r>
      <w:r>
        <w:t>-сизм», а объе</w:t>
      </w:r>
      <w:r>
        <w:t>к</w:t>
      </w:r>
      <w:r>
        <w:t xml:space="preserve">тивный процесс, </w:t>
      </w:r>
      <w:r>
        <w:rPr>
          <w:i/>
        </w:rPr>
        <w:t xml:space="preserve">издревле </w:t>
      </w:r>
      <w:r>
        <w:t>управляемый по субъективной воле и по способностям носител</w:t>
      </w:r>
      <w:r>
        <w:t>я</w:t>
      </w:r>
      <w:r>
        <w:t xml:space="preserve">ми </w:t>
      </w:r>
      <w:r w:rsidRPr="009A0F59">
        <w:rPr>
          <w:i/>
        </w:rPr>
        <w:t>концептуальной власти жреческого либо своекорыстно-знахарского характера</w:t>
      </w:r>
      <w:r>
        <w:t>. Об этом «мраксизм» умалчивает, п</w:t>
      </w:r>
      <w:r>
        <w:t>о</w:t>
      </w:r>
      <w:r>
        <w:t>скольку является идейным оружием заправил библейского прое</w:t>
      </w:r>
      <w:r>
        <w:t>к</w:t>
      </w:r>
      <w:r>
        <w:t>та порабощения человечества и охраняет их монополию на бе</w:t>
      </w:r>
      <w:r>
        <w:t>з</w:t>
      </w:r>
      <w:r>
        <w:t xml:space="preserve">раздельную власть над обществами помимо </w:t>
      </w:r>
      <w:r>
        <w:lastRenderedPageBreak/>
        <w:t>Бога.</w:t>
      </w:r>
    </w:p>
    <w:p w14:paraId="16E9E96E" w14:textId="77777777" w:rsidR="00D30B85" w:rsidRDefault="00D30B85" w:rsidP="00873ABF">
      <w:pPr>
        <w:pStyle w:val="PlainText"/>
      </w:pPr>
      <w:r>
        <w:t>Для рассматриваемой нами проблематики характера управл</w:t>
      </w:r>
      <w:r>
        <w:t>е</w:t>
      </w:r>
      <w:r>
        <w:t xml:space="preserve">ния на Руси в 989 </w:t>
      </w:r>
      <w:r w:rsidRPr="00223AAE">
        <w:t>—</w:t>
      </w:r>
      <w:r>
        <w:t xml:space="preserve"> 1988 гг. учение об о</w:t>
      </w:r>
      <w:r>
        <w:t>б</w:t>
      </w:r>
      <w:r>
        <w:t>щественно-эконо</w:t>
      </w:r>
      <w:r>
        <w:softHyphen/>
        <w:t>ми</w:t>
      </w:r>
      <w:r>
        <w:softHyphen/>
        <w:t>чес</w:t>
      </w:r>
      <w:r>
        <w:softHyphen/>
        <w:t>ких формациях и переходе от одних формаций к другим под во</w:t>
      </w:r>
      <w:r>
        <w:t>з</w:t>
      </w:r>
      <w:r>
        <w:t xml:space="preserve">действием развития производительных сил общества </w:t>
      </w:r>
      <w:r w:rsidRPr="00223AAE">
        <w:t>—</w:t>
      </w:r>
      <w:r>
        <w:t xml:space="preserve"> имеет значение только в одном аспекте: </w:t>
      </w:r>
      <w:r>
        <w:rPr>
          <w:i/>
        </w:rPr>
        <w:t>родо</w:t>
      </w:r>
      <w:r w:rsidRPr="00C7224F">
        <w:rPr>
          <w:i/>
        </w:rPr>
        <w:t>племенной толпо-“элита</w:t>
      </w:r>
      <w:r>
        <w:rPr>
          <w:i/>
        </w:rPr>
        <w:softHyphen/>
      </w:r>
      <w:r w:rsidRPr="00C7224F">
        <w:rPr>
          <w:i/>
        </w:rPr>
        <w:t>ризм” объективно не совместим с технико-техноло</w:t>
      </w:r>
      <w:r>
        <w:rPr>
          <w:i/>
        </w:rPr>
        <w:softHyphen/>
      </w:r>
      <w:r w:rsidRPr="00C7224F">
        <w:rPr>
          <w:i/>
        </w:rPr>
        <w:t>ги</w:t>
      </w:r>
      <w:r>
        <w:rPr>
          <w:i/>
        </w:rPr>
        <w:softHyphen/>
      </w:r>
      <w:r w:rsidRPr="00C7224F">
        <w:rPr>
          <w:i/>
        </w:rPr>
        <w:t>чес</w:t>
      </w:r>
      <w:r>
        <w:rPr>
          <w:i/>
        </w:rPr>
        <w:softHyphen/>
      </w:r>
      <w:r w:rsidRPr="00C7224F">
        <w:rPr>
          <w:i/>
        </w:rPr>
        <w:t>кой ц</w:t>
      </w:r>
      <w:r w:rsidRPr="00C7224F">
        <w:rPr>
          <w:i/>
        </w:rPr>
        <w:t>и</w:t>
      </w:r>
      <w:r w:rsidRPr="00C7224F">
        <w:rPr>
          <w:i/>
        </w:rPr>
        <w:t xml:space="preserve">вилизацией, основанной на коллективном </w:t>
      </w:r>
      <w:r>
        <w:rPr>
          <w:i/>
        </w:rPr>
        <w:t xml:space="preserve">разнородном </w:t>
      </w:r>
      <w:r w:rsidRPr="00C7224F">
        <w:rPr>
          <w:i/>
        </w:rPr>
        <w:t>труде</w:t>
      </w:r>
      <w:r>
        <w:rPr>
          <w:i/>
        </w:rPr>
        <w:t xml:space="preserve"> и профессионализме</w:t>
      </w:r>
      <w:r w:rsidRPr="00C7224F">
        <w:rPr>
          <w:i/>
        </w:rPr>
        <w:t>, и нуждающейся в предельно высоком качес</w:t>
      </w:r>
      <w:r w:rsidRPr="00C7224F">
        <w:rPr>
          <w:i/>
        </w:rPr>
        <w:t>т</w:t>
      </w:r>
      <w:r w:rsidRPr="00C7224F">
        <w:rPr>
          <w:i/>
        </w:rPr>
        <w:t>ве управления во всех сферах жизни общества как на ми</w:t>
      </w:r>
      <w:r w:rsidRPr="00C7224F">
        <w:rPr>
          <w:i/>
        </w:rPr>
        <w:t>к</w:t>
      </w:r>
      <w:r w:rsidRPr="00C7224F">
        <w:rPr>
          <w:i/>
        </w:rPr>
        <w:t>ро-, так и на макро- уровнях</w:t>
      </w:r>
      <w:r>
        <w:rPr>
          <w:i/>
        </w:rPr>
        <w:t>.</w:t>
      </w:r>
      <w:r>
        <w:t xml:space="preserve"> Об этом говорилось ранее в разделе 3.3.2, и это необходимо помнить для того, чтобы осознавать сп</w:t>
      </w:r>
      <w:r>
        <w:t>е</w:t>
      </w:r>
      <w:r>
        <w:t>цифику толпо-“элитаризма” на Руси и адекватно оценивать его перспе</w:t>
      </w:r>
      <w:r>
        <w:t>к</w:t>
      </w:r>
      <w:r>
        <w:t xml:space="preserve">тивы. </w:t>
      </w:r>
    </w:p>
    <w:p w14:paraId="26ACDE08" w14:textId="643A6837" w:rsidR="00D30B85" w:rsidRDefault="00D30B85" w:rsidP="00873ABF">
      <w:pPr>
        <w:pStyle w:val="PlainText"/>
      </w:pPr>
      <w:r>
        <w:t>Для понимания специфики толпо-“элитаризма” на Руси нео</w:t>
      </w:r>
      <w:r>
        <w:t>б</w:t>
      </w:r>
      <w:r>
        <w:t>ходимо вникать в проблематику нравов, мировоззрения, орган</w:t>
      </w:r>
      <w:r>
        <w:t>и</w:t>
      </w:r>
      <w:r>
        <w:t xml:space="preserve">зации психики </w:t>
      </w:r>
      <w:r w:rsidRPr="00223AAE">
        <w:t>—</w:t>
      </w:r>
      <w:r>
        <w:t xml:space="preserve"> личностной и коллективных, выражающихся в этике людей </w:t>
      </w:r>
      <w:r w:rsidRPr="00223AAE">
        <w:t>—</w:t>
      </w:r>
      <w:r>
        <w:t xml:space="preserve"> в их поведении. Социальные группы могут ра</w:t>
      </w:r>
      <w:r>
        <w:t>з</w:t>
      </w:r>
      <w:r>
        <w:t>граничиваться на основе именно такого подхода к их типологиз</w:t>
      </w:r>
      <w:r>
        <w:t>а</w:t>
      </w:r>
      <w:r>
        <w:t xml:space="preserve">ции, которая в силу взаимосвязей статистик </w:t>
      </w:r>
      <w:r w:rsidRPr="00411BE6">
        <w:rPr>
          <w:i/>
        </w:rPr>
        <w:t>«функции, выполня</w:t>
      </w:r>
      <w:r w:rsidRPr="00411BE6">
        <w:rPr>
          <w:i/>
        </w:rPr>
        <w:t>е</w:t>
      </w:r>
      <w:r w:rsidRPr="00411BE6">
        <w:rPr>
          <w:i/>
        </w:rPr>
        <w:t>мые в общественном объединении труда» — «необходимые для выполнения этих функций организация психики, мировоззрение, нравы»</w:t>
      </w:r>
      <w:r>
        <w:t xml:space="preserve"> </w:t>
      </w:r>
      <w:r w:rsidRPr="00223AAE">
        <w:t>—</w:t>
      </w:r>
      <w:r>
        <w:t xml:space="preserve"> во многом, </w:t>
      </w:r>
      <w:r w:rsidRPr="00792A56">
        <w:rPr>
          <w:i/>
        </w:rPr>
        <w:t>но не во всём,</w:t>
      </w:r>
      <w:r>
        <w:t xml:space="preserve"> будет совпадать с классовым подходом «мраксизма». Такого рода взаимосвязи статистик в марксизме обозначались словами «классовое сознание», «класс</w:t>
      </w:r>
      <w:r>
        <w:t>о</w:t>
      </w:r>
      <w:r>
        <w:t>вая мораль» и т.п.</w:t>
      </w:r>
      <w:r w:rsidRPr="00D30B85">
        <w:rPr>
          <w:vertAlign w:val="superscript"/>
        </w:rPr>
        <w:t>[CCXLIX]</w:t>
      </w:r>
      <w:r>
        <w:t xml:space="preserve"> Однако совпадение структуры общества, в</w:t>
      </w:r>
      <w:r>
        <w:t>ы</w:t>
      </w:r>
      <w:r>
        <w:t>являемой на основе политико-экономического (классового) по</w:t>
      </w:r>
      <w:r>
        <w:t>д</w:t>
      </w:r>
      <w:r>
        <w:t>хода, со структ</w:t>
      </w:r>
      <w:r>
        <w:t>у</w:t>
      </w:r>
      <w:r>
        <w:t>рой, выявляемой на основе организационно-психологического подхода, не во всём будет по</w:t>
      </w:r>
      <w:r>
        <w:t>л</w:t>
      </w:r>
      <w:r>
        <w:t xml:space="preserve">ным: </w:t>
      </w:r>
    </w:p>
    <w:p w14:paraId="50CE8DCE" w14:textId="77777777" w:rsidR="00D30B85" w:rsidRDefault="00D30B85" w:rsidP="00F509F0">
      <w:pPr>
        <w:pStyle w:val="a3"/>
        <w:numPr>
          <w:ilvl w:val="0"/>
          <w:numId w:val="20"/>
        </w:numPr>
        <w:ind w:left="397" w:hanging="227"/>
      </w:pPr>
      <w:r>
        <w:t>каким-то подмножествам (а не только индивидам) в составе классов не будут свойственны характерные для данного кла</w:t>
      </w:r>
      <w:r>
        <w:t>с</w:t>
      </w:r>
      <w:r>
        <w:t xml:space="preserve">са психические особенности </w:t>
      </w:r>
      <w:r w:rsidRPr="00223AAE">
        <w:t>—</w:t>
      </w:r>
      <w:r>
        <w:t xml:space="preserve"> «классовая мораль», «класс</w:t>
      </w:r>
      <w:r>
        <w:t>о</w:t>
      </w:r>
      <w:r>
        <w:t>вое сознание», хотя по всем политико-экономическим пр</w:t>
      </w:r>
      <w:r>
        <w:t>и</w:t>
      </w:r>
      <w:r>
        <w:t>знакам это будут типичные представители своих классов (иначе говоря, они будут психологически своеобразной по</w:t>
      </w:r>
      <w:r>
        <w:t>д</w:t>
      </w:r>
      <w:r>
        <w:t>группой внутри класса, выделяемого в обществе по политико-экономическим признакам);</w:t>
      </w:r>
    </w:p>
    <w:p w14:paraId="1F22FAD2" w14:textId="77777777" w:rsidR="00D30B85" w:rsidRPr="00C7224F" w:rsidRDefault="00D30B85" w:rsidP="00F509F0">
      <w:pPr>
        <w:pStyle w:val="a3"/>
        <w:numPr>
          <w:ilvl w:val="0"/>
          <w:numId w:val="20"/>
        </w:numPr>
        <w:ind w:left="397" w:hanging="227"/>
      </w:pPr>
      <w:r>
        <w:lastRenderedPageBreak/>
        <w:t>наряду с этим какие-то другие психологические типажи будут статистически значимо представлены в нескольких политико-экономических классах о</w:t>
      </w:r>
      <w:r>
        <w:t>д</w:t>
      </w:r>
      <w:r>
        <w:t>новременно.</w:t>
      </w:r>
    </w:p>
    <w:p w14:paraId="1BFCFBBF" w14:textId="77777777" w:rsidR="00D30B85" w:rsidRDefault="00D30B85" w:rsidP="00873ABF">
      <w:pPr>
        <w:pStyle w:val="PlainText"/>
      </w:pPr>
      <w:r>
        <w:t>Если сопоставлять толпо-“элитаризм” на Руси в его историч</w:t>
      </w:r>
      <w:r>
        <w:t>е</w:t>
      </w:r>
      <w:r>
        <w:t>ском развитии с толпо-“элита</w:t>
      </w:r>
      <w:r>
        <w:softHyphen/>
        <w:t>ризмом” США, то принципиальное его отличие от США в том, что предъистория Руси с началом эп</w:t>
      </w:r>
      <w:r>
        <w:t>о</w:t>
      </w:r>
      <w:r>
        <w:t xml:space="preserve">хи толпо-“элитаризма” не была обнулена, в силу чего оказывала и </w:t>
      </w:r>
      <w:r w:rsidRPr="0006654E">
        <w:rPr>
          <w:i/>
        </w:rPr>
        <w:t>продолжает</w:t>
      </w:r>
      <w:r>
        <w:t xml:space="preserve"> оказ</w:t>
      </w:r>
      <w:r>
        <w:t>ы</w:t>
      </w:r>
      <w:r>
        <w:t>вать своё воздействие на жизнь и перспективы нашего общества. Это обстоятельство выразилось в специфике всех социальных групп сложившихся в обществе в процессе п</w:t>
      </w:r>
      <w:r>
        <w:t>е</w:t>
      </w:r>
      <w:r>
        <w:t>рехода к толпо-“элитар</w:t>
      </w:r>
      <w:r>
        <w:softHyphen/>
        <w:t>ному” укладу и выделяемых на основе о</w:t>
      </w:r>
      <w:r>
        <w:t>р</w:t>
      </w:r>
      <w:r>
        <w:t>ганизационно-психологического подхода.</w:t>
      </w:r>
    </w:p>
    <w:p w14:paraId="53527D5E" w14:textId="5503781F" w:rsidR="00D30B85" w:rsidRDefault="00D30B85" w:rsidP="00F509F0">
      <w:pPr>
        <w:pStyle w:val="a3"/>
        <w:widowControl w:val="0"/>
        <w:numPr>
          <w:ilvl w:val="0"/>
          <w:numId w:val="20"/>
        </w:numPr>
        <w:ind w:left="397" w:hanging="227"/>
      </w:pPr>
      <w:r>
        <w:t>“Элита” на Руси сложилась на основе княжеско-боярской профессиональной корпорации. В состав “элиты” также в</w:t>
      </w:r>
      <w:r>
        <w:t>о</w:t>
      </w:r>
      <w:r>
        <w:t>шли наиболее богатые представители купечества, духовенс</w:t>
      </w:r>
      <w:r>
        <w:t>т</w:t>
      </w:r>
      <w:r>
        <w:t>во РПЦ с уровня выше приходских священников и священн</w:t>
      </w:r>
      <w:r>
        <w:t>и</w:t>
      </w:r>
      <w:r>
        <w:t>ки наиболее богатых и «престижных» приходов. Кроме них в “элиту” вошла та часть наследников докрещенского знаха</w:t>
      </w:r>
      <w:r>
        <w:t>р</w:t>
      </w:r>
      <w:r>
        <w:t>ства, которой было всё равно, на основе какого именно вер</w:t>
      </w:r>
      <w:r>
        <w:t>о</w:t>
      </w:r>
      <w:r>
        <w:t>учения и эгрегориальной системы</w:t>
      </w:r>
      <w:r w:rsidRPr="00D30B85">
        <w:rPr>
          <w:vertAlign w:val="superscript"/>
        </w:rPr>
        <w:t>[CCL]</w:t>
      </w:r>
      <w:r>
        <w:t xml:space="preserve"> заниматься выпасом по</w:t>
      </w:r>
      <w:r>
        <w:t>д</w:t>
      </w:r>
      <w:r>
        <w:t>властной толпы. “Элита” в таком её составе узурпировала сферу управления на профессиональной основе. Её предст</w:t>
      </w:r>
      <w:r>
        <w:t>а</w:t>
      </w:r>
      <w:r>
        <w:t xml:space="preserve">вителями двигала убеждённость </w:t>
      </w:r>
      <w:r w:rsidRPr="005F32A3">
        <w:rPr>
          <w:i/>
        </w:rPr>
        <w:t>«мы — лучше, чем они, и п</w:t>
      </w:r>
      <w:r w:rsidRPr="005F32A3">
        <w:rPr>
          <w:i/>
        </w:rPr>
        <w:t>о</w:t>
      </w:r>
      <w:r w:rsidRPr="005F32A3">
        <w:rPr>
          <w:i/>
        </w:rPr>
        <w:t>тому имеем право на то, о чём они не должны даже ме</w:t>
      </w:r>
      <w:r w:rsidRPr="005F32A3">
        <w:rPr>
          <w:i/>
        </w:rPr>
        <w:t>ч</w:t>
      </w:r>
      <w:r w:rsidRPr="005F32A3">
        <w:rPr>
          <w:i/>
        </w:rPr>
        <w:t>тать…»</w:t>
      </w:r>
      <w:r>
        <w:t>.</w:t>
      </w:r>
      <w:r w:rsidRPr="00D30B85">
        <w:rPr>
          <w:vertAlign w:val="superscript"/>
        </w:rPr>
        <w:t>[CCLI]</w:t>
      </w:r>
    </w:p>
    <w:p w14:paraId="1EA054B8" w14:textId="77777777" w:rsidR="00D30B85" w:rsidRDefault="00D30B85" w:rsidP="00F509F0">
      <w:pPr>
        <w:pStyle w:val="a3"/>
        <w:numPr>
          <w:ilvl w:val="0"/>
          <w:numId w:val="20"/>
        </w:numPr>
        <w:ind w:left="397" w:hanging="227"/>
      </w:pPr>
      <w:r>
        <w:t xml:space="preserve">Тягловый люд </w:t>
      </w:r>
      <w:r w:rsidRPr="00223AAE">
        <w:t>—</w:t>
      </w:r>
      <w:r>
        <w:t xml:space="preserve"> простонародье, занятое вне сферы управл</w:t>
      </w:r>
      <w:r>
        <w:t>е</w:t>
      </w:r>
      <w:r>
        <w:t xml:space="preserve">ния. Это </w:t>
      </w:r>
      <w:r w:rsidRPr="00223AAE">
        <w:t>—</w:t>
      </w:r>
      <w:r>
        <w:t xml:space="preserve"> крестьяне, ремесленники, мелкое купечество, </w:t>
      </w:r>
      <w:r w:rsidRPr="00223AAE">
        <w:t>—</w:t>
      </w:r>
      <w:r>
        <w:t xml:space="preserve"> те, чья деятельность не обеспечивала богатства, кто платил налоги (подати), а не жил и действовал на основе финансир</w:t>
      </w:r>
      <w:r>
        <w:t>о</w:t>
      </w:r>
      <w:r>
        <w:t>вания, источником которого были налоги (подати), собира</w:t>
      </w:r>
      <w:r>
        <w:t>е</w:t>
      </w:r>
      <w:r>
        <w:t>мые с других. К этой группе можно отнести и рядовых др</w:t>
      </w:r>
      <w:r>
        <w:t>у</w:t>
      </w:r>
      <w:r>
        <w:t xml:space="preserve">жинников </w:t>
      </w:r>
      <w:r w:rsidRPr="00223AAE">
        <w:t>—</w:t>
      </w:r>
      <w:r>
        <w:t xml:space="preserve"> профессиональных воинов, хотя при этом надо отметить, что в случае отличия в боях и успехов в интригах у них были шансы войти в состав “элиты”.</w:t>
      </w:r>
    </w:p>
    <w:p w14:paraId="07DEDAF5" w14:textId="77777777" w:rsidR="00D30B85" w:rsidRDefault="00D30B85" w:rsidP="00F509F0">
      <w:pPr>
        <w:pStyle w:val="a3"/>
        <w:numPr>
          <w:ilvl w:val="0"/>
          <w:numId w:val="20"/>
        </w:numPr>
        <w:ind w:left="397" w:hanging="227"/>
      </w:pPr>
      <w:r>
        <w:t>Как и во всех толпо-“элитарных” социальных системах по</w:t>
      </w:r>
      <w:r>
        <w:t>я</w:t>
      </w:r>
      <w:r>
        <w:t>вился статистически значимый слой «о</w:t>
      </w:r>
      <w:r>
        <w:t>т</w:t>
      </w:r>
      <w:r>
        <w:t xml:space="preserve">бросов общества» </w:t>
      </w:r>
      <w:r w:rsidRPr="00223AAE">
        <w:t>—</w:t>
      </w:r>
      <w:r>
        <w:t xml:space="preserve"> всевозможные нищие («голь перекатная»), </w:t>
      </w:r>
      <w:r>
        <w:lastRenderedPageBreak/>
        <w:t>деклассированные элементы, профессиональные разбойн</w:t>
      </w:r>
      <w:r>
        <w:t>и</w:t>
      </w:r>
      <w:r>
        <w:t>ки и воры.</w:t>
      </w:r>
    </w:p>
    <w:p w14:paraId="0B82A0C1" w14:textId="77777777" w:rsidR="00D30B85" w:rsidRDefault="00D30B85" w:rsidP="00F509F0">
      <w:pPr>
        <w:pStyle w:val="a3"/>
        <w:numPr>
          <w:ilvl w:val="0"/>
          <w:numId w:val="20"/>
        </w:numPr>
        <w:ind w:left="397" w:hanging="227"/>
      </w:pPr>
      <w:r>
        <w:t>Перешедшая на конспиративное положение часть знахарства, не принявшая библейские культ и вероучение, сохранившая приверженность различным ветвям докрещенских вероуч</w:t>
      </w:r>
      <w:r>
        <w:t>е</w:t>
      </w:r>
      <w:r>
        <w:t>ний и магическим практикам на их основе.</w:t>
      </w:r>
    </w:p>
    <w:p w14:paraId="2D5DC4FC" w14:textId="77777777" w:rsidR="00D30B85" w:rsidRDefault="00D30B85" w:rsidP="00F509F0">
      <w:pPr>
        <w:pStyle w:val="a3"/>
        <w:numPr>
          <w:ilvl w:val="0"/>
          <w:numId w:val="20"/>
        </w:numPr>
        <w:ind w:left="397" w:hanging="227"/>
      </w:pPr>
      <w:r>
        <w:t>Отдельные индивиды в разные времена на протяжении всей истории поднимавшиеся в своём нра</w:t>
      </w:r>
      <w:r>
        <w:t>в</w:t>
      </w:r>
      <w:r>
        <w:t xml:space="preserve">ственно-психологическом </w:t>
      </w:r>
      <w:r w:rsidRPr="001B7007">
        <w:rPr>
          <w:b/>
        </w:rPr>
        <w:t>личностном</w:t>
      </w:r>
      <w:r>
        <w:t xml:space="preserve"> развитии до уровня, на кот</w:t>
      </w:r>
      <w:r>
        <w:t>о</w:t>
      </w:r>
      <w:r>
        <w:t xml:space="preserve">ром они </w:t>
      </w:r>
      <w:r w:rsidRPr="00204ECA">
        <w:rPr>
          <w:b/>
          <w:i/>
        </w:rPr>
        <w:t>хотя бы однократно в жизни</w:t>
      </w:r>
      <w:r w:rsidRPr="00204ECA">
        <w:rPr>
          <w:i/>
        </w:rPr>
        <w:t xml:space="preserve"> осуществ</w:t>
      </w:r>
      <w:r>
        <w:rPr>
          <w:i/>
        </w:rPr>
        <w:t>и</w:t>
      </w:r>
      <w:r w:rsidRPr="00204ECA">
        <w:rPr>
          <w:i/>
        </w:rPr>
        <w:t>ли жреч</w:t>
      </w:r>
      <w:r w:rsidRPr="00204ECA">
        <w:rPr>
          <w:i/>
        </w:rPr>
        <w:t>е</w:t>
      </w:r>
      <w:r w:rsidRPr="00204ECA">
        <w:rPr>
          <w:i/>
        </w:rPr>
        <w:t>ские функции общецив</w:t>
      </w:r>
      <w:r w:rsidRPr="00204ECA">
        <w:rPr>
          <w:i/>
        </w:rPr>
        <w:t>и</w:t>
      </w:r>
      <w:r w:rsidRPr="00204ECA">
        <w:rPr>
          <w:i/>
        </w:rPr>
        <w:t>лизационного (по отношению к Руси) масштаба</w:t>
      </w:r>
      <w:r>
        <w:t xml:space="preserve">. </w:t>
      </w:r>
    </w:p>
    <w:p w14:paraId="015ACC38" w14:textId="77777777" w:rsidR="00D30B85" w:rsidRDefault="00D30B85" w:rsidP="00C50FE4">
      <w:pPr>
        <w:pStyle w:val="a7"/>
        <w:rPr>
          <w:b/>
        </w:rPr>
      </w:pPr>
      <w:r w:rsidRPr="008810A3">
        <w:rPr>
          <w:b/>
        </w:rPr>
        <w:t>Это о них приведённый выше афоризм В.О.Клю</w:t>
      </w:r>
      <w:r w:rsidRPr="008810A3">
        <w:rPr>
          <w:b/>
        </w:rPr>
        <w:softHyphen/>
        <w:t>чев</w:t>
      </w:r>
      <w:r w:rsidRPr="008810A3">
        <w:rPr>
          <w:b/>
        </w:rPr>
        <w:softHyphen/>
        <w:t xml:space="preserve">ского </w:t>
      </w:r>
      <w:r w:rsidRPr="008810A3">
        <w:rPr>
          <w:b/>
          <w:i/>
        </w:rPr>
        <w:t>«в России центр на периферии»,</w:t>
      </w:r>
      <w:r w:rsidRPr="008810A3">
        <w:rPr>
          <w:b/>
        </w:rPr>
        <w:t xml:space="preserve"> дополняемый коранич</w:t>
      </w:r>
      <w:r w:rsidRPr="008810A3">
        <w:rPr>
          <w:b/>
        </w:rPr>
        <w:t>е</w:t>
      </w:r>
      <w:r w:rsidRPr="008810A3">
        <w:rPr>
          <w:b/>
        </w:rPr>
        <w:t xml:space="preserve">ским уведомлением </w:t>
      </w:r>
      <w:r w:rsidRPr="008810A3">
        <w:rPr>
          <w:b/>
          <w:i/>
        </w:rPr>
        <w:t>«Бог лучше знает, где помещать Своё посольство»</w:t>
      </w:r>
      <w:r w:rsidRPr="008810A3">
        <w:rPr>
          <w:b/>
        </w:rPr>
        <w:t xml:space="preserve"> (сура 6, аят 124), отрицающем принципы кастовости и толпо-“элитаризма” на какой бы то ни б</w:t>
      </w:r>
      <w:r w:rsidRPr="008810A3">
        <w:rPr>
          <w:b/>
        </w:rPr>
        <w:t>ы</w:t>
      </w:r>
      <w:r w:rsidRPr="008810A3">
        <w:rPr>
          <w:b/>
        </w:rPr>
        <w:t xml:space="preserve">ло основе. </w:t>
      </w:r>
    </w:p>
    <w:p w14:paraId="13593D90" w14:textId="2567E5E4" w:rsidR="00D30B85" w:rsidRDefault="00D30B85" w:rsidP="003E318B">
      <w:pPr>
        <w:pStyle w:val="PlainText"/>
      </w:pPr>
      <w:r>
        <w:t>К числу этих людей можно отнести Ефросинию Суздал</w:t>
      </w:r>
      <w:r>
        <w:t>ь</w:t>
      </w:r>
      <w:r>
        <w:t>скую</w:t>
      </w:r>
      <w:r w:rsidRPr="00D30B85">
        <w:rPr>
          <w:vertAlign w:val="superscript"/>
        </w:rPr>
        <w:t>[CCLII]</w:t>
      </w:r>
      <w:r>
        <w:t>, Сергия Радонежского</w:t>
      </w:r>
      <w:r w:rsidRPr="00D30B85">
        <w:rPr>
          <w:vertAlign w:val="superscript"/>
        </w:rPr>
        <w:t>[CCLIII]</w:t>
      </w:r>
      <w:r>
        <w:t xml:space="preserve">; в более поздние времена </w:t>
      </w:r>
      <w:r w:rsidRPr="00223AAE">
        <w:t>—</w:t>
      </w:r>
      <w:r>
        <w:t xml:space="preserve"> Ивана Грозн</w:t>
      </w:r>
      <w:r>
        <w:t>о</w:t>
      </w:r>
      <w:r>
        <w:t>го</w:t>
      </w:r>
      <w:r w:rsidRPr="00D30B85">
        <w:rPr>
          <w:vertAlign w:val="superscript"/>
        </w:rPr>
        <w:t>[CCLIV]</w:t>
      </w:r>
      <w:r>
        <w:t>, А.С.Пушкина</w:t>
      </w:r>
      <w:r w:rsidRPr="00D30B85">
        <w:rPr>
          <w:vertAlign w:val="superscript"/>
        </w:rPr>
        <w:t>[CCLV]</w:t>
      </w:r>
      <w:r>
        <w:t>, А.С.Хомякова</w:t>
      </w:r>
      <w:r w:rsidRPr="00D30B85">
        <w:rPr>
          <w:vertAlign w:val="superscript"/>
        </w:rPr>
        <w:t>[CCLVI]</w:t>
      </w:r>
      <w:r>
        <w:t>, Ф.И.Тютчева, А.К.Толстого, группу «К.Прут</w:t>
      </w:r>
      <w:r>
        <w:softHyphen/>
        <w:t>ков» (в её составе был и А.К.Толстой), В.И.Бельского и Н.А.Римского-Кор</w:t>
      </w:r>
      <w:r>
        <w:softHyphen/>
        <w:t>са</w:t>
      </w:r>
      <w:r>
        <w:softHyphen/>
        <w:t>кова (авторы либретто и м</w:t>
      </w:r>
      <w:r>
        <w:t>у</w:t>
      </w:r>
      <w:r>
        <w:t>зыки оперы “Сказание о невидимом граде Китеже и деве Февр</w:t>
      </w:r>
      <w:r>
        <w:t>о</w:t>
      </w:r>
      <w:r>
        <w:t>нии”</w:t>
      </w:r>
      <w:r w:rsidRPr="00D30B85">
        <w:rPr>
          <w:vertAlign w:val="superscript"/>
        </w:rPr>
        <w:t>[CCLVII]</w:t>
      </w:r>
      <w:r>
        <w:t>), М.А.Булгакова (“Мастер и Маргарита”</w:t>
      </w:r>
      <w:r w:rsidRPr="00D30B85">
        <w:rPr>
          <w:vertAlign w:val="superscript"/>
        </w:rPr>
        <w:t>[CCLVIII]</w:t>
      </w:r>
      <w:r>
        <w:t>), И.В.Сталина</w:t>
      </w:r>
      <w:r w:rsidRPr="00D30B85">
        <w:rPr>
          <w:vertAlign w:val="superscript"/>
        </w:rPr>
        <w:t>[CCLIX]</w:t>
      </w:r>
      <w:r>
        <w:t>. Однако имена большинства таких людей, как говорится, «Бог весть…». Кроме того, некоторые деятели культуры впло</w:t>
      </w:r>
      <w:r>
        <w:softHyphen/>
        <w:t>тную подходили к рубежу жизнеречения и осознанного разграничения концепций: среди них М.Ю.Лермонтов, Н.В.Гоголь</w:t>
      </w:r>
      <w:r w:rsidRPr="00D30B85">
        <w:rPr>
          <w:vertAlign w:val="superscript"/>
        </w:rPr>
        <w:t>[CCLX]</w:t>
      </w:r>
      <w:r>
        <w:t>, святитель Игнатий (Брянч</w:t>
      </w:r>
      <w:r>
        <w:t>а</w:t>
      </w:r>
      <w:r>
        <w:t>нинов)</w:t>
      </w:r>
      <w:r w:rsidRPr="00D30B85">
        <w:rPr>
          <w:vertAlign w:val="superscript"/>
        </w:rPr>
        <w:t>[CCLXI]</w:t>
      </w:r>
      <w:r>
        <w:t>, Л.Н.Тол</w:t>
      </w:r>
      <w:r>
        <w:softHyphen/>
        <w:t>стой</w:t>
      </w:r>
      <w:r w:rsidRPr="00D30B85">
        <w:rPr>
          <w:vertAlign w:val="superscript"/>
        </w:rPr>
        <w:t>[CCLXII]</w:t>
      </w:r>
      <w:r>
        <w:t>.</w:t>
      </w:r>
    </w:p>
    <w:p w14:paraId="619B8026" w14:textId="2F83092E" w:rsidR="00D30B85" w:rsidRDefault="00D30B85" w:rsidP="00873ABF">
      <w:pPr>
        <w:pStyle w:val="PlainText"/>
      </w:pPr>
      <w:r>
        <w:t>Эти психологически специфические группы присутствуют в структуре общества на Руси на протяжении всей истории её то</w:t>
      </w:r>
      <w:r>
        <w:t>л</w:t>
      </w:r>
      <w:r>
        <w:t>по-“элитаризма” по настоящее время, пройдя через все смени</w:t>
      </w:r>
      <w:r>
        <w:t>в</w:t>
      </w:r>
      <w:r>
        <w:t>шие друг друга общественно-экономические формации, обретая в каждой из них свои классовые (организационные) формы и сбр</w:t>
      </w:r>
      <w:r>
        <w:t>а</w:t>
      </w:r>
      <w:r>
        <w:t>сывая устарелые при смене формаций</w:t>
      </w:r>
      <w:r w:rsidRPr="00D30B85">
        <w:rPr>
          <w:vertAlign w:val="superscript"/>
        </w:rPr>
        <w:t>[CCLXIII]</w:t>
      </w:r>
      <w:r>
        <w:t>.</w:t>
      </w:r>
    </w:p>
    <w:p w14:paraId="2590180C" w14:textId="77777777" w:rsidR="00D30B85" w:rsidRDefault="00D30B85" w:rsidP="00F509F0">
      <w:pPr>
        <w:pStyle w:val="ab"/>
      </w:pPr>
      <w:r w:rsidRPr="00223AAE">
        <w:t>————————</w:t>
      </w:r>
    </w:p>
    <w:p w14:paraId="23F74540" w14:textId="6898BB99" w:rsidR="00D30B85" w:rsidRDefault="00D30B85" w:rsidP="00873ABF">
      <w:pPr>
        <w:pStyle w:val="PlainText"/>
      </w:pPr>
      <w:r>
        <w:lastRenderedPageBreak/>
        <w:t>С вопросом о том, как возникают психологически своеобра</w:t>
      </w:r>
      <w:r>
        <w:t>з</w:t>
      </w:r>
      <w:r>
        <w:t>ные социальные группы и какое место они занимают в структуре общества, связан вопрос о функционировании общественных и</w:t>
      </w:r>
      <w:r>
        <w:t>н</w:t>
      </w:r>
      <w:r>
        <w:t>ститутов</w:t>
      </w:r>
      <w:r w:rsidRPr="00D30B85">
        <w:rPr>
          <w:vertAlign w:val="superscript"/>
        </w:rPr>
        <w:t>[CCLXIV]</w:t>
      </w:r>
      <w:r>
        <w:t xml:space="preserve">. </w:t>
      </w:r>
    </w:p>
    <w:p w14:paraId="60286743" w14:textId="77777777" w:rsidR="00D30B85" w:rsidRDefault="00D30B85" w:rsidP="00873ABF">
      <w:pPr>
        <w:pStyle w:val="PlainText"/>
      </w:pPr>
      <w:r>
        <w:t>Этот вопрос необходимо рассмотреть, поскольку внутренняя неоднородность названных выше социальных групп, которая м</w:t>
      </w:r>
      <w:r>
        <w:t>о</w:t>
      </w:r>
      <w:r>
        <w:t>жет быть выявлена на основе особенностей психики представит</w:t>
      </w:r>
      <w:r>
        <w:t>е</w:t>
      </w:r>
      <w:r>
        <w:t>лей подгрупп, входящих в каждую группу, в интересующих нас аспектах связана с реакцией индивидов на функционирование всей совокупности общественных институтов, включая предиктор и програм</w:t>
      </w:r>
      <w:r>
        <w:t>м</w:t>
      </w:r>
      <w:r>
        <w:t>но-адаптивный модуль в каких бы организационных формах они не были бы представлены в ту или иную историч</w:t>
      </w:r>
      <w:r>
        <w:t>е</w:t>
      </w:r>
      <w:r>
        <w:t>скую эпоху.</w:t>
      </w:r>
    </w:p>
    <w:p w14:paraId="090E6C54" w14:textId="0D321DA0" w:rsidR="00D30B85" w:rsidRDefault="00D30B85" w:rsidP="00873ABF">
      <w:pPr>
        <w:pStyle w:val="PlainText"/>
      </w:pPr>
      <w:r>
        <w:t>Прежде всего необходимо отметить, что кризис о</w:t>
      </w:r>
      <w:r>
        <w:t>б</w:t>
      </w:r>
      <w:r>
        <w:t xml:space="preserve">щества это </w:t>
      </w:r>
      <w:r w:rsidRPr="00223AAE">
        <w:t>—</w:t>
      </w:r>
      <w:r>
        <w:t xml:space="preserve"> утрата в большей или меньшей мере общественными инстит</w:t>
      </w:r>
      <w:r>
        <w:t>у</w:t>
      </w:r>
      <w:r>
        <w:t>тами</w:t>
      </w:r>
      <w:r w:rsidRPr="008D3500">
        <w:t xml:space="preserve"> </w:t>
      </w:r>
      <w:r>
        <w:t>их функциональности. Вне зависимости от причин, вызва</w:t>
      </w:r>
      <w:r>
        <w:t>в</w:t>
      </w:r>
      <w:r>
        <w:t>ших кризис, и форм, в которых он протекает</w:t>
      </w:r>
      <w:r w:rsidRPr="00D30B85">
        <w:rPr>
          <w:vertAlign w:val="superscript"/>
        </w:rPr>
        <w:t>[CCLXV]</w:t>
      </w:r>
      <w:r>
        <w:t>, люди, реагируя и</w:t>
      </w:r>
      <w:r>
        <w:t>н</w:t>
      </w:r>
      <w:r>
        <w:t>дивидуальным образом на утрату функциональности обществе</w:t>
      </w:r>
      <w:r>
        <w:t>н</w:t>
      </w:r>
      <w:r>
        <w:t>ными институтами, порождают статистику распределения общ</w:t>
      </w:r>
      <w:r>
        <w:t>е</w:t>
      </w:r>
      <w:r>
        <w:t xml:space="preserve">ства по одним и тем же </w:t>
      </w:r>
      <w:r w:rsidRPr="00223AAE">
        <w:t>—</w:t>
      </w:r>
      <w:r>
        <w:t xml:space="preserve"> </w:t>
      </w:r>
      <w:r w:rsidRPr="00890699">
        <w:rPr>
          <w:i/>
        </w:rPr>
        <w:t>не зависящим от исторических о</w:t>
      </w:r>
      <w:r w:rsidRPr="00890699">
        <w:rPr>
          <w:i/>
        </w:rPr>
        <w:t>б</w:t>
      </w:r>
      <w:r w:rsidRPr="00890699">
        <w:rPr>
          <w:i/>
        </w:rPr>
        <w:t>стоятельств —</w:t>
      </w:r>
      <w:r>
        <w:t xml:space="preserve"> разновидностям п</w:t>
      </w:r>
      <w:r>
        <w:t>о</w:t>
      </w:r>
      <w:r>
        <w:t>ведения:</w:t>
      </w:r>
    </w:p>
    <w:p w14:paraId="095E9714" w14:textId="77777777" w:rsidR="00D30B85" w:rsidRDefault="00D30B85" w:rsidP="00F509F0">
      <w:pPr>
        <w:pStyle w:val="ad"/>
        <w:numPr>
          <w:ilvl w:val="0"/>
          <w:numId w:val="39"/>
        </w:numPr>
        <w:ind w:left="397" w:hanging="340"/>
      </w:pPr>
      <w:r>
        <w:t xml:space="preserve">«Прогнуться» под кризис, не противиться ему, выживать в нём, не оказывая антикризисного воздействия на факторы, в которых выражается кризис и которые порождают кризисные явления. Их позиция: «мы люди маленькие </w:t>
      </w:r>
      <w:r w:rsidRPr="00223AAE">
        <w:t>—</w:t>
      </w:r>
      <w:r>
        <w:t xml:space="preserve"> от нас ничего не зависит», «моя хата с краю», «а что я могу поделать?» и т.п. </w:t>
      </w:r>
      <w:r w:rsidRPr="00AE3385">
        <w:rPr>
          <w:i/>
        </w:rPr>
        <w:t xml:space="preserve">(если кризис — агрессия врагов, то быстрее сдаться в плен и пойти в услужение </w:t>
      </w:r>
      <w:r>
        <w:rPr>
          <w:i/>
        </w:rPr>
        <w:t xml:space="preserve">к </w:t>
      </w:r>
      <w:r w:rsidRPr="00AE3385">
        <w:rPr>
          <w:i/>
        </w:rPr>
        <w:t>агрессору</w:t>
      </w:r>
      <w:r>
        <w:rPr>
          <w:i/>
        </w:rPr>
        <w:t>, но никак не в партиз</w:t>
      </w:r>
      <w:r>
        <w:rPr>
          <w:i/>
        </w:rPr>
        <w:t>а</w:t>
      </w:r>
      <w:r>
        <w:rPr>
          <w:i/>
        </w:rPr>
        <w:t>ны</w:t>
      </w:r>
      <w:r w:rsidRPr="00AE3385">
        <w:rPr>
          <w:i/>
        </w:rPr>
        <w:t xml:space="preserve">; если у агрессора </w:t>
      </w:r>
      <w:r>
        <w:rPr>
          <w:i/>
        </w:rPr>
        <w:t xml:space="preserve">тоже </w:t>
      </w:r>
      <w:r w:rsidRPr="00AE3385">
        <w:rPr>
          <w:i/>
        </w:rPr>
        <w:t>возникнет кризис, то опять п</w:t>
      </w:r>
      <w:r w:rsidRPr="00AE3385">
        <w:rPr>
          <w:i/>
        </w:rPr>
        <w:t>е</w:t>
      </w:r>
      <w:r w:rsidRPr="00AE3385">
        <w:rPr>
          <w:i/>
        </w:rPr>
        <w:t>реметнуться на сторону кого-то другого; если кризис вну</w:t>
      </w:r>
      <w:r w:rsidRPr="00AE3385">
        <w:rPr>
          <w:i/>
        </w:rPr>
        <w:t>т</w:t>
      </w:r>
      <w:r w:rsidRPr="00AE3385">
        <w:rPr>
          <w:i/>
        </w:rPr>
        <w:t xml:space="preserve">ренний, то стать объектом политики, «этнографическим сырьём» для тех, кто делает политику, — </w:t>
      </w:r>
      <w:r>
        <w:rPr>
          <w:i/>
        </w:rPr>
        <w:t>т.е. быть хол</w:t>
      </w:r>
      <w:r>
        <w:rPr>
          <w:i/>
        </w:rPr>
        <w:t>о</w:t>
      </w:r>
      <w:r>
        <w:rPr>
          <w:i/>
        </w:rPr>
        <w:t xml:space="preserve">пом, </w:t>
      </w:r>
      <w:r w:rsidRPr="00AE3385">
        <w:rPr>
          <w:i/>
        </w:rPr>
        <w:t xml:space="preserve">невольником и заложником </w:t>
      </w:r>
      <w:r>
        <w:rPr>
          <w:i/>
        </w:rPr>
        <w:t xml:space="preserve">заправил </w:t>
      </w:r>
      <w:r w:rsidRPr="00AE3385">
        <w:rPr>
          <w:i/>
        </w:rPr>
        <w:t>полит</w:t>
      </w:r>
      <w:r w:rsidRPr="00AE3385">
        <w:rPr>
          <w:i/>
        </w:rPr>
        <w:t>и</w:t>
      </w:r>
      <w:r w:rsidRPr="00AE3385">
        <w:rPr>
          <w:i/>
        </w:rPr>
        <w:t>ки)</w:t>
      </w:r>
      <w:r>
        <w:t>.</w:t>
      </w:r>
    </w:p>
    <w:p w14:paraId="0CD69576" w14:textId="45726780" w:rsidR="00D30B85" w:rsidRPr="005E6BEC" w:rsidRDefault="00D30B85" w:rsidP="00F509F0">
      <w:pPr>
        <w:pStyle w:val="ad"/>
        <w:numPr>
          <w:ilvl w:val="0"/>
          <w:numId w:val="39"/>
        </w:numPr>
        <w:ind w:left="397" w:hanging="340"/>
      </w:pPr>
      <w:r>
        <w:t>Сбежать из переживающего кризис общества в н</w:t>
      </w:r>
      <w:r>
        <w:t>е</w:t>
      </w:r>
      <w:r>
        <w:t>заселённые земли или в другое общество, где, как представляется, криз</w:t>
      </w:r>
      <w:r>
        <w:t>и</w:t>
      </w:r>
      <w:r>
        <w:t>са нет, чтобы жить там «нормально», «по-человечески», как это понимается на основе «само собой разумения», обусло</w:t>
      </w:r>
      <w:r>
        <w:t>в</w:t>
      </w:r>
      <w:r>
        <w:t>ленного культурой, в которой вырос индивид, и не осозн</w:t>
      </w:r>
      <w:r>
        <w:t>а</w:t>
      </w:r>
      <w:r>
        <w:t xml:space="preserve">ваемыми порывами души к чему-то лучшему, чем есть </w:t>
      </w:r>
      <w:r>
        <w:lastRenderedPageBreak/>
        <w:t xml:space="preserve">вокруг </w:t>
      </w:r>
      <w:r w:rsidRPr="003229DA">
        <w:rPr>
          <w:i/>
        </w:rPr>
        <w:t>(таковы все эмигранты из «старого света» в «новый» в п</w:t>
      </w:r>
      <w:r w:rsidRPr="003229DA">
        <w:rPr>
          <w:i/>
        </w:rPr>
        <w:t>е</w:t>
      </w:r>
      <w:r w:rsidRPr="003229DA">
        <w:rPr>
          <w:i/>
        </w:rPr>
        <w:t xml:space="preserve">риод становления </w:t>
      </w:r>
      <w:r>
        <w:rPr>
          <w:i/>
        </w:rPr>
        <w:t xml:space="preserve">и формирования </w:t>
      </w:r>
      <w:r w:rsidRPr="003229DA">
        <w:rPr>
          <w:i/>
        </w:rPr>
        <w:t xml:space="preserve">обществ </w:t>
      </w:r>
      <w:r>
        <w:rPr>
          <w:i/>
        </w:rPr>
        <w:t xml:space="preserve">нынешних </w:t>
      </w:r>
      <w:r w:rsidRPr="003229DA">
        <w:rPr>
          <w:i/>
        </w:rPr>
        <w:t xml:space="preserve">США и Канады; таковы же </w:t>
      </w:r>
      <w:r>
        <w:rPr>
          <w:i/>
        </w:rPr>
        <w:t xml:space="preserve">и </w:t>
      </w:r>
      <w:r w:rsidRPr="003229DA">
        <w:rPr>
          <w:i/>
        </w:rPr>
        <w:t>казаки в первом поколении</w:t>
      </w:r>
      <w:r w:rsidRPr="00D30B85">
        <w:rPr>
          <w:vertAlign w:val="superscript"/>
        </w:rPr>
        <w:t>[CCLXVI]</w:t>
      </w:r>
      <w:r w:rsidRPr="003229DA">
        <w:rPr>
          <w:i/>
        </w:rPr>
        <w:t>).</w:t>
      </w:r>
    </w:p>
    <w:p w14:paraId="1F309661" w14:textId="0DAE60D8" w:rsidR="00D30B85" w:rsidRDefault="00D30B85" w:rsidP="00F509F0">
      <w:pPr>
        <w:pStyle w:val="ad"/>
        <w:numPr>
          <w:ilvl w:val="0"/>
          <w:numId w:val="39"/>
        </w:numPr>
        <w:ind w:left="397" w:hanging="340"/>
      </w:pPr>
      <w:r>
        <w:t>Остаться в переживающем кризис обществе и, активно зл</w:t>
      </w:r>
      <w:r>
        <w:t>о</w:t>
      </w:r>
      <w:r>
        <w:t xml:space="preserve">употребляя своими навыками в потоке кризисных явлений, как минимум </w:t>
      </w:r>
      <w:r w:rsidRPr="00223AAE">
        <w:t>—</w:t>
      </w:r>
      <w:r>
        <w:t xml:space="preserve"> выживать самому «по способностям», а как максимум </w:t>
      </w:r>
      <w:r w:rsidRPr="00223AAE">
        <w:t>—</w:t>
      </w:r>
      <w:r>
        <w:t xml:space="preserve"> завоёвывать в обществе такое положение, при котором кризисные явления индивида не очень-то и затраг</w:t>
      </w:r>
      <w:r>
        <w:t>и</w:t>
      </w:r>
      <w:r>
        <w:t xml:space="preserve">вают </w:t>
      </w:r>
      <w:r w:rsidRPr="003229DA">
        <w:rPr>
          <w:i/>
        </w:rPr>
        <w:t>(кто не смог этого сделать в годы перестройки и р</w:t>
      </w:r>
      <w:r w:rsidRPr="003229DA">
        <w:rPr>
          <w:i/>
        </w:rPr>
        <w:t>е</w:t>
      </w:r>
      <w:r w:rsidRPr="003229DA">
        <w:rPr>
          <w:i/>
        </w:rPr>
        <w:t>форм, — стали и продолжают становиться бомжами, после чего погибают во множестве в этом качестве; кто</w:t>
      </w:r>
      <w:r>
        <w:rPr>
          <w:i/>
        </w:rPr>
        <w:t xml:space="preserve"> преуспел </w:t>
      </w:r>
      <w:r w:rsidRPr="003229DA">
        <w:rPr>
          <w:i/>
        </w:rPr>
        <w:t>— стали «новыми русскими», изрядная доля которых вошла в “элиту” постсоветской Россионии и на основе своей нахр</w:t>
      </w:r>
      <w:r w:rsidRPr="003229DA">
        <w:rPr>
          <w:i/>
        </w:rPr>
        <w:t>а</w:t>
      </w:r>
      <w:r w:rsidRPr="003229DA">
        <w:rPr>
          <w:i/>
        </w:rPr>
        <w:t xml:space="preserve">пистости заняла в ней многие </w:t>
      </w:r>
      <w:r>
        <w:rPr>
          <w:i/>
        </w:rPr>
        <w:t xml:space="preserve">важные </w:t>
      </w:r>
      <w:r w:rsidRPr="003229DA">
        <w:rPr>
          <w:i/>
        </w:rPr>
        <w:t>позиции</w:t>
      </w:r>
      <w:r>
        <w:rPr>
          <w:i/>
        </w:rPr>
        <w:t xml:space="preserve">; ну а прочие </w:t>
      </w:r>
      <w:r w:rsidRPr="000A4352">
        <w:rPr>
          <w:i/>
        </w:rPr>
        <w:t>—</w:t>
      </w:r>
      <w:r>
        <w:rPr>
          <w:i/>
        </w:rPr>
        <w:t xml:space="preserve"> влачат существование «по способности» в пределах во</w:t>
      </w:r>
      <w:r>
        <w:rPr>
          <w:i/>
        </w:rPr>
        <w:t>з</w:t>
      </w:r>
      <w:r>
        <w:rPr>
          <w:i/>
        </w:rPr>
        <w:t>можностей, формируемых вредительско-идиотской полит</w:t>
      </w:r>
      <w:r>
        <w:rPr>
          <w:i/>
        </w:rPr>
        <w:t>и</w:t>
      </w:r>
      <w:r>
        <w:rPr>
          <w:i/>
        </w:rPr>
        <w:t>кой “элиты”</w:t>
      </w:r>
      <w:r w:rsidRPr="003229DA">
        <w:rPr>
          <w:i/>
        </w:rPr>
        <w:t>)</w:t>
      </w:r>
      <w:r w:rsidRPr="00D30B85">
        <w:rPr>
          <w:vertAlign w:val="superscript"/>
        </w:rPr>
        <w:t>[CCLXVII]</w:t>
      </w:r>
      <w:r w:rsidRPr="003229DA">
        <w:t>.</w:t>
      </w:r>
      <w:r>
        <w:t xml:space="preserve"> </w:t>
      </w:r>
    </w:p>
    <w:p w14:paraId="2605B7CB" w14:textId="77777777" w:rsidR="00D30B85" w:rsidRDefault="00D30B85" w:rsidP="00F509F0">
      <w:pPr>
        <w:pStyle w:val="af3"/>
      </w:pPr>
      <w:r>
        <w:t>В одном из «хвостов распределения» при неспособности противостоять кризису с приемлемым по их собственным оце</w:t>
      </w:r>
      <w:r>
        <w:t>н</w:t>
      </w:r>
      <w:r>
        <w:t>кам результатам этот способ реакции на кризис приводит инд</w:t>
      </w:r>
      <w:r>
        <w:t>и</w:t>
      </w:r>
      <w:r>
        <w:t>вида к тому, что он:</w:t>
      </w:r>
    </w:p>
    <w:p w14:paraId="4468B532" w14:textId="77777777" w:rsidR="00D30B85" w:rsidRDefault="00D30B85" w:rsidP="00F509F0">
      <w:pPr>
        <w:pStyle w:val="2"/>
        <w:numPr>
          <w:ilvl w:val="0"/>
          <w:numId w:val="25"/>
        </w:numPr>
        <w:ind w:left="624" w:hanging="227"/>
      </w:pPr>
      <w:r>
        <w:t xml:space="preserve">как способ решения всех проблем </w:t>
      </w:r>
      <w:r w:rsidRPr="00223AAE">
        <w:t>—</w:t>
      </w:r>
      <w:r>
        <w:t xml:space="preserve"> избирает самоубийс</w:t>
      </w:r>
      <w:r>
        <w:t>т</w:t>
      </w:r>
      <w:r>
        <w:t>во, осуществляемое в той или иной форме: от скоротечного (в петлю либо с крыши и т.п.), до затяжного на пути дегр</w:t>
      </w:r>
      <w:r>
        <w:t>а</w:t>
      </w:r>
      <w:r>
        <w:t>дации («пьют от безпросветности в жи</w:t>
      </w:r>
      <w:r>
        <w:t>з</w:t>
      </w:r>
      <w:r>
        <w:t>ни»);</w:t>
      </w:r>
    </w:p>
    <w:p w14:paraId="7FFC1FD1" w14:textId="77777777" w:rsidR="00D30B85" w:rsidRPr="00AE3385" w:rsidRDefault="00D30B85" w:rsidP="00F509F0">
      <w:pPr>
        <w:pStyle w:val="2"/>
        <w:numPr>
          <w:ilvl w:val="0"/>
          <w:numId w:val="25"/>
        </w:numPr>
        <w:ind w:left="624" w:hanging="227"/>
      </w:pPr>
      <w:r>
        <w:t>либо начинает мстить всему миру, подчас «оправдывая» себя некой идейностью, представля</w:t>
      </w:r>
      <w:r>
        <w:t>ю</w:t>
      </w:r>
      <w:r>
        <w:t>щейся ему «высокой» (таковы подавляющее большинство террористов и иных уголовных о</w:t>
      </w:r>
      <w:r>
        <w:t>т</w:t>
      </w:r>
      <w:r>
        <w:t>морозков).</w:t>
      </w:r>
    </w:p>
    <w:p w14:paraId="065DA145" w14:textId="62F28AC8" w:rsidR="00D30B85" w:rsidRPr="00AE3385" w:rsidRDefault="00D30B85" w:rsidP="00F509F0">
      <w:pPr>
        <w:pStyle w:val="ad"/>
        <w:numPr>
          <w:ilvl w:val="0"/>
          <w:numId w:val="39"/>
        </w:numPr>
      </w:pPr>
      <w:r>
        <w:t>Целенаправленно работать на поддержание и во</w:t>
      </w:r>
      <w:r>
        <w:t>с</w:t>
      </w:r>
      <w:r>
        <w:t xml:space="preserve">становление функциональности ранее сложившихся общественных </w:t>
      </w:r>
      <w:r w:rsidRPr="00167BD5">
        <w:rPr>
          <w:i/>
        </w:rPr>
        <w:t>инст</w:t>
      </w:r>
      <w:r w:rsidRPr="00167BD5">
        <w:rPr>
          <w:i/>
        </w:rPr>
        <w:t>и</w:t>
      </w:r>
      <w:r w:rsidRPr="00167BD5">
        <w:rPr>
          <w:i/>
        </w:rPr>
        <w:t>тутов (причины этого могут быть разные: собственный эгоизм, поскольку исторически сложившиеся институты обеспечивают приемлемый социальный статус и качество жизни; непонимание потребностей развития собственного общества и интересов внешнеполитических и глобально-поли</w:t>
      </w:r>
      <w:r>
        <w:rPr>
          <w:i/>
        </w:rPr>
        <w:softHyphen/>
      </w:r>
      <w:r w:rsidRPr="00167BD5">
        <w:rPr>
          <w:i/>
        </w:rPr>
        <w:t>ти</w:t>
      </w:r>
      <w:r>
        <w:rPr>
          <w:i/>
        </w:rPr>
        <w:softHyphen/>
      </w:r>
      <w:r w:rsidRPr="00167BD5">
        <w:rPr>
          <w:i/>
        </w:rPr>
        <w:t>ческих сил в отношении него; а так же и стремление во</w:t>
      </w:r>
      <w:r w:rsidRPr="00167BD5">
        <w:rPr>
          <w:i/>
        </w:rPr>
        <w:t>с</w:t>
      </w:r>
      <w:r w:rsidRPr="00167BD5">
        <w:rPr>
          <w:i/>
        </w:rPr>
        <w:t>произвести в настоящем идеализированное и мифологизир</w:t>
      </w:r>
      <w:r w:rsidRPr="00167BD5">
        <w:rPr>
          <w:i/>
        </w:rPr>
        <w:t>о</w:t>
      </w:r>
      <w:r w:rsidRPr="00167BD5">
        <w:rPr>
          <w:i/>
        </w:rPr>
        <w:t>ванное далёкое пр</w:t>
      </w:r>
      <w:r w:rsidRPr="00167BD5">
        <w:rPr>
          <w:i/>
        </w:rPr>
        <w:t>о</w:t>
      </w:r>
      <w:r w:rsidRPr="00167BD5">
        <w:rPr>
          <w:i/>
        </w:rPr>
        <w:t>шлое</w:t>
      </w:r>
      <w:r w:rsidRPr="00D30B85">
        <w:rPr>
          <w:vertAlign w:val="superscript"/>
        </w:rPr>
        <w:t>[CCLXVIII]</w:t>
      </w:r>
      <w:r w:rsidRPr="00167BD5">
        <w:rPr>
          <w:i/>
        </w:rPr>
        <w:t>)</w:t>
      </w:r>
      <w:r w:rsidRPr="003229DA">
        <w:t>.</w:t>
      </w:r>
    </w:p>
    <w:p w14:paraId="51008FC9" w14:textId="163150B4" w:rsidR="00D30B85" w:rsidRPr="008F3BC3" w:rsidRDefault="00D30B85" w:rsidP="00F509F0">
      <w:pPr>
        <w:pStyle w:val="ad"/>
        <w:numPr>
          <w:ilvl w:val="0"/>
          <w:numId w:val="39"/>
        </w:numPr>
      </w:pPr>
      <w:r>
        <w:lastRenderedPageBreak/>
        <w:t>Целенаправленно работать на создание дееспособных общес</w:t>
      </w:r>
      <w:r>
        <w:t>т</w:t>
      </w:r>
      <w:r>
        <w:t>венных институтов, альтернативных исторически сложи</w:t>
      </w:r>
      <w:r>
        <w:t>в</w:t>
      </w:r>
      <w:r>
        <w:t xml:space="preserve">шимся </w:t>
      </w:r>
      <w:r w:rsidRPr="00167BD5">
        <w:rPr>
          <w:i/>
        </w:rPr>
        <w:t>(в этом может реализовываться либо адекватное Промыслу понимание потребностей общественного разв</w:t>
      </w:r>
      <w:r w:rsidRPr="00167BD5">
        <w:rPr>
          <w:i/>
        </w:rPr>
        <w:t>и</w:t>
      </w:r>
      <w:r w:rsidRPr="00167BD5">
        <w:rPr>
          <w:i/>
        </w:rPr>
        <w:t>тия</w:t>
      </w:r>
      <w:r w:rsidRPr="00D30B85">
        <w:rPr>
          <w:vertAlign w:val="superscript"/>
        </w:rPr>
        <w:t>[CCLXIX]</w:t>
      </w:r>
      <w:r w:rsidRPr="00167BD5">
        <w:rPr>
          <w:i/>
        </w:rPr>
        <w:t>; либо зависть к образу жи</w:t>
      </w:r>
      <w:r w:rsidRPr="00167BD5">
        <w:rPr>
          <w:i/>
        </w:rPr>
        <w:softHyphen/>
        <w:t>з</w:t>
      </w:r>
      <w:r w:rsidRPr="00167BD5">
        <w:rPr>
          <w:i/>
        </w:rPr>
        <w:softHyphen/>
        <w:t>ни зарубежных обществ и тупое желание воспроизвести его в своей стране вне завис</w:t>
      </w:r>
      <w:r w:rsidRPr="00167BD5">
        <w:rPr>
          <w:i/>
        </w:rPr>
        <w:t>и</w:t>
      </w:r>
      <w:r w:rsidRPr="00167BD5">
        <w:rPr>
          <w:i/>
        </w:rPr>
        <w:t>мости от того, сформировался ли объект зависти в русле Промысла, либо в области попущения Б</w:t>
      </w:r>
      <w:r w:rsidRPr="00167BD5">
        <w:rPr>
          <w:i/>
        </w:rPr>
        <w:t>о</w:t>
      </w:r>
      <w:r w:rsidRPr="00167BD5">
        <w:rPr>
          <w:i/>
        </w:rPr>
        <w:t>жиего)</w:t>
      </w:r>
      <w:r>
        <w:t>.</w:t>
      </w:r>
    </w:p>
    <w:p w14:paraId="1D98E2F2" w14:textId="77777777" w:rsidR="00D30B85" w:rsidRDefault="00D30B85" w:rsidP="00873ABF">
      <w:pPr>
        <w:pStyle w:val="PlainText"/>
      </w:pPr>
      <w:r>
        <w:t>Первые три типа реакции не требуют ничего кроме эгоизма, способного даже переступить через инстинкт самосохранения. Четвёртый и пятый, хотя и могут быть не свободны от эгои</w:t>
      </w:r>
      <w:r>
        <w:t>з</w:t>
      </w:r>
      <w:r>
        <w:t xml:space="preserve">ма, но всё же требуют: </w:t>
      </w:r>
    </w:p>
    <w:p w14:paraId="0D4717FD" w14:textId="77777777" w:rsidR="00D30B85" w:rsidRDefault="00D30B85" w:rsidP="00F509F0">
      <w:pPr>
        <w:pStyle w:val="a3"/>
        <w:numPr>
          <w:ilvl w:val="0"/>
          <w:numId w:val="20"/>
        </w:numPr>
        <w:ind w:left="397" w:hanging="227"/>
      </w:pPr>
      <w:r>
        <w:t>некоего осознания социальности, т.е. наличия в психике и</w:t>
      </w:r>
      <w:r>
        <w:t>н</w:t>
      </w:r>
      <w:r>
        <w:t>дивида идей, выражающих:</w:t>
      </w:r>
    </w:p>
    <w:p w14:paraId="7B6FEF9E" w14:textId="77777777" w:rsidR="00D30B85" w:rsidRDefault="00D30B85" w:rsidP="00F509F0">
      <w:pPr>
        <w:pStyle w:val="2"/>
        <w:numPr>
          <w:ilvl w:val="0"/>
          <w:numId w:val="25"/>
        </w:numPr>
        <w:ind w:left="624" w:hanging="227"/>
      </w:pPr>
      <w:r w:rsidRPr="0041719D">
        <w:t>общес</w:t>
      </w:r>
      <w:r>
        <w:softHyphen/>
      </w:r>
      <w:r w:rsidRPr="0041719D">
        <w:t>т</w:t>
      </w:r>
      <w:r>
        <w:softHyphen/>
      </w:r>
      <w:r w:rsidRPr="0041719D">
        <w:t>вен</w:t>
      </w:r>
      <w:r>
        <w:softHyphen/>
      </w:r>
      <w:r w:rsidRPr="0041719D">
        <w:t xml:space="preserve">ный характер </w:t>
      </w:r>
      <w:r>
        <w:t xml:space="preserve">жизни </w:t>
      </w:r>
      <w:r w:rsidRPr="0041719D">
        <w:t>человека как биологическ</w:t>
      </w:r>
      <w:r w:rsidRPr="0041719D">
        <w:t>о</w:t>
      </w:r>
      <w:r w:rsidRPr="0041719D">
        <w:t>го вида</w:t>
      </w:r>
      <w:r>
        <w:t xml:space="preserve"> и носителя культуры</w:t>
      </w:r>
    </w:p>
    <w:p w14:paraId="10486EC5" w14:textId="77777777" w:rsidR="00D30B85" w:rsidRDefault="00D30B85" w:rsidP="00F509F0">
      <w:pPr>
        <w:pStyle w:val="2"/>
        <w:numPr>
          <w:ilvl w:val="0"/>
          <w:numId w:val="25"/>
        </w:numPr>
        <w:ind w:left="624" w:hanging="227"/>
      </w:pPr>
      <w:r>
        <w:t>и потреб</w:t>
      </w:r>
      <w:r>
        <w:softHyphen/>
        <w:t>ность в организации жизни общества как социал</w:t>
      </w:r>
      <w:r>
        <w:t>ь</w:t>
      </w:r>
      <w:r>
        <w:t xml:space="preserve">ного организма; </w:t>
      </w:r>
    </w:p>
    <w:p w14:paraId="45CE4479" w14:textId="5B76BDEA" w:rsidR="00D30B85" w:rsidRDefault="00D30B85" w:rsidP="00F509F0">
      <w:pPr>
        <w:pStyle w:val="a3"/>
        <w:numPr>
          <w:ilvl w:val="0"/>
          <w:numId w:val="20"/>
        </w:numPr>
        <w:ind w:left="397" w:hanging="227"/>
      </w:pPr>
      <w:r>
        <w:t>нравственной готовности работать не только на с</w:t>
      </w:r>
      <w:r>
        <w:t>е</w:t>
      </w:r>
      <w:r>
        <w:t>бя (подчас и самоотверженно</w:t>
      </w:r>
      <w:r w:rsidRPr="00D30B85">
        <w:rPr>
          <w:vertAlign w:val="superscript"/>
        </w:rPr>
        <w:t>[CCLXX]</w:t>
      </w:r>
      <w:r>
        <w:t>), но и на других (даже в случае тупой з</w:t>
      </w:r>
      <w:r>
        <w:t>а</w:t>
      </w:r>
      <w:r>
        <w:t>висти к тому, как живёт зар</w:t>
      </w:r>
      <w:r>
        <w:t>у</w:t>
      </w:r>
      <w:r>
        <w:t>бежье).</w:t>
      </w:r>
    </w:p>
    <w:p w14:paraId="1525A5AF" w14:textId="77777777" w:rsidR="00D30B85" w:rsidRDefault="00D30B85" w:rsidP="00873ABF">
      <w:pPr>
        <w:pStyle w:val="PlainText"/>
      </w:pPr>
      <w:r>
        <w:t xml:space="preserve">Будут ли идеи и нравственная готовность </w:t>
      </w:r>
      <w:r w:rsidRPr="00167BD5">
        <w:rPr>
          <w:i/>
        </w:rPr>
        <w:t>работать не на себя</w:t>
      </w:r>
      <w:r>
        <w:t xml:space="preserve"> воплощаться в жизнь на основе воли индивида либо на основе одержимости и подвластности его стадно-стайным инстинктам, </w:t>
      </w:r>
      <w:r w:rsidRPr="00223AAE">
        <w:t>—</w:t>
      </w:r>
      <w:r>
        <w:t xml:space="preserve"> это вопрос иного п</w:t>
      </w:r>
      <w:r>
        <w:t>о</w:t>
      </w:r>
      <w:r>
        <w:t>рядка.</w:t>
      </w:r>
    </w:p>
    <w:p w14:paraId="6051E83D" w14:textId="77777777" w:rsidR="00D30B85" w:rsidRDefault="00D30B85" w:rsidP="00F509F0">
      <w:pPr>
        <w:pStyle w:val="ab"/>
      </w:pPr>
      <w:r w:rsidRPr="00223AAE">
        <w:t>————————</w:t>
      </w:r>
    </w:p>
    <w:p w14:paraId="414758CE" w14:textId="77777777" w:rsidR="00D30B85" w:rsidRPr="00AF1937" w:rsidRDefault="00D30B85" w:rsidP="00873ABF">
      <w:pPr>
        <w:pStyle w:val="PlainText"/>
        <w:rPr>
          <w:b/>
        </w:rPr>
      </w:pPr>
      <w:r w:rsidRPr="00AF1937">
        <w:rPr>
          <w:b/>
        </w:rPr>
        <w:t>Об “элите” на Руси.</w:t>
      </w:r>
    </w:p>
    <w:p w14:paraId="6926BF35" w14:textId="22A8C10A" w:rsidR="00D30B85" w:rsidRDefault="00D30B85" w:rsidP="00873ABF">
      <w:pPr>
        <w:pStyle w:val="PlainText"/>
      </w:pPr>
      <w:r>
        <w:t xml:space="preserve">Одна из основ толпо-“элитаризма” </w:t>
      </w:r>
      <w:r w:rsidRPr="00223AAE">
        <w:t>—</w:t>
      </w:r>
      <w:r>
        <w:t xml:space="preserve"> н</w:t>
      </w:r>
      <w:r>
        <w:t>е</w:t>
      </w:r>
      <w:r>
        <w:t xml:space="preserve">развитость </w:t>
      </w:r>
      <w:r w:rsidRPr="00A04A5F">
        <w:rPr>
          <w:i/>
        </w:rPr>
        <w:t>осознания социальности у большинства населения, соответствующего предназначению человека</w:t>
      </w:r>
      <w:r w:rsidRPr="00D30B85">
        <w:rPr>
          <w:i/>
          <w:vertAlign w:val="superscript"/>
        </w:rPr>
        <w:t>[CCLXXI]</w:t>
      </w:r>
      <w:r w:rsidRPr="00A04A5F">
        <w:rPr>
          <w:i/>
        </w:rPr>
        <w:t>:</w:t>
      </w:r>
      <w:r>
        <w:t xml:space="preserve"> быть наместником Божьим на Зе</w:t>
      </w:r>
      <w:r>
        <w:t>м</w:t>
      </w:r>
      <w:r>
        <w:t>ле, что требует достижения в личностном развитии всеми человечн</w:t>
      </w:r>
      <w:r>
        <w:t>о</w:t>
      </w:r>
      <w:r>
        <w:t xml:space="preserve">го типа строя психики, и как следствие </w:t>
      </w:r>
      <w:r w:rsidRPr="00223AAE">
        <w:t>—</w:t>
      </w:r>
      <w:r>
        <w:t xml:space="preserve"> исключает толпо-“элитаризм”. В этой неразвитости осознания социал</w:t>
      </w:r>
      <w:r>
        <w:t>ь</w:t>
      </w:r>
      <w:r>
        <w:t>ности лежит и причина того, что во всех процессах преодоления кризисов то</w:t>
      </w:r>
      <w:r>
        <w:t>л</w:t>
      </w:r>
      <w:r>
        <w:t xml:space="preserve">по-“элитаризма” </w:t>
      </w:r>
      <w:r w:rsidRPr="00223AAE">
        <w:t>—</w:t>
      </w:r>
      <w:r>
        <w:t xml:space="preserve"> </w:t>
      </w:r>
      <w:r w:rsidRPr="00A04A5F">
        <w:rPr>
          <w:i/>
        </w:rPr>
        <w:t>н</w:t>
      </w:r>
      <w:r w:rsidRPr="00A04A5F">
        <w:rPr>
          <w:i/>
        </w:rPr>
        <w:t>о</w:t>
      </w:r>
      <w:r w:rsidRPr="00A04A5F">
        <w:rPr>
          <w:i/>
        </w:rPr>
        <w:t>вая послекризисная “элита” формируется большей частью на основе третьего типа поведения в сочетании с пятым</w:t>
      </w:r>
      <w:r>
        <w:t>.</w:t>
      </w:r>
    </w:p>
    <w:p w14:paraId="0E82556F" w14:textId="77777777" w:rsidR="00D30B85" w:rsidRDefault="00D30B85" w:rsidP="00873ABF">
      <w:pPr>
        <w:pStyle w:val="PlainText"/>
      </w:pPr>
      <w:r>
        <w:t xml:space="preserve">В такого рода процессах формирования послекризисной </w:t>
      </w:r>
      <w:r>
        <w:lastRenderedPageBreak/>
        <w:t>“эл</w:t>
      </w:r>
      <w:r>
        <w:t>и</w:t>
      </w:r>
      <w:r>
        <w:t>ты” роль, определяющую качество после</w:t>
      </w:r>
      <w:r>
        <w:t>к</w:t>
      </w:r>
      <w:r>
        <w:t>ризисной жизни, играет пятый тип поведения. Характер этой определяющей роли об</w:t>
      </w:r>
      <w:r>
        <w:t>у</w:t>
      </w:r>
      <w:r>
        <w:t>словлен тем, что в пятом типе повед</w:t>
      </w:r>
      <w:r>
        <w:t>е</w:t>
      </w:r>
      <w:r>
        <w:t xml:space="preserve">ния может выражаться: </w:t>
      </w:r>
    </w:p>
    <w:p w14:paraId="39143C7F" w14:textId="77777777" w:rsidR="00D30B85" w:rsidRDefault="00D30B85" w:rsidP="00F509F0">
      <w:pPr>
        <w:pStyle w:val="a3"/>
        <w:numPr>
          <w:ilvl w:val="0"/>
          <w:numId w:val="20"/>
        </w:numPr>
        <w:ind w:left="397" w:hanging="227"/>
      </w:pPr>
      <w:r>
        <w:t xml:space="preserve">подражание зарубежному идеалу </w:t>
      </w:r>
      <w:r w:rsidRPr="00A04A5F">
        <w:rPr>
          <w:i/>
        </w:rPr>
        <w:t>в</w:t>
      </w:r>
      <w:r>
        <w:t xml:space="preserve"> </w:t>
      </w:r>
      <w:r w:rsidRPr="00A04A5F">
        <w:rPr>
          <w:i/>
        </w:rPr>
        <w:t>автономном режиме</w:t>
      </w:r>
      <w:r>
        <w:t xml:space="preserve"> без сколь-нибудь значимого кураторства извне и собственного адекватного понимания вну</w:t>
      </w:r>
      <w:r>
        <w:t>т</w:t>
      </w:r>
      <w:r>
        <w:t xml:space="preserve">ренней сути объекта подражания и сути проблем своего общества; </w:t>
      </w:r>
    </w:p>
    <w:p w14:paraId="58619E51" w14:textId="77777777" w:rsidR="00D30B85" w:rsidRDefault="00D30B85" w:rsidP="00F509F0">
      <w:pPr>
        <w:pStyle w:val="a3"/>
        <w:numPr>
          <w:ilvl w:val="0"/>
          <w:numId w:val="20"/>
        </w:numPr>
        <w:ind w:left="397" w:hanging="227"/>
      </w:pPr>
      <w:r>
        <w:t>более или менее эффективная собственная концептуальная властность;</w:t>
      </w:r>
    </w:p>
    <w:p w14:paraId="34035C86" w14:textId="77777777" w:rsidR="00D30B85" w:rsidRDefault="00D30B85" w:rsidP="00F509F0">
      <w:pPr>
        <w:pStyle w:val="a3"/>
        <w:numPr>
          <w:ilvl w:val="0"/>
          <w:numId w:val="20"/>
        </w:numPr>
        <w:ind w:left="397" w:hanging="227"/>
      </w:pPr>
      <w:r>
        <w:t>кураторство извне, осуществляемое исполнительной периф</w:t>
      </w:r>
      <w:r>
        <w:t>е</w:t>
      </w:r>
      <w:r>
        <w:t xml:space="preserve">рией концептуальной власти, </w:t>
      </w:r>
      <w:r w:rsidRPr="00223AAE">
        <w:t>—</w:t>
      </w:r>
      <w:r>
        <w:t xml:space="preserve"> внешней по отношению к этому обществу.</w:t>
      </w:r>
    </w:p>
    <w:p w14:paraId="00014505" w14:textId="76D296A0" w:rsidR="00D30B85" w:rsidRDefault="00D30B85" w:rsidP="00873ABF">
      <w:pPr>
        <w:pStyle w:val="PlainText"/>
      </w:pPr>
      <w:r w:rsidRPr="00AF1937">
        <w:rPr>
          <w:b/>
        </w:rPr>
        <w:t>Два последних варианта — в случае их успеха — подраз</w:t>
      </w:r>
      <w:r w:rsidRPr="00AF1937">
        <w:rPr>
          <w:b/>
        </w:rPr>
        <w:t>у</w:t>
      </w:r>
      <w:r w:rsidRPr="00AF1937">
        <w:rPr>
          <w:b/>
        </w:rPr>
        <w:t>мевают подчинение формирующейся послекризисной “эл</w:t>
      </w:r>
      <w:r w:rsidRPr="00AF1937">
        <w:rPr>
          <w:b/>
        </w:rPr>
        <w:t>и</w:t>
      </w:r>
      <w:r w:rsidRPr="00AF1937">
        <w:rPr>
          <w:b/>
        </w:rPr>
        <w:t xml:space="preserve">ты” определённой концепции послекризисного управления, </w:t>
      </w:r>
      <w:r>
        <w:t xml:space="preserve">путём формирования в составе “элиты” по существу мафиозных группировок и </w:t>
      </w:r>
      <w:r w:rsidRPr="00A04A5F">
        <w:rPr>
          <w:i/>
        </w:rPr>
        <w:t>селекции претендентов в “элиту”,</w:t>
      </w:r>
      <w:r>
        <w:t xml:space="preserve"> осуществля</w:t>
      </w:r>
      <w:r>
        <w:t>е</w:t>
      </w:r>
      <w:r>
        <w:t>мой как путём продвижения признаваемых «достойными» на о</w:t>
      </w:r>
      <w:r>
        <w:t>с</w:t>
      </w:r>
      <w:r>
        <w:t>нове мафиозной поддержки, так и путём подавления признава</w:t>
      </w:r>
      <w:r>
        <w:t>е</w:t>
      </w:r>
      <w:r>
        <w:t>мых «недостойными» кандидатов вплоть до их физического уни</w:t>
      </w:r>
      <w:r>
        <w:t>ч</w:t>
      </w:r>
      <w:r>
        <w:t>тож</w:t>
      </w:r>
      <w:r>
        <w:t>е</w:t>
      </w:r>
      <w:r>
        <w:t>ния</w:t>
      </w:r>
      <w:r w:rsidRPr="00D30B85">
        <w:rPr>
          <w:vertAlign w:val="superscript"/>
        </w:rPr>
        <w:t>[CCLXXII]</w:t>
      </w:r>
      <w:r>
        <w:t xml:space="preserve">. </w:t>
      </w:r>
    </w:p>
    <w:p w14:paraId="4BC1771B" w14:textId="77777777" w:rsidR="00D30B85" w:rsidRDefault="00D30B85" w:rsidP="00C50FE4">
      <w:pPr>
        <w:pStyle w:val="a7"/>
      </w:pPr>
      <w:r>
        <w:t>Т.е. оба эти варианта предполагают служение послекризи</w:t>
      </w:r>
      <w:r>
        <w:t>с</w:t>
      </w:r>
      <w:r>
        <w:t xml:space="preserve">ной “элиты” некой идее цивилизационного строительства и соответственно </w:t>
      </w:r>
      <w:r w:rsidRPr="00223AAE">
        <w:t>—</w:t>
      </w:r>
      <w:r>
        <w:t xml:space="preserve"> предоставление “элитарного” статуса именно за </w:t>
      </w:r>
      <w:r w:rsidRPr="00991B72">
        <w:rPr>
          <w:i/>
        </w:rPr>
        <w:t>это служение идее цивилизационного строител</w:t>
      </w:r>
      <w:r w:rsidRPr="00991B72">
        <w:rPr>
          <w:i/>
        </w:rPr>
        <w:t>ь</w:t>
      </w:r>
      <w:r w:rsidRPr="00991B72">
        <w:rPr>
          <w:i/>
        </w:rPr>
        <w:t>ства</w:t>
      </w:r>
      <w:r>
        <w:t>.</w:t>
      </w:r>
    </w:p>
    <w:p w14:paraId="580319AE" w14:textId="77777777" w:rsidR="00D30B85" w:rsidRDefault="00D30B85" w:rsidP="00873ABF">
      <w:pPr>
        <w:pStyle w:val="PlainText"/>
      </w:pPr>
      <w:r>
        <w:t>В случае же неуспеха любой из двух последних вариантов п</w:t>
      </w:r>
      <w:r>
        <w:t>я</w:t>
      </w:r>
      <w:r>
        <w:t xml:space="preserve">того типа поведения вырождается в первый вариант пятого типа, в результате чего послекризисная “элита” формируется в процессе борьбы всех против всех </w:t>
      </w:r>
      <w:r w:rsidRPr="0061610D">
        <w:rPr>
          <w:i/>
        </w:rPr>
        <w:t>(т.е. на основе третьего типа повед</w:t>
      </w:r>
      <w:r w:rsidRPr="0061610D">
        <w:rPr>
          <w:i/>
        </w:rPr>
        <w:t>е</w:t>
      </w:r>
      <w:r w:rsidRPr="0061610D">
        <w:rPr>
          <w:i/>
        </w:rPr>
        <w:t>ния: остаться в переживающем кризис обществе и, активно зл</w:t>
      </w:r>
      <w:r w:rsidRPr="0061610D">
        <w:rPr>
          <w:i/>
        </w:rPr>
        <w:t>о</w:t>
      </w:r>
      <w:r w:rsidRPr="0061610D">
        <w:rPr>
          <w:i/>
        </w:rPr>
        <w:t>употребляя своими навыками в потоке кризисных явлений, как минимум — выживать самому «по способностям», а как макс</w:t>
      </w:r>
      <w:r w:rsidRPr="0061610D">
        <w:rPr>
          <w:i/>
        </w:rPr>
        <w:t>и</w:t>
      </w:r>
      <w:r w:rsidRPr="0061610D">
        <w:rPr>
          <w:i/>
        </w:rPr>
        <w:t>мум — завоёвывать в общ</w:t>
      </w:r>
      <w:r w:rsidRPr="0061610D">
        <w:rPr>
          <w:i/>
        </w:rPr>
        <w:t>е</w:t>
      </w:r>
      <w:r w:rsidRPr="0061610D">
        <w:rPr>
          <w:i/>
        </w:rPr>
        <w:t>стве такое положение, при котором кризисные явления индивида не очень-то и затрагивают).</w:t>
      </w:r>
      <w:r>
        <w:t xml:space="preserve"> “Эл</w:t>
      </w:r>
      <w:r>
        <w:t>и</w:t>
      </w:r>
      <w:r>
        <w:t>тарно” мафиозные группировки, которые возникают в этой бор</w:t>
      </w:r>
      <w:r>
        <w:t>ь</w:t>
      </w:r>
      <w:r>
        <w:t>бе, не я</w:t>
      </w:r>
      <w:r>
        <w:t>в</w:t>
      </w:r>
      <w:r>
        <w:t xml:space="preserve">ляются проводниками в политику каких бы то ни было идей цивилизационного строительства, хотя </w:t>
      </w:r>
      <w:r>
        <w:lastRenderedPageBreak/>
        <w:t>могут прикрываться ими, паразитируя на них. Причина этого в том, что они формир</w:t>
      </w:r>
      <w:r>
        <w:t>у</w:t>
      </w:r>
      <w:r>
        <w:t xml:space="preserve">ются на основе принципа “элитаризации” </w:t>
      </w:r>
      <w:r w:rsidRPr="00330821">
        <w:rPr>
          <w:i/>
        </w:rPr>
        <w:t>«мы лучше, чем они и п</w:t>
      </w:r>
      <w:r w:rsidRPr="00330821">
        <w:rPr>
          <w:i/>
        </w:rPr>
        <w:t>о</w:t>
      </w:r>
      <w:r w:rsidRPr="00330821">
        <w:rPr>
          <w:i/>
        </w:rPr>
        <w:t>тому имеем право на то, о чём они не должны даже мечтать и они должны быть нам благодарны, что мы ими правим…».</w:t>
      </w:r>
      <w:r>
        <w:t xml:space="preserve"> В результате послекризисная “эл</w:t>
      </w:r>
      <w:r>
        <w:t>и</w:t>
      </w:r>
      <w:r>
        <w:t xml:space="preserve">та”, </w:t>
      </w:r>
      <w:r w:rsidRPr="00223AAE">
        <w:t>—</w:t>
      </w:r>
      <w:r>
        <w:t xml:space="preserve"> </w:t>
      </w:r>
      <w:r w:rsidRPr="00330821">
        <w:rPr>
          <w:i/>
        </w:rPr>
        <w:t>если кризис завершается её формированием, а не полной и необратимой катастрофой о</w:t>
      </w:r>
      <w:r w:rsidRPr="00330821">
        <w:rPr>
          <w:i/>
        </w:rPr>
        <w:t>б</w:t>
      </w:r>
      <w:r w:rsidRPr="00330821">
        <w:rPr>
          <w:i/>
        </w:rPr>
        <w:t>щества,</w:t>
      </w:r>
      <w:r>
        <w:t xml:space="preserve"> </w:t>
      </w:r>
      <w:r w:rsidRPr="00223AAE">
        <w:t>—</w:t>
      </w:r>
      <w:r>
        <w:t xml:space="preserve"> обретает в обществе власть, но способна ею распор</w:t>
      </w:r>
      <w:r>
        <w:t>я</w:t>
      </w:r>
      <w:r>
        <w:t xml:space="preserve">диться только в режиме </w:t>
      </w:r>
      <w:r w:rsidRPr="00CF2A07">
        <w:rPr>
          <w:i/>
        </w:rPr>
        <w:t>«взяли власть — гуляй всласть!»,</w:t>
      </w:r>
      <w:r>
        <w:t xml:space="preserve"> однако не способна на основе обретённой власти руководить развитием общества в русле какой бы то ни было идеи цив</w:t>
      </w:r>
      <w:r>
        <w:t>и</w:t>
      </w:r>
      <w:r>
        <w:t xml:space="preserve">лизационного строительства, тем более </w:t>
      </w:r>
      <w:r w:rsidRPr="00223AAE">
        <w:t>—</w:t>
      </w:r>
      <w:r>
        <w:t xml:space="preserve"> глобального.</w:t>
      </w:r>
    </w:p>
    <w:p w14:paraId="09FD0BDF" w14:textId="67385093" w:rsidR="00D30B85" w:rsidRDefault="00D30B85" w:rsidP="00C50FE4">
      <w:pPr>
        <w:pStyle w:val="a9"/>
      </w:pPr>
      <w:r>
        <w:t>История толпо-“элитаризма” на Руси такова, что оп</w:t>
      </w:r>
      <w:r>
        <w:t>и</w:t>
      </w:r>
      <w:r>
        <w:t>санный выше тип формирования послекризисной “эл</w:t>
      </w:r>
      <w:r>
        <w:t>и</w:t>
      </w:r>
      <w:r>
        <w:t xml:space="preserve">ты” </w:t>
      </w:r>
      <w:r w:rsidRPr="00223AAE">
        <w:t>—</w:t>
      </w:r>
      <w:r>
        <w:t xml:space="preserve"> для неё единственно наблюдаемый в истории.</w:t>
      </w:r>
      <w:r w:rsidRPr="00540495">
        <w:rPr>
          <w:rStyle w:val="EndnoteReference"/>
        </w:rPr>
        <w:t xml:space="preserve"> </w:t>
      </w:r>
      <w:r w:rsidRPr="00D30B85">
        <w:rPr>
          <w:vertAlign w:val="superscript"/>
        </w:rPr>
        <w:t>[CCLXXIII]</w:t>
      </w:r>
      <w:r>
        <w:t xml:space="preserve"> </w:t>
      </w:r>
    </w:p>
    <w:p w14:paraId="4BBD0D74" w14:textId="3A1239C8" w:rsidR="00D30B85" w:rsidRDefault="00D30B85" w:rsidP="00873ABF">
      <w:pPr>
        <w:pStyle w:val="PlainText"/>
      </w:pPr>
      <w:r>
        <w:t xml:space="preserve">К этой </w:t>
      </w:r>
      <w:r w:rsidRPr="0096148F">
        <w:rPr>
          <w:i/>
        </w:rPr>
        <w:t>мнимой</w:t>
      </w:r>
      <w:r>
        <w:t xml:space="preserve"> загадке истории мы вернёмся позднее. Пока же, не приводя </w:t>
      </w:r>
      <w:r w:rsidRPr="00021E3A">
        <w:rPr>
          <w:i/>
        </w:rPr>
        <w:t>в принципе о</w:t>
      </w:r>
      <w:r w:rsidRPr="00021E3A">
        <w:rPr>
          <w:i/>
        </w:rPr>
        <w:t>б</w:t>
      </w:r>
      <w:r w:rsidRPr="00021E3A">
        <w:rPr>
          <w:i/>
        </w:rPr>
        <w:t>щедоступных</w:t>
      </w:r>
      <w:r w:rsidRPr="00D30B85">
        <w:rPr>
          <w:vertAlign w:val="superscript"/>
        </w:rPr>
        <w:t>[CCLXXIV]</w:t>
      </w:r>
      <w:r>
        <w:t xml:space="preserve"> исторических фактов, просто констатируем (хотя это не «очевидно» для сознания мн</w:t>
      </w:r>
      <w:r>
        <w:t>о</w:t>
      </w:r>
      <w:r>
        <w:t>гих, даже досконально знающих историю России):</w:t>
      </w:r>
    </w:p>
    <w:p w14:paraId="2EB9F1C2" w14:textId="3CFFF737" w:rsidR="00D30B85" w:rsidRDefault="00D30B85" w:rsidP="00873ABF">
      <w:pPr>
        <w:pStyle w:val="PlainText"/>
      </w:pPr>
      <w:r>
        <w:t>Попытки внедрить в отечественную “элиту” идеи цивилизац</w:t>
      </w:r>
      <w:r>
        <w:t>и</w:t>
      </w:r>
      <w:r>
        <w:t xml:space="preserve">онного строительства завершаются отторжением “элитой” любых идей и возвращением её к режиму правления </w:t>
      </w:r>
      <w:r w:rsidRPr="002E6F33">
        <w:rPr>
          <w:i/>
        </w:rPr>
        <w:t>«взяли власть — г</w:t>
      </w:r>
      <w:r w:rsidRPr="002E6F33">
        <w:rPr>
          <w:i/>
        </w:rPr>
        <w:t>у</w:t>
      </w:r>
      <w:r w:rsidRPr="002E6F33">
        <w:rPr>
          <w:i/>
        </w:rPr>
        <w:t>ляй всласть!»:</w:t>
      </w:r>
      <w:r>
        <w:t xml:space="preserve"> за правлением Ивана Грозного, которого начали травить ещё при жизни, последовала смута, учинённая “элитой”; «птенцы гнезда Петрова» занялись казнокрадством ещё при ж</w:t>
      </w:r>
      <w:r>
        <w:t>и</w:t>
      </w:r>
      <w:r>
        <w:t>вом Петре </w:t>
      </w:r>
      <w:r>
        <w:rPr>
          <w:lang w:val="en-US"/>
        </w:rPr>
        <w:t>I</w:t>
      </w:r>
      <w:r>
        <w:t xml:space="preserve">, а после его ухода </w:t>
      </w:r>
      <w:r w:rsidRPr="00223AAE">
        <w:t>—</w:t>
      </w:r>
      <w:r>
        <w:t xml:space="preserve"> вообще «разгулялись»; Павла</w:t>
      </w:r>
      <w:r>
        <w:rPr>
          <w:lang w:val="en-US"/>
        </w:rPr>
        <w:t> I</w:t>
      </w:r>
      <w:r>
        <w:t xml:space="preserve"> убили сразу же, как только почувствовали, что у него за душой есть какие-то идеи цивилизационного стро</w:t>
      </w:r>
      <w:r>
        <w:softHyphen/>
        <w:t>ительства, прежде, чем он начал их воплощать в жизнь; ещё раньше точно так же убили императора Петра </w:t>
      </w:r>
      <w:r>
        <w:rPr>
          <w:lang w:val="en-US"/>
        </w:rPr>
        <w:t>III</w:t>
      </w:r>
      <w:r>
        <w:t>, сразу же как он начал императорскими ук</w:t>
      </w:r>
      <w:r>
        <w:t>а</w:t>
      </w:r>
      <w:r>
        <w:t>зами ограничивать произвол барства</w:t>
      </w:r>
      <w:r w:rsidRPr="00D30B85">
        <w:rPr>
          <w:vertAlign w:val="superscript"/>
        </w:rPr>
        <w:t>[CCLXXV]</w:t>
      </w:r>
      <w:r>
        <w:t>; и обоих посмертно оклев</w:t>
      </w:r>
      <w:r>
        <w:t>е</w:t>
      </w:r>
      <w:r>
        <w:t>тали; марксистско-троцкистская “элита” тоже забыла об идейн</w:t>
      </w:r>
      <w:r>
        <w:t>о</w:t>
      </w:r>
      <w:r>
        <w:t xml:space="preserve">сти и впала в режим «взяли власть </w:t>
      </w:r>
      <w:r w:rsidRPr="00223AAE">
        <w:t>—</w:t>
      </w:r>
      <w:r>
        <w:t xml:space="preserve"> гуляй всласть!», чем и со</w:t>
      </w:r>
      <w:r>
        <w:t>з</w:t>
      </w:r>
      <w:r>
        <w:t>дала предпосылки к её идейному разгрому и физическому уни</w:t>
      </w:r>
      <w:r>
        <w:t>ч</w:t>
      </w:r>
      <w:r>
        <w:t>тожению «в годы сталинских репрессий»; “элиты” послестали</w:t>
      </w:r>
      <w:r>
        <w:t>н</w:t>
      </w:r>
      <w:r>
        <w:t>ских времён отличились и продолжают отличаться на этом же п</w:t>
      </w:r>
      <w:r>
        <w:t>о</w:t>
      </w:r>
      <w:r>
        <w:t xml:space="preserve">прище «взяли власть </w:t>
      </w:r>
      <w:r w:rsidRPr="00223AAE">
        <w:t>—</w:t>
      </w:r>
      <w:r>
        <w:t xml:space="preserve"> гуляй всласть!».</w:t>
      </w:r>
    </w:p>
    <w:p w14:paraId="2E7C786B" w14:textId="322A3FED" w:rsidR="00D30B85" w:rsidRDefault="00D30B85" w:rsidP="00873ABF">
      <w:pPr>
        <w:pStyle w:val="PlainText"/>
      </w:pPr>
      <w:r>
        <w:lastRenderedPageBreak/>
        <w:t xml:space="preserve">Но принципы </w:t>
      </w:r>
      <w:r w:rsidRPr="0096148F">
        <w:rPr>
          <w:i/>
        </w:rPr>
        <w:t>«взяли власть — гуляй всласть!», «мы лучше, чем они и потому имеем пр</w:t>
      </w:r>
      <w:r w:rsidRPr="0096148F">
        <w:rPr>
          <w:i/>
        </w:rPr>
        <w:t>а</w:t>
      </w:r>
      <w:r w:rsidRPr="0096148F">
        <w:rPr>
          <w:i/>
        </w:rPr>
        <w:t>во…»,</w:t>
      </w:r>
      <w:r>
        <w:t xml:space="preserve"> препятствуя воплощению в жизнь каких бы то ни было идей цивилизационного строительс</w:t>
      </w:r>
      <w:r>
        <w:t>т</w:t>
      </w:r>
      <w:r>
        <w:t>ва, приводят к тому, что с момента стабилизации любого после</w:t>
      </w:r>
      <w:r>
        <w:t>к</w:t>
      </w:r>
      <w:r>
        <w:t>ризисного “элитарного” режима он же сам и взращивает потенц</w:t>
      </w:r>
      <w:r>
        <w:t>и</w:t>
      </w:r>
      <w:r>
        <w:t>ал очередного кризиса, который неизбежно последует в будущем. В прошлом этот процесс взращивания потенциала очередного кризиса продолжался несколько столетий. Но в наши дни всле</w:t>
      </w:r>
      <w:r>
        <w:t>д</w:t>
      </w:r>
      <w:r>
        <w:t>ствие изменения соотношения эталонных частот биологического и социального времени</w:t>
      </w:r>
      <w:r w:rsidRPr="00D30B85">
        <w:rPr>
          <w:vertAlign w:val="superscript"/>
        </w:rPr>
        <w:t>[CCLXXVI]</w:t>
      </w:r>
      <w:r>
        <w:t xml:space="preserve"> потенциал нового кризиса успешно м</w:t>
      </w:r>
      <w:r>
        <w:t>о</w:t>
      </w:r>
      <w:r>
        <w:t>жет быть взращён “элитой”, не являющейся носительницей или проводником в политику какой бы то ни было идеи цивилизац</w:t>
      </w:r>
      <w:r>
        <w:t>и</w:t>
      </w:r>
      <w:r>
        <w:t>онн</w:t>
      </w:r>
      <w:r>
        <w:t>о</w:t>
      </w:r>
      <w:r>
        <w:t>го строительства, в течение жизни одного поколения.</w:t>
      </w:r>
    </w:p>
    <w:p w14:paraId="78246BA5" w14:textId="77777777" w:rsidR="00D30B85" w:rsidRDefault="00D30B85" w:rsidP="00C50FE4">
      <w:pPr>
        <w:pStyle w:val="a9"/>
      </w:pPr>
      <w:r>
        <w:t>Т.е. “элита” на Руси никогда не властна над своим даже обозримым ближайшим б</w:t>
      </w:r>
      <w:r>
        <w:t>у</w:t>
      </w:r>
      <w:r>
        <w:t>дущим.</w:t>
      </w:r>
    </w:p>
    <w:p w14:paraId="2842A3C9" w14:textId="77777777" w:rsidR="00D30B85" w:rsidRDefault="00D30B85" w:rsidP="00873ABF">
      <w:pPr>
        <w:pStyle w:val="PlainText"/>
      </w:pPr>
      <w:r>
        <w:t>Описанная выше алгоритмика формирования п</w:t>
      </w:r>
      <w:r>
        <w:t>о</w:t>
      </w:r>
      <w:r>
        <w:t>слекризисных “элит” и специфика реализ</w:t>
      </w:r>
      <w:r>
        <w:t>а</w:t>
      </w:r>
      <w:r>
        <w:t>ции её на Руси, обнажает те процессы и их следствия, о которых писал Ф.И.Тютчев (подчёркивания в тексте соответс</w:t>
      </w:r>
      <w:r>
        <w:t>т</w:t>
      </w:r>
      <w:r>
        <w:t>вуют выделенному Ф.И.Тютчевым):</w:t>
      </w:r>
    </w:p>
    <w:p w14:paraId="1F921FD4" w14:textId="7DD5FC87" w:rsidR="00D30B85" w:rsidRDefault="00D30B85" w:rsidP="00873ABF">
      <w:pPr>
        <w:pStyle w:val="a6"/>
        <w:ind w:left="680"/>
      </w:pPr>
      <w:r>
        <w:t>Напрасный труд! Нет, их не враз</w:t>
      </w:r>
      <w:r>
        <w:t>у</w:t>
      </w:r>
      <w:r>
        <w:t>мишь:</w:t>
      </w:r>
      <w:r>
        <w:br/>
        <w:t>Чем либеральней, тем они пошлее;</w:t>
      </w:r>
      <w:r>
        <w:br/>
      </w:r>
      <w:r>
        <w:rPr>
          <w:u w:val="single"/>
        </w:rPr>
        <w:t>Цивилизация</w:t>
      </w:r>
      <w:r>
        <w:t xml:space="preserve"> для них фетиш,</w:t>
      </w:r>
      <w:r>
        <w:br/>
        <w:t xml:space="preserve">Но недоступна им </w:t>
      </w:r>
      <w:r>
        <w:rPr>
          <w:u w:val="single"/>
        </w:rPr>
        <w:t>ея</w:t>
      </w:r>
      <w:r w:rsidRPr="00D30B85">
        <w:rPr>
          <w:i w:val="0"/>
          <w:u w:val="single"/>
          <w:vertAlign w:val="superscript"/>
        </w:rPr>
        <w:t>[CCLXXVII]</w:t>
      </w:r>
      <w:r>
        <w:rPr>
          <w:u w:val="single"/>
        </w:rPr>
        <w:t xml:space="preserve"> идея</w:t>
      </w:r>
      <w:r>
        <w:t>.</w:t>
      </w:r>
    </w:p>
    <w:p w14:paraId="43DBB845" w14:textId="77777777" w:rsidR="00D30B85" w:rsidRDefault="00D30B85" w:rsidP="00873ABF">
      <w:pPr>
        <w:pStyle w:val="a6"/>
        <w:ind w:left="680"/>
      </w:pPr>
      <w:r>
        <w:t>Как перед ней ни гнитесь, господа,</w:t>
      </w:r>
      <w:r>
        <w:br/>
        <w:t>Вам не снискать признанья от Европы:</w:t>
      </w:r>
      <w:r>
        <w:br/>
        <w:t>В её глазах вы будете всегда</w:t>
      </w:r>
      <w:r>
        <w:br/>
        <w:t>Не слуги просв</w:t>
      </w:r>
      <w:r>
        <w:t>е</w:t>
      </w:r>
      <w:r>
        <w:t>щенья, а холопы</w:t>
      </w:r>
    </w:p>
    <w:p w14:paraId="5F390801" w14:textId="77777777" w:rsidR="00D30B85" w:rsidRDefault="00D30B85" w:rsidP="008810A3">
      <w:pPr>
        <w:pStyle w:val="PlainText"/>
        <w:spacing w:before="240"/>
      </w:pPr>
      <w:r>
        <w:t xml:space="preserve">Фетиш </w:t>
      </w:r>
      <w:r w:rsidRPr="00223AAE">
        <w:t>—</w:t>
      </w:r>
      <w:r>
        <w:t xml:space="preserve"> объект поклонения и подражания без понимания сути объекта, целей и последствий поклонения и подражания. Ник</w:t>
      </w:r>
      <w:r>
        <w:t>а</w:t>
      </w:r>
      <w:r>
        <w:t>кая идея цивилизационного строительства на протяжении всей истории толпо-“элитаризма” на Руси действительно не п</w:t>
      </w:r>
      <w:r>
        <w:t>о</w:t>
      </w:r>
      <w:r>
        <w:t>нятна отечественной “эл</w:t>
      </w:r>
      <w:r>
        <w:t>и</w:t>
      </w:r>
      <w:r>
        <w:t xml:space="preserve">те”: </w:t>
      </w:r>
    </w:p>
    <w:p w14:paraId="29F4FF82" w14:textId="77777777" w:rsidR="00D30B85" w:rsidRDefault="00D30B85" w:rsidP="00F509F0">
      <w:pPr>
        <w:pStyle w:val="a3"/>
        <w:numPr>
          <w:ilvl w:val="0"/>
          <w:numId w:val="20"/>
        </w:numPr>
        <w:ind w:left="397" w:hanging="227"/>
      </w:pPr>
      <w:r>
        <w:t xml:space="preserve">Идея библейского проекта </w:t>
      </w:r>
      <w:r w:rsidRPr="00223AAE">
        <w:t>—</w:t>
      </w:r>
      <w:r>
        <w:t xml:space="preserve"> просто непонятна, хотя усто</w:t>
      </w:r>
      <w:r>
        <w:t>й</w:t>
      </w:r>
      <w:r>
        <w:t xml:space="preserve">чивость толпо-“элитаризма” на Западе под его властью </w:t>
      </w:r>
      <w:r>
        <w:lastRenderedPageBreak/>
        <w:t>выз</w:t>
      </w:r>
      <w:r>
        <w:t>ы</w:t>
      </w:r>
      <w:r>
        <w:t>вает у отечественных “элитариев” зависть и желание воспр</w:t>
      </w:r>
      <w:r>
        <w:t>о</w:t>
      </w:r>
      <w:r>
        <w:t>извести тамошнее “вел</w:t>
      </w:r>
      <w:r>
        <w:t>и</w:t>
      </w:r>
      <w:r>
        <w:t xml:space="preserve">колепие” у себя. </w:t>
      </w:r>
    </w:p>
    <w:p w14:paraId="36FADC58" w14:textId="082BDFF4" w:rsidR="00D30B85" w:rsidRDefault="00D30B85" w:rsidP="009D044A">
      <w:pPr>
        <w:pStyle w:val="a3"/>
        <w:widowControl w:val="0"/>
        <w:numPr>
          <w:ilvl w:val="0"/>
          <w:numId w:val="20"/>
        </w:numPr>
        <w:ind w:left="397" w:hanging="227"/>
      </w:pPr>
      <w:r>
        <w:t>А идея Царствия Божиего на Земле кроме того, что непоня</w:t>
      </w:r>
      <w:r>
        <w:t>т</w:t>
      </w:r>
      <w:r>
        <w:t>на, ещё представляется и несбыточной мечтой и ересью, як</w:t>
      </w:r>
      <w:r>
        <w:t>о</w:t>
      </w:r>
      <w:r>
        <w:t>бы не соответствующей «природе человека»</w:t>
      </w:r>
      <w:r w:rsidRPr="00D30B85">
        <w:rPr>
          <w:vertAlign w:val="superscript"/>
        </w:rPr>
        <w:t>[CCLXXVIII]</w:t>
      </w:r>
      <w:r>
        <w:t>.</w:t>
      </w:r>
    </w:p>
    <w:p w14:paraId="50E3E5B3" w14:textId="77777777" w:rsidR="00D30B85" w:rsidRDefault="00D30B85" w:rsidP="00F509F0">
      <w:pPr>
        <w:pStyle w:val="a3"/>
        <w:numPr>
          <w:ilvl w:val="0"/>
          <w:numId w:val="20"/>
        </w:numPr>
        <w:ind w:left="397" w:hanging="227"/>
      </w:pPr>
      <w:r>
        <w:t xml:space="preserve">Единственная понятная им идея </w:t>
      </w:r>
      <w:r w:rsidRPr="00223AAE">
        <w:t>—</w:t>
      </w:r>
      <w:r>
        <w:t xml:space="preserve"> «живи настоящим», «не давай себя обирать, а для этого </w:t>
      </w:r>
      <w:r w:rsidRPr="00223AAE">
        <w:t>—</w:t>
      </w:r>
      <w:r>
        <w:t xml:space="preserve"> обирай других», «пусть р</w:t>
      </w:r>
      <w:r>
        <w:t>а</w:t>
      </w:r>
      <w:r>
        <w:t xml:space="preserve">ботают другие», «не упускай то, что плывёт мимо». Но это </w:t>
      </w:r>
      <w:r w:rsidRPr="00223AAE">
        <w:t>—</w:t>
      </w:r>
      <w:r>
        <w:t xml:space="preserve"> не та идея, на основе которой может быть построена цивил</w:t>
      </w:r>
      <w:r>
        <w:t>и</w:t>
      </w:r>
      <w:r>
        <w:t>зация.</w:t>
      </w:r>
    </w:p>
    <w:p w14:paraId="51EFD3AD" w14:textId="77777777" w:rsidR="00D30B85" w:rsidRDefault="00D30B85" w:rsidP="00873ABF">
      <w:pPr>
        <w:pStyle w:val="PlainText"/>
      </w:pPr>
      <w:r>
        <w:t xml:space="preserve">Вразумлению отечественная “элита” не поддаётся, и потому труд этот </w:t>
      </w:r>
      <w:r w:rsidRPr="00223AAE">
        <w:t>—</w:t>
      </w:r>
      <w:r>
        <w:t xml:space="preserve"> напрасный, поскольку, чтобы войти в процесс вр</w:t>
      </w:r>
      <w:r>
        <w:t>а</w:t>
      </w:r>
      <w:r>
        <w:t>зумления, “элитарию” сначала надо, во-первых, отказаться от с</w:t>
      </w:r>
      <w:r>
        <w:t>а</w:t>
      </w:r>
      <w:r>
        <w:t xml:space="preserve">мооценок «мы </w:t>
      </w:r>
      <w:r w:rsidRPr="00223AAE">
        <w:t>—</w:t>
      </w:r>
      <w:r>
        <w:t xml:space="preserve"> лу</w:t>
      </w:r>
      <w:r>
        <w:t>ч</w:t>
      </w:r>
      <w:r>
        <w:t>ше, чем они, у нас в общем-то всё хорошо, а если что и не так, то это мелочи, мало что значащие в жизни: си</w:t>
      </w:r>
      <w:r>
        <w:t>с</w:t>
      </w:r>
      <w:r>
        <w:t>тема ведь работает…»; а во-вторых, протрезветь от опьянения к</w:t>
      </w:r>
      <w:r>
        <w:t>а</w:t>
      </w:r>
      <w:r>
        <w:t>ким бы то ни было зарубежным “великолепием”. А задумчивость об этой проблематике в условиях “элитарного” благополучия н</w:t>
      </w:r>
      <w:r>
        <w:t>и</w:t>
      </w:r>
      <w:r>
        <w:t>чем не стимул</w:t>
      </w:r>
      <w:r>
        <w:t>и</w:t>
      </w:r>
      <w:r>
        <w:t>руется.</w:t>
      </w:r>
    </w:p>
    <w:p w14:paraId="789870E8" w14:textId="77777777" w:rsidR="00D30B85" w:rsidRDefault="00D30B85" w:rsidP="00F509F0">
      <w:pPr>
        <w:pStyle w:val="ab"/>
      </w:pPr>
      <w:r w:rsidRPr="00223AAE">
        <w:t>————————</w:t>
      </w:r>
    </w:p>
    <w:p w14:paraId="0B30650D" w14:textId="77777777" w:rsidR="00D30B85" w:rsidRDefault="00D30B85" w:rsidP="00873ABF">
      <w:pPr>
        <w:pStyle w:val="PlainText"/>
      </w:pPr>
      <w:r>
        <w:t xml:space="preserve">В отличие от отечественной, “элиты” государств Европы и </w:t>
      </w:r>
      <w:r w:rsidRPr="00C213A4">
        <w:rPr>
          <w:i/>
        </w:rPr>
        <w:t>З</w:t>
      </w:r>
      <w:r w:rsidRPr="00C213A4">
        <w:rPr>
          <w:i/>
        </w:rPr>
        <w:t>а</w:t>
      </w:r>
      <w:r w:rsidRPr="00C213A4">
        <w:rPr>
          <w:i/>
        </w:rPr>
        <w:t>пада в целом</w:t>
      </w:r>
      <w:r>
        <w:t xml:space="preserve"> служат идее цивилизационного строительства в ру</w:t>
      </w:r>
      <w:r>
        <w:t>с</w:t>
      </w:r>
      <w:r>
        <w:t>ле библейского проекта; их действительно «положение обязыв</w:t>
      </w:r>
      <w:r>
        <w:t>а</w:t>
      </w:r>
      <w:r>
        <w:t>ет», поскольку полож</w:t>
      </w:r>
      <w:r>
        <w:t>е</w:t>
      </w:r>
      <w:r>
        <w:t>ние является следствием служения идее цивилизационного строительства, которую западные “элитарии” в большинстве своём тоже не понимают в её полноте, но которой служат, понимая то, во что их посвящают з</w:t>
      </w:r>
      <w:r>
        <w:t>а</w:t>
      </w:r>
      <w:r>
        <w:t>правилы проекта. При этом образ жизни Запада им представляется высшим достижен</w:t>
      </w:r>
      <w:r>
        <w:t>и</w:t>
      </w:r>
      <w:r>
        <w:t xml:space="preserve">ем человечества, а устремлённость в будущее </w:t>
      </w:r>
      <w:r w:rsidRPr="00223AAE">
        <w:t>—</w:t>
      </w:r>
      <w:r>
        <w:t xml:space="preserve"> объективным Добром. В силу этого у них даже не может возникнуть потребн</w:t>
      </w:r>
      <w:r>
        <w:t>о</w:t>
      </w:r>
      <w:r>
        <w:t>сти в поиске альтернативы Западному пути развития глобальной цивилизации, не говоря уж о том, чтобы её выработать и начать продвигать в пра</w:t>
      </w:r>
      <w:r>
        <w:t>к</w:t>
      </w:r>
      <w:r>
        <w:t>тическую политику.</w:t>
      </w:r>
    </w:p>
    <w:p w14:paraId="5AA1656F" w14:textId="0A017FF5" w:rsidR="00D30B85" w:rsidRDefault="00D30B85" w:rsidP="00873ABF">
      <w:pPr>
        <w:pStyle w:val="PlainText"/>
      </w:pPr>
      <w:r>
        <w:t>При этом для них ощутимо то, что “элита” Россионии не сл</w:t>
      </w:r>
      <w:r>
        <w:t>у</w:t>
      </w:r>
      <w:r>
        <w:t>жит и не способна служить ничему, кроме своих «потреблятских» устремлений</w:t>
      </w:r>
      <w:r w:rsidRPr="00D30B85">
        <w:rPr>
          <w:vertAlign w:val="superscript"/>
        </w:rPr>
        <w:t>[CCLXXIX]</w:t>
      </w:r>
      <w:r>
        <w:t>, которые по своему же невежеству и управленч</w:t>
      </w:r>
      <w:r>
        <w:t>е</w:t>
      </w:r>
      <w:r>
        <w:t xml:space="preserve">скому непрофессионализму далеко не всегда способна воплотить в жизнь; а если даже что-то ей и </w:t>
      </w:r>
      <w:r>
        <w:lastRenderedPageBreak/>
        <w:t>удаётся воплотить в жизнь, то она не способна защитить свои достижения. За душой у неё, кр</w:t>
      </w:r>
      <w:r>
        <w:t>о</w:t>
      </w:r>
      <w:r>
        <w:t>ме «потреблятских» устремлений, остаётся только неискоренимая зависть к более успешному Западу, где реализуется какая ни на есть идея цивилизационного строительс</w:t>
      </w:r>
      <w:r>
        <w:t>т</w:t>
      </w:r>
      <w:r>
        <w:t xml:space="preserve">ва. </w:t>
      </w:r>
    </w:p>
    <w:p w14:paraId="7CBD38A0" w14:textId="77777777" w:rsidR="00D30B85" w:rsidRDefault="00D30B85" w:rsidP="00873ABF">
      <w:pPr>
        <w:pStyle w:val="PlainText"/>
      </w:pPr>
      <w:r>
        <w:t>Поэтому отношение в “элитах” Зап</w:t>
      </w:r>
      <w:r>
        <w:t>а</w:t>
      </w:r>
      <w:r>
        <w:t xml:space="preserve">да: </w:t>
      </w:r>
    </w:p>
    <w:p w14:paraId="02324226" w14:textId="77777777" w:rsidR="00D30B85" w:rsidRDefault="00D30B85" w:rsidP="00F509F0">
      <w:pPr>
        <w:pStyle w:val="a3"/>
        <w:numPr>
          <w:ilvl w:val="0"/>
          <w:numId w:val="20"/>
        </w:numPr>
        <w:ind w:left="397" w:hanging="227"/>
      </w:pPr>
      <w:r>
        <w:t xml:space="preserve">к прозападнической части россионской “элиты” </w:t>
      </w:r>
      <w:r w:rsidRPr="00223AAE">
        <w:t>—</w:t>
      </w:r>
      <w:r>
        <w:t xml:space="preserve"> как к св</w:t>
      </w:r>
      <w:r>
        <w:t>о</w:t>
      </w:r>
      <w:r>
        <w:t>им холопам, к тому же безтолковым, неумелым и склонным ко лжи и прочей подлости,</w:t>
      </w:r>
    </w:p>
    <w:p w14:paraId="5D204E32" w14:textId="77777777" w:rsidR="00D30B85" w:rsidRDefault="00D30B85" w:rsidP="00F509F0">
      <w:pPr>
        <w:pStyle w:val="a3"/>
        <w:numPr>
          <w:ilvl w:val="0"/>
          <w:numId w:val="20"/>
        </w:numPr>
        <w:ind w:left="397" w:hanging="227"/>
      </w:pPr>
      <w:r>
        <w:t xml:space="preserve">а к «государственникам» </w:t>
      </w:r>
      <w:r w:rsidRPr="00223AAE">
        <w:t>—</w:t>
      </w:r>
      <w:r>
        <w:t xml:space="preserve"> как к дикарям, которые в силу т</w:t>
      </w:r>
      <w:r>
        <w:t>о</w:t>
      </w:r>
      <w:r>
        <w:t>го, что не видят «очевидных» преимуществ Запада, не подд</w:t>
      </w:r>
      <w:r>
        <w:t>а</w:t>
      </w:r>
      <w:r>
        <w:t xml:space="preserve">ются обучению и дрессировке, </w:t>
      </w:r>
      <w:r w:rsidRPr="00223AAE">
        <w:t>—</w:t>
      </w:r>
      <w:r>
        <w:t xml:space="preserve"> подлежат безжалостному и безпощадному уничт</w:t>
      </w:r>
      <w:r>
        <w:t>о</w:t>
      </w:r>
      <w:r>
        <w:t>жению.</w:t>
      </w:r>
    </w:p>
    <w:p w14:paraId="3B64BC51" w14:textId="77777777" w:rsidR="00D30B85" w:rsidRDefault="00D30B85" w:rsidP="00C50FE4">
      <w:pPr>
        <w:pStyle w:val="a7"/>
      </w:pPr>
      <w:r>
        <w:t>Даже вовлечение отечественных “элитариев” в масонские структуры не приводит к тому, чтобы они стали «нормал</w:t>
      </w:r>
      <w:r>
        <w:t>ь</w:t>
      </w:r>
      <w:r>
        <w:t>ными» (по западным критериям) «братанами», на договорё</w:t>
      </w:r>
      <w:r>
        <w:t>н</w:t>
      </w:r>
      <w:r>
        <w:t xml:space="preserve">ности с которыми и дисциплинированность которых можно положиться: начинают пороть отсебятину в стиле «взяли власть </w:t>
      </w:r>
      <w:r w:rsidRPr="00223AAE">
        <w:t>—</w:t>
      </w:r>
      <w:r>
        <w:t xml:space="preserve"> гуляй всласть», </w:t>
      </w:r>
      <w:r w:rsidRPr="00223AAE">
        <w:t>—</w:t>
      </w:r>
      <w:r>
        <w:t xml:space="preserve"> одно «кидалово» в прошлом и ожидание «кидалова» в буд</w:t>
      </w:r>
      <w:r>
        <w:t>у</w:t>
      </w:r>
      <w:r>
        <w:t xml:space="preserve">щем. </w:t>
      </w:r>
    </w:p>
    <w:p w14:paraId="22994C57" w14:textId="77777777" w:rsidR="00D30B85" w:rsidRDefault="00D30B85" w:rsidP="00C50FE4">
      <w:pPr>
        <w:pStyle w:val="a7"/>
      </w:pPr>
      <w:r>
        <w:t>Не поможет преодолеть этого отторжения россионских “эл</w:t>
      </w:r>
      <w:r>
        <w:t>и</w:t>
      </w:r>
      <w:r>
        <w:t>тариев” “элитариями” Запада и обучение детишек отечес</w:t>
      </w:r>
      <w:r>
        <w:t>т</w:t>
      </w:r>
      <w:r>
        <w:t>венных “элитариев” в западных «Оксбриджах», «Кэмпфо</w:t>
      </w:r>
      <w:r>
        <w:t>р</w:t>
      </w:r>
      <w:r>
        <w:t xml:space="preserve">дах» и «Гарвардах». Причина проста: библейский проект </w:t>
      </w:r>
      <w:r w:rsidRPr="00223AAE">
        <w:t>—</w:t>
      </w:r>
      <w:r>
        <w:t xml:space="preserve"> проект р</w:t>
      </w:r>
      <w:r>
        <w:t>а</w:t>
      </w:r>
      <w:r>
        <w:t>систский…</w:t>
      </w:r>
    </w:p>
    <w:p w14:paraId="6E126212" w14:textId="77777777" w:rsidR="00D30B85" w:rsidRDefault="00D30B85" w:rsidP="00873ABF">
      <w:pPr>
        <w:pStyle w:val="PlainText"/>
      </w:pPr>
      <w:r>
        <w:t xml:space="preserve">Такова отечественная “элита” на протяжении всей истории толпо-“элитаризма” на Руси. </w:t>
      </w:r>
    </w:p>
    <w:p w14:paraId="52493CC8" w14:textId="77777777" w:rsidR="00D30B85" w:rsidRDefault="00D30B85" w:rsidP="00F509F0">
      <w:pPr>
        <w:pStyle w:val="ab"/>
      </w:pPr>
      <w:r w:rsidRPr="00223AAE">
        <w:t>————————</w:t>
      </w:r>
    </w:p>
    <w:p w14:paraId="5EADA264" w14:textId="77777777" w:rsidR="00D30B85" w:rsidRPr="00AF1937" w:rsidRDefault="00D30B85" w:rsidP="00873ABF">
      <w:pPr>
        <w:pStyle w:val="PlainText"/>
        <w:rPr>
          <w:b/>
        </w:rPr>
      </w:pPr>
      <w:r w:rsidRPr="00AF1937">
        <w:rPr>
          <w:b/>
        </w:rPr>
        <w:t xml:space="preserve">Теперь обратимся к знахарству. </w:t>
      </w:r>
    </w:p>
    <w:p w14:paraId="463BB915" w14:textId="3DCECC7C" w:rsidR="00D30B85" w:rsidRDefault="00D30B85" w:rsidP="00873ABF">
      <w:pPr>
        <w:pStyle w:val="PlainText"/>
      </w:pPr>
      <w:r>
        <w:t>Та часть знахарства, которая приняла библейское вероуч</w:t>
      </w:r>
      <w:r>
        <w:t>е</w:t>
      </w:r>
      <w:r>
        <w:t>ние и ритуальщину византийской церкви, вскорости деградировала до такой степени, что н</w:t>
      </w:r>
      <w:r>
        <w:t>е</w:t>
      </w:r>
      <w:r>
        <w:t xml:space="preserve">сколькими веками позднее одной из причин раскола в </w:t>
      </w:r>
      <w:r>
        <w:rPr>
          <w:lang w:val="en-US"/>
        </w:rPr>
        <w:t>XVII</w:t>
      </w:r>
      <w:r>
        <w:t xml:space="preserve"> веке стало неумение попов читать, вследствие ч</w:t>
      </w:r>
      <w:r>
        <w:t>е</w:t>
      </w:r>
      <w:r>
        <w:t>го они просто были не в состоянии перевести церко</w:t>
      </w:r>
      <w:r>
        <w:t>в</w:t>
      </w:r>
      <w:r>
        <w:t>ную службу на книги, которые были отпечатаны в В</w:t>
      </w:r>
      <w:r>
        <w:t>е</w:t>
      </w:r>
      <w:r>
        <w:t>неции</w:t>
      </w:r>
      <w:r w:rsidRPr="00D30B85">
        <w:rPr>
          <w:vertAlign w:val="superscript"/>
        </w:rPr>
        <w:t>[CCLXXX]</w:t>
      </w:r>
      <w:r>
        <w:t xml:space="preserve"> по заказу Никона (тогдашнего патр</w:t>
      </w:r>
      <w:r>
        <w:t>и</w:t>
      </w:r>
      <w:r>
        <w:t xml:space="preserve">арха). </w:t>
      </w:r>
    </w:p>
    <w:p w14:paraId="7C3843E6" w14:textId="77777777" w:rsidR="00D30B85" w:rsidRDefault="00D30B85" w:rsidP="00873ABF">
      <w:pPr>
        <w:pStyle w:val="PlainText"/>
      </w:pPr>
      <w:r>
        <w:lastRenderedPageBreak/>
        <w:t>Перешедшая на конспиративное положение часть знахарства, не принявшая библейские культ и вероучение, сохранившая пр</w:t>
      </w:r>
      <w:r>
        <w:t>и</w:t>
      </w:r>
      <w:r>
        <w:t>верженность различным ветвям докрещенских вероучений, пс</w:t>
      </w:r>
      <w:r>
        <w:t>и</w:t>
      </w:r>
      <w:r>
        <w:t>хофизиологическим и магическим практикам на их основе вкл</w:t>
      </w:r>
      <w:r>
        <w:t>ю</w:t>
      </w:r>
      <w:r>
        <w:t>чает в себя две по</w:t>
      </w:r>
      <w:r>
        <w:t>д</w:t>
      </w:r>
      <w:r>
        <w:t xml:space="preserve">группы: </w:t>
      </w:r>
    </w:p>
    <w:p w14:paraId="1591D6A1" w14:textId="77777777" w:rsidR="00D30B85" w:rsidRDefault="00D30B85" w:rsidP="00F509F0">
      <w:pPr>
        <w:pStyle w:val="a3"/>
        <w:numPr>
          <w:ilvl w:val="0"/>
          <w:numId w:val="20"/>
        </w:numPr>
        <w:ind w:left="397" w:hanging="227"/>
      </w:pPr>
      <w:r>
        <w:t>Одна полностью ушла из политики и занимается на комме</w:t>
      </w:r>
      <w:r>
        <w:t>р</w:t>
      </w:r>
      <w:r>
        <w:t>ческой основе «костоправством» и «бытовой маг</w:t>
      </w:r>
      <w:r>
        <w:t>и</w:t>
      </w:r>
      <w:r>
        <w:t>ей».</w:t>
      </w:r>
    </w:p>
    <w:p w14:paraId="16E38C92" w14:textId="77777777" w:rsidR="00D30B85" w:rsidRDefault="00D30B85" w:rsidP="00F509F0">
      <w:pPr>
        <w:pStyle w:val="a3"/>
        <w:numPr>
          <w:ilvl w:val="0"/>
          <w:numId w:val="20"/>
        </w:numPr>
        <w:ind w:left="397" w:hanging="227"/>
      </w:pPr>
      <w:r>
        <w:t>Вторая продолжает встревать в политику. Политика на Руси после крещения представляет собой коктейль из действий, направленных на осуществление на Руси библейского прое</w:t>
      </w:r>
      <w:r>
        <w:t>к</w:t>
      </w:r>
      <w:r>
        <w:t xml:space="preserve">та, и действий в стиле «наша власть </w:t>
      </w:r>
      <w:r w:rsidRPr="00223AAE">
        <w:t>—</w:t>
      </w:r>
      <w:r>
        <w:t xml:space="preserve"> гуляй всласть!». </w:t>
      </w:r>
    </w:p>
    <w:p w14:paraId="32948BB7" w14:textId="77777777" w:rsidR="00D30B85" w:rsidRDefault="00D30B85" w:rsidP="00873ABF">
      <w:pPr>
        <w:pStyle w:val="PlainText"/>
      </w:pPr>
      <w:r>
        <w:t>Поскольку законспирировавшаяся часть знахарства утратила понимание</w:t>
      </w:r>
      <w:r w:rsidRPr="00F6645D">
        <w:rPr>
          <w:b/>
        </w:rPr>
        <w:t xml:space="preserve"> идеи цивилизационного стро</w:t>
      </w:r>
      <w:r w:rsidRPr="00F6645D">
        <w:rPr>
          <w:b/>
        </w:rPr>
        <w:t>и</w:t>
      </w:r>
      <w:r w:rsidRPr="00F6645D">
        <w:rPr>
          <w:b/>
        </w:rPr>
        <w:t>тельства Руси как царствия Божиего на Земле, с</w:t>
      </w:r>
      <w:r w:rsidRPr="00F6645D">
        <w:rPr>
          <w:b/>
        </w:rPr>
        <w:t>о</w:t>
      </w:r>
      <w:r w:rsidRPr="00F6645D">
        <w:rPr>
          <w:b/>
        </w:rPr>
        <w:t>зидаемого самими людьми в Божьем водительстве</w:t>
      </w:r>
      <w:r>
        <w:t xml:space="preserve"> </w:t>
      </w:r>
      <w:r w:rsidRPr="005A1403">
        <w:rPr>
          <w:i/>
        </w:rPr>
        <w:t>(в этом — главная причина докрещенского кризиса)</w:t>
      </w:r>
      <w:r>
        <w:t>, то противопо</w:t>
      </w:r>
      <w:r>
        <w:t>с</w:t>
      </w:r>
      <w:r>
        <w:t>тавить библейскому проекту что-либо эта часть знаха</w:t>
      </w:r>
      <w:r>
        <w:t>р</w:t>
      </w:r>
      <w:r>
        <w:t>ства не может, прежде всего потому, что:</w:t>
      </w:r>
    </w:p>
    <w:p w14:paraId="07C0BAAF" w14:textId="77777777" w:rsidR="00D30B85" w:rsidRDefault="00D30B85" w:rsidP="00C50FE4">
      <w:pPr>
        <w:pStyle w:val="a7"/>
      </w:pPr>
      <w:r>
        <w:t xml:space="preserve">Библейский толпо-“элитаризм” </w:t>
      </w:r>
      <w:r w:rsidRPr="00223AAE">
        <w:t>—</w:t>
      </w:r>
      <w:r>
        <w:t xml:space="preserve"> самый совершенный то</w:t>
      </w:r>
      <w:r>
        <w:t>л</w:t>
      </w:r>
      <w:r>
        <w:t>по-“элитаризм”, в общем-то легко вбирающий в себя поле</w:t>
      </w:r>
      <w:r>
        <w:t>з</w:t>
      </w:r>
      <w:r>
        <w:t>ные для него наработки других толпо-“элитарных” культур, которые 1) не ориентированы на делание глобальной пол</w:t>
      </w:r>
      <w:r>
        <w:t>и</w:t>
      </w:r>
      <w:r>
        <w:t>тики и 2) имеют менее развитую систему «игр с ненулевой суммой» на всех шести приоритетах обобщённых средств упра</w:t>
      </w:r>
      <w:r>
        <w:t>в</w:t>
      </w:r>
      <w:r>
        <w:t xml:space="preserve">ления / оружия. </w:t>
      </w:r>
    </w:p>
    <w:p w14:paraId="07C67ED4" w14:textId="77777777" w:rsidR="00D30B85" w:rsidRDefault="00D30B85" w:rsidP="00873ABF">
      <w:pPr>
        <w:pStyle w:val="PlainText"/>
      </w:pPr>
      <w:r>
        <w:t xml:space="preserve">И, как было отмечено ранее, </w:t>
      </w:r>
      <w:r w:rsidRPr="003C5D34">
        <w:rPr>
          <w:i/>
        </w:rPr>
        <w:t>«асимметричные решения»</w:t>
      </w:r>
      <w:r>
        <w:t xml:space="preserve"> в этой области не проходят, в силу чего ситуация описывается п</w:t>
      </w:r>
      <w:r>
        <w:t>о</w:t>
      </w:r>
      <w:r>
        <w:t>говоркой</w:t>
      </w:r>
      <w:r w:rsidRPr="003C5D34">
        <w:rPr>
          <w:i/>
        </w:rPr>
        <w:t xml:space="preserve"> «против лома нет при</w:t>
      </w:r>
      <w:r w:rsidRPr="003C5D34">
        <w:rPr>
          <w:i/>
        </w:rPr>
        <w:t>ё</w:t>
      </w:r>
      <w:r w:rsidRPr="003C5D34">
        <w:rPr>
          <w:i/>
        </w:rPr>
        <w:t>ма, акромя другого лома… да и то в умелых руках».</w:t>
      </w:r>
      <w:r>
        <w:t xml:space="preserve"> Т.е. необходима альтернативная концепция глобальной политики, кот</w:t>
      </w:r>
      <w:r>
        <w:t>о</w:t>
      </w:r>
      <w:r>
        <w:t xml:space="preserve">рую эта часть знахарства породить не может. Причина этого в их приверженности тому же принципу </w:t>
      </w:r>
      <w:r w:rsidRPr="00AB0353">
        <w:rPr>
          <w:i/>
        </w:rPr>
        <w:t xml:space="preserve">«мы — лучше, чем они и потому </w:t>
      </w:r>
      <w:r>
        <w:rPr>
          <w:i/>
        </w:rPr>
        <w:t xml:space="preserve">желаем </w:t>
      </w:r>
      <w:r w:rsidRPr="00AB0353">
        <w:rPr>
          <w:i/>
        </w:rPr>
        <w:t xml:space="preserve">не только иметь свой “жирный кусок” на </w:t>
      </w:r>
      <w:r>
        <w:rPr>
          <w:i/>
        </w:rPr>
        <w:t>«</w:t>
      </w:r>
      <w:r w:rsidRPr="00AB0353">
        <w:rPr>
          <w:i/>
        </w:rPr>
        <w:t>празднике жизни</w:t>
      </w:r>
      <w:r>
        <w:rPr>
          <w:i/>
        </w:rPr>
        <w:t>»</w:t>
      </w:r>
      <w:r w:rsidRPr="00AB0353">
        <w:rPr>
          <w:i/>
        </w:rPr>
        <w:t>, но и распределять куски другим»</w:t>
      </w:r>
      <w:r>
        <w:t xml:space="preserve">. </w:t>
      </w:r>
    </w:p>
    <w:p w14:paraId="64FC47C8" w14:textId="77777777" w:rsidR="00D30B85" w:rsidRDefault="00D30B85" w:rsidP="00873ABF">
      <w:pPr>
        <w:pStyle w:val="PlainText"/>
      </w:pPr>
      <w:r>
        <w:t>В региональных масштабах совокупность этих двух факторов лишает их способности погасить власть библейцев на Руси и во</w:t>
      </w:r>
      <w:r>
        <w:t>с</w:t>
      </w:r>
      <w:r>
        <w:t>становить свой контроль над программно-адаптивным модулем.</w:t>
      </w:r>
    </w:p>
    <w:p w14:paraId="3D5AA969" w14:textId="77777777" w:rsidR="00D30B85" w:rsidRDefault="00D30B85" w:rsidP="00873ABF">
      <w:pPr>
        <w:pStyle w:val="PlainText"/>
      </w:pPr>
      <w:r>
        <w:t xml:space="preserve">Тем не менее в деятельность программно-адаптивного модуля </w:t>
      </w:r>
      <w:r>
        <w:lastRenderedPageBreak/>
        <w:t>они встревают, поскольку имеется и своя периферия, проника</w:t>
      </w:r>
      <w:r>
        <w:t>ю</w:t>
      </w:r>
      <w:r>
        <w:t>щая во все ключевые сферы жизни общества (в том числе и в РПЦ), и не утрачены навыки матрично-эгрегориального управл</w:t>
      </w:r>
      <w:r>
        <w:t>е</w:t>
      </w:r>
      <w:r>
        <w:t>ния. Однако та степень влияния на работу программно-адап</w:t>
      </w:r>
      <w:r>
        <w:softHyphen/>
        <w:t>тив</w:t>
      </w:r>
      <w:r>
        <w:softHyphen/>
        <w:t>ного модуля, которая ими достигается, весьма далека от их во</w:t>
      </w:r>
      <w:r>
        <w:t>ж</w:t>
      </w:r>
      <w:r>
        <w:t>делений. Отсюда накопленная за многие века озлобле</w:t>
      </w:r>
      <w:r>
        <w:t>н</w:t>
      </w:r>
      <w:r>
        <w:t xml:space="preserve">ность и досада: </w:t>
      </w:r>
    </w:p>
    <w:p w14:paraId="5A21EE3F" w14:textId="77777777" w:rsidR="00D30B85" w:rsidRDefault="00D30B85" w:rsidP="00F509F0">
      <w:pPr>
        <w:pStyle w:val="a3"/>
        <w:numPr>
          <w:ilvl w:val="0"/>
          <w:numId w:val="20"/>
        </w:numPr>
        <w:ind w:left="397" w:hanging="227"/>
      </w:pPr>
      <w:r>
        <w:t>и на “элиту”, которая не внемлет им (но тут уж ничего не п</w:t>
      </w:r>
      <w:r>
        <w:t>о</w:t>
      </w:r>
      <w:r>
        <w:t>делаешь: необучаемость “элиты” на Руси</w:t>
      </w:r>
      <w:r w:rsidRPr="00223AAE">
        <w:t xml:space="preserve"> </w:t>
      </w:r>
      <w:r>
        <w:t xml:space="preserve">и её способность только к реализации принципа «наша власть </w:t>
      </w:r>
      <w:r w:rsidRPr="00223AAE">
        <w:t>—</w:t>
      </w:r>
      <w:r>
        <w:t xml:space="preserve"> гуляем всласть!» </w:t>
      </w:r>
      <w:r w:rsidRPr="00223AAE">
        <w:t>—</w:t>
      </w:r>
      <w:r>
        <w:t xml:space="preserve"> её системное и неискоренимое свойство, явля</w:t>
      </w:r>
      <w:r>
        <w:t>ю</w:t>
      </w:r>
      <w:r>
        <w:t>щееся одним из способов защиты Руси от воцарения в общ</w:t>
      </w:r>
      <w:r>
        <w:t>е</w:t>
      </w:r>
      <w:r>
        <w:t>стве толпо-“элитаризма”, устойчивого в преемственности п</w:t>
      </w:r>
      <w:r>
        <w:t>о</w:t>
      </w:r>
      <w:r>
        <w:t xml:space="preserve">колений), </w:t>
      </w:r>
    </w:p>
    <w:p w14:paraId="62BDBD34" w14:textId="77777777" w:rsidR="00D30B85" w:rsidRPr="00AB0353" w:rsidRDefault="00D30B85" w:rsidP="00F509F0">
      <w:pPr>
        <w:pStyle w:val="a3"/>
        <w:numPr>
          <w:ilvl w:val="0"/>
          <w:numId w:val="20"/>
        </w:numPr>
        <w:ind w:left="397" w:hanging="227"/>
        <w:rPr>
          <w:i/>
        </w:rPr>
      </w:pPr>
      <w:r>
        <w:t xml:space="preserve">и на простонародье, которое в </w:t>
      </w:r>
      <w:smartTag w:uri="urn:schemas-microsoft-com:office:smarttags" w:element="metricconverter">
        <w:smartTagPr>
          <w:attr w:name="ProductID" w:val="989 г"/>
        </w:smartTagPr>
        <w:r>
          <w:t>989 г</w:t>
        </w:r>
      </w:smartTag>
      <w:r>
        <w:t>. и в первые годы после крещения не поддержало их выступлений против крестит</w:t>
      </w:r>
      <w:r>
        <w:t>е</w:t>
      </w:r>
      <w:r>
        <w:t>лей, после чего живёт под властью послекрещенской неосп</w:t>
      </w:r>
      <w:r>
        <w:t>о</w:t>
      </w:r>
      <w:r>
        <w:t xml:space="preserve">римо дурной “элиты”, </w:t>
      </w:r>
      <w:r w:rsidRPr="00AB0353">
        <w:rPr>
          <w:i/>
        </w:rPr>
        <w:t>в общем-то не противясь ей.</w:t>
      </w:r>
    </w:p>
    <w:p w14:paraId="24105753" w14:textId="77777777" w:rsidR="00D30B85" w:rsidRDefault="00D30B85" w:rsidP="00F509F0">
      <w:pPr>
        <w:pStyle w:val="ab"/>
      </w:pPr>
      <w:r w:rsidRPr="00223AAE">
        <w:t>————————</w:t>
      </w:r>
    </w:p>
    <w:p w14:paraId="21F2C00E" w14:textId="77777777" w:rsidR="00D30B85" w:rsidRPr="00AF1937" w:rsidRDefault="00D30B85" w:rsidP="00873ABF">
      <w:pPr>
        <w:pStyle w:val="PlainText"/>
        <w:rPr>
          <w:b/>
        </w:rPr>
      </w:pPr>
      <w:r w:rsidRPr="00AF1937">
        <w:rPr>
          <w:b/>
        </w:rPr>
        <w:t>О простонародье.</w:t>
      </w:r>
    </w:p>
    <w:p w14:paraId="78BE95B3" w14:textId="77777777" w:rsidR="00D30B85" w:rsidRDefault="00D30B85" w:rsidP="00873ABF">
      <w:pPr>
        <w:pStyle w:val="PlainText"/>
      </w:pPr>
      <w:r>
        <w:t>Начнём с обширной цитаты из классики:</w:t>
      </w:r>
    </w:p>
    <w:p w14:paraId="4281F235" w14:textId="77777777" w:rsidR="00D30B85" w:rsidRDefault="00D30B85" w:rsidP="00F509F0">
      <w:pPr>
        <w:pStyle w:val="a5"/>
      </w:pPr>
      <w:r>
        <w:t>«Голос остановился. Лакейский тенор и выверт песни лаке</w:t>
      </w:r>
      <w:r>
        <w:t>й</w:t>
      </w:r>
      <w:r>
        <w:t xml:space="preserve">ский. Другой, женский уже голос вдруг произнёс ласкательно и как бы робко, но с большим однако жеманством. </w:t>
      </w:r>
    </w:p>
    <w:p w14:paraId="0E35B09A" w14:textId="77777777" w:rsidR="00D30B85" w:rsidRDefault="00D30B85" w:rsidP="00F509F0">
      <w:pPr>
        <w:pStyle w:val="a5"/>
      </w:pPr>
      <w:r w:rsidRPr="00223AAE">
        <w:t>—</w:t>
      </w:r>
      <w:r>
        <w:t xml:space="preserve"> Что вы к нам долго не ходите, Павел Фед</w:t>
      </w:r>
      <w:r>
        <w:t>о</w:t>
      </w:r>
      <w:r>
        <w:t xml:space="preserve">рович, что вы нас всё презираете? </w:t>
      </w:r>
    </w:p>
    <w:p w14:paraId="3CC4B327" w14:textId="77777777" w:rsidR="00D30B85" w:rsidRDefault="00D30B85" w:rsidP="00F509F0">
      <w:pPr>
        <w:pStyle w:val="a5"/>
      </w:pPr>
      <w:r w:rsidRPr="00223AAE">
        <w:t>—</w:t>
      </w:r>
      <w:r>
        <w:t xml:space="preserve"> Ничего-с, — ответил мужской голос, хотя и вежливо, но прежде всего с настойчивым и твёрдым достоинством. Видимо преобладал мужчина, а заи</w:t>
      </w:r>
      <w:r>
        <w:t>г</w:t>
      </w:r>
      <w:r>
        <w:t>рывала женщина. “Мужчина — это, кажется, Смердяков”, подумал Алёша, “по крайней мере по г</w:t>
      </w:r>
      <w:r>
        <w:t>о</w:t>
      </w:r>
      <w:r>
        <w:t>лосу, а дама, это верно хозяйки здешнего домика дочь, к</w:t>
      </w:r>
      <w:r>
        <w:t>о</w:t>
      </w:r>
      <w:r>
        <w:t>торая из Москвы приехала, платье со шлейфом носит и за супом к Марфе Игнат</w:t>
      </w:r>
      <w:r>
        <w:t>ь</w:t>
      </w:r>
      <w:r>
        <w:t xml:space="preserve">евне ходит...” </w:t>
      </w:r>
    </w:p>
    <w:p w14:paraId="6119A347" w14:textId="77777777" w:rsidR="00D30B85" w:rsidRDefault="00D30B85" w:rsidP="00F509F0">
      <w:pPr>
        <w:pStyle w:val="a5"/>
      </w:pPr>
      <w:r>
        <w:t>— Ужасно я всякий стих люблю, если складно, — продо</w:t>
      </w:r>
      <w:r>
        <w:t>л</w:t>
      </w:r>
      <w:r>
        <w:t>жал женский голос. — Что вы не пр</w:t>
      </w:r>
      <w:r>
        <w:t>о</w:t>
      </w:r>
      <w:r>
        <w:t xml:space="preserve">должаете? — Голос запел снова: </w:t>
      </w:r>
    </w:p>
    <w:p w14:paraId="2F99B8E7" w14:textId="77777777" w:rsidR="00D30B85" w:rsidRDefault="00D30B85" w:rsidP="00F509F0">
      <w:pPr>
        <w:pStyle w:val="a5"/>
        <w:spacing w:before="240"/>
      </w:pPr>
      <w:r>
        <w:t xml:space="preserve">        Царская корона</w:t>
      </w:r>
    </w:p>
    <w:p w14:paraId="37575527" w14:textId="77777777" w:rsidR="00D30B85" w:rsidRDefault="00D30B85" w:rsidP="00F509F0">
      <w:pPr>
        <w:pStyle w:val="a5"/>
      </w:pPr>
      <w:r>
        <w:t xml:space="preserve">        Была бы моя милая здорова</w:t>
      </w:r>
    </w:p>
    <w:p w14:paraId="2C6A8DD7" w14:textId="77777777" w:rsidR="00D30B85" w:rsidRDefault="00D30B85" w:rsidP="00F509F0">
      <w:pPr>
        <w:pStyle w:val="a5"/>
      </w:pPr>
      <w:r>
        <w:lastRenderedPageBreak/>
        <w:t xml:space="preserve">        Господи пом-и-илуй</w:t>
      </w:r>
    </w:p>
    <w:p w14:paraId="0ED02E53" w14:textId="77777777" w:rsidR="00D30B85" w:rsidRDefault="00D30B85" w:rsidP="00F509F0">
      <w:pPr>
        <w:pStyle w:val="a5"/>
      </w:pPr>
      <w:r>
        <w:t xml:space="preserve">        Её и меня!</w:t>
      </w:r>
    </w:p>
    <w:p w14:paraId="638DE8FD" w14:textId="77777777" w:rsidR="00D30B85" w:rsidRDefault="00D30B85" w:rsidP="00F509F0">
      <w:pPr>
        <w:pStyle w:val="a5"/>
      </w:pPr>
      <w:r>
        <w:t xml:space="preserve">        Её и меня!</w:t>
      </w:r>
    </w:p>
    <w:p w14:paraId="56300CA6" w14:textId="77777777" w:rsidR="00D30B85" w:rsidRDefault="00D30B85" w:rsidP="00F509F0">
      <w:pPr>
        <w:pStyle w:val="a5"/>
      </w:pPr>
      <w:r>
        <w:t xml:space="preserve">        Её и меня!</w:t>
      </w:r>
    </w:p>
    <w:p w14:paraId="0C6214E0" w14:textId="77777777" w:rsidR="00D30B85" w:rsidRDefault="00D30B85" w:rsidP="00F509F0">
      <w:pPr>
        <w:pStyle w:val="a5"/>
        <w:spacing w:before="240"/>
      </w:pPr>
      <w:r>
        <w:t>— В прошлый раз ещё лучше выходило, — зам</w:t>
      </w:r>
      <w:r>
        <w:t>е</w:t>
      </w:r>
      <w:r>
        <w:t xml:space="preserve">тил женский голос. — Вы спели про корону: “была бы моя милочка здорова”. Этак нежнее выходило, вы верно сегодня позабыли. </w:t>
      </w:r>
    </w:p>
    <w:p w14:paraId="29C77D50" w14:textId="77777777" w:rsidR="00D30B85" w:rsidRDefault="00D30B85" w:rsidP="00F509F0">
      <w:pPr>
        <w:pStyle w:val="a5"/>
      </w:pPr>
      <w:r>
        <w:t xml:space="preserve">— Стихи вздор-с, — отрезал Смердяков. </w:t>
      </w:r>
    </w:p>
    <w:p w14:paraId="651F38C8" w14:textId="77777777" w:rsidR="00D30B85" w:rsidRDefault="00D30B85" w:rsidP="00F509F0">
      <w:pPr>
        <w:pStyle w:val="a5"/>
      </w:pPr>
      <w:r>
        <w:t xml:space="preserve">— Ах нет, я очень стишок люблю. </w:t>
      </w:r>
    </w:p>
    <w:p w14:paraId="79D23EDF" w14:textId="77777777" w:rsidR="00D30B85" w:rsidRDefault="00D30B85" w:rsidP="00F509F0">
      <w:pPr>
        <w:pStyle w:val="a5"/>
      </w:pPr>
      <w:r>
        <w:t>— Это чтобы стих-с, то это существенный вздор-с. Рассуд</w:t>
      </w:r>
      <w:r>
        <w:t>и</w:t>
      </w:r>
      <w:r>
        <w:t>те сами: кто же на свете в рифму говорит? И если бы мы стали все в рифму говорить, хотя бы даже по приказанию начальства, то много ли бы мы насказали-с? Стихи не дело, Марья Кон</w:t>
      </w:r>
      <w:r>
        <w:t>д</w:t>
      </w:r>
      <w:r>
        <w:t xml:space="preserve">ратьевна. </w:t>
      </w:r>
    </w:p>
    <w:p w14:paraId="11C2F8A3" w14:textId="77777777" w:rsidR="00D30B85" w:rsidRDefault="00D30B85" w:rsidP="00F509F0">
      <w:pPr>
        <w:pStyle w:val="a5"/>
      </w:pPr>
      <w:r>
        <w:t>— Как вы во всём столь умны, как это вы во всём произо</w:t>
      </w:r>
      <w:r>
        <w:t>ш</w:t>
      </w:r>
      <w:r>
        <w:t xml:space="preserve">ли? — ласкался всё более и более женский голос. </w:t>
      </w:r>
    </w:p>
    <w:p w14:paraId="7FC92FFF" w14:textId="77777777" w:rsidR="00D30B85" w:rsidRDefault="00D30B85" w:rsidP="00F509F0">
      <w:pPr>
        <w:pStyle w:val="a5"/>
      </w:pPr>
      <w:r w:rsidRPr="00223AAE">
        <w:t>—</w:t>
      </w:r>
      <w:r>
        <w:t xml:space="preserve"> Я бы не то ещё мог-с, я бы и не то ещё знал-с, если бы не жребий мой с самого моего сыздетства. Я бы на дуэли из пистолета того убил, который бы мне произнёс, что я подлец, потому что без отца от Смердящей произошёл, а они и в Москве это мне в глаза тыкали, отсюда благодаря Григорию Васил</w:t>
      </w:r>
      <w:r>
        <w:t>ь</w:t>
      </w:r>
      <w:r>
        <w:t>евичу переползло-с. Григорий Васильевич попрекает, что я против р</w:t>
      </w:r>
      <w:r>
        <w:t>о</w:t>
      </w:r>
      <w:r>
        <w:t>ждества бунтую: “ты дескать ей ложесна разверз”. Оно пусть ложесна, но я бы дозв</w:t>
      </w:r>
      <w:r>
        <w:t>о</w:t>
      </w:r>
      <w:r>
        <w:t>лил убить себя ещё во чреве с тем, чтобы лишь на свет не происходить вовсе-с. На базаре говорили, а в</w:t>
      </w:r>
      <w:r>
        <w:t>а</w:t>
      </w:r>
      <w:r>
        <w:t>ша маменька тоже рассказывать мне пустилась по великой своей неделикатности, что ходила она с ко</w:t>
      </w:r>
      <w:r>
        <w:t>л</w:t>
      </w:r>
      <w:r>
        <w:t xml:space="preserve">туном на голове, а росту была всего двух аршин с </w:t>
      </w:r>
      <w:r>
        <w:rPr>
          <w:i/>
          <w:iCs/>
        </w:rPr>
        <w:t>малыим</w:t>
      </w:r>
      <w:r>
        <w:t xml:space="preserve">. Для чего же с </w:t>
      </w:r>
      <w:r>
        <w:rPr>
          <w:i/>
          <w:iCs/>
        </w:rPr>
        <w:t>малыим</w:t>
      </w:r>
      <w:r>
        <w:t>, когда можно просто с малым сказать, как все люди произносят? Сле</w:t>
      </w:r>
      <w:r>
        <w:t>з</w:t>
      </w:r>
      <w:r>
        <w:t>но выговорить захотелось, так ведь это мужи</w:t>
      </w:r>
      <w:r>
        <w:t>ц</w:t>
      </w:r>
      <w:r>
        <w:t>кая так-сказать слеза-с, мужицкие самые чувства. Может ли русский мужик против образованного человека чувство иметь? По необразова</w:t>
      </w:r>
      <w:r>
        <w:t>н</w:t>
      </w:r>
      <w:r>
        <w:t>ности своей он никакого чувства не может иметь. Я с самого сыздетс</w:t>
      </w:r>
      <w:r>
        <w:t>т</w:t>
      </w:r>
      <w:r>
        <w:t xml:space="preserve">ва, как услышу бывало «с малыим», так точно на стену бы бросился. Я всю Россию ненавижу, Марья Кондратьевна. </w:t>
      </w:r>
    </w:p>
    <w:p w14:paraId="64433EF9" w14:textId="77777777" w:rsidR="00D30B85" w:rsidRDefault="00D30B85" w:rsidP="00F509F0">
      <w:pPr>
        <w:pStyle w:val="a5"/>
      </w:pPr>
      <w:r w:rsidRPr="00223AAE">
        <w:t>—</w:t>
      </w:r>
      <w:r>
        <w:t xml:space="preserve"> Когда бы вы были военным юнкерочком, али гусариком молоденьким, вы бы не так говорили, а саблю бы вынули и всю Россию стали бы защищать. </w:t>
      </w:r>
    </w:p>
    <w:p w14:paraId="02D3C1AF" w14:textId="77777777" w:rsidR="00D30B85" w:rsidRDefault="00D30B85" w:rsidP="00F509F0">
      <w:pPr>
        <w:pStyle w:val="a5"/>
      </w:pPr>
      <w:r w:rsidRPr="00223AAE">
        <w:lastRenderedPageBreak/>
        <w:t>—</w:t>
      </w:r>
      <w:r>
        <w:t xml:space="preserve"> Я не только не желаю быть военным гусариком, Марья Кондратьевна, но желаю напротив уни</w:t>
      </w:r>
      <w:r>
        <w:t>ч</w:t>
      </w:r>
      <w:r>
        <w:t xml:space="preserve">тожения всех солдат-с. </w:t>
      </w:r>
    </w:p>
    <w:p w14:paraId="10BA0748" w14:textId="77777777" w:rsidR="00D30B85" w:rsidRDefault="00D30B85" w:rsidP="00F509F0">
      <w:pPr>
        <w:pStyle w:val="a5"/>
      </w:pPr>
      <w:r w:rsidRPr="00223AAE">
        <w:t>—</w:t>
      </w:r>
      <w:r>
        <w:t xml:space="preserve"> А когда неприятель придёт, кто же нас защ</w:t>
      </w:r>
      <w:r>
        <w:t>и</w:t>
      </w:r>
      <w:r>
        <w:t xml:space="preserve">щать будет? </w:t>
      </w:r>
    </w:p>
    <w:p w14:paraId="4BB60B2E" w14:textId="26C2DCB1" w:rsidR="00D30B85" w:rsidRDefault="00D30B85" w:rsidP="00F509F0">
      <w:pPr>
        <w:pStyle w:val="a5"/>
      </w:pPr>
      <w:r w:rsidRPr="00223AAE">
        <w:t>—</w:t>
      </w:r>
      <w:r>
        <w:t xml:space="preserve"> Да и не надо вовсе-с. В Двенадцатом году было на Ро</w:t>
      </w:r>
      <w:r>
        <w:t>с</w:t>
      </w:r>
      <w:r>
        <w:t>сию великое нашествие императора Наполеона французского пе</w:t>
      </w:r>
      <w:r>
        <w:t>р</w:t>
      </w:r>
      <w:r>
        <w:t>вого, отца нынешнему</w:t>
      </w:r>
      <w:r w:rsidRPr="00D30B85">
        <w:rPr>
          <w:vertAlign w:val="superscript"/>
        </w:rPr>
        <w:t>[CCLXXXI]</w:t>
      </w:r>
      <w:r>
        <w:t>, и х</w:t>
      </w:r>
      <w:r>
        <w:t>о</w:t>
      </w:r>
      <w:r>
        <w:t>рошо кабы нас тогда покорили эти самые французы: Умная нация покорила бы весьма глупую-с и присоединила к себе. Совсем даже были бы другие поря</w:t>
      </w:r>
      <w:r>
        <w:t>д</w:t>
      </w:r>
      <w:r>
        <w:t>ки-с.</w:t>
      </w:r>
      <w:r w:rsidRPr="00D30B85">
        <w:rPr>
          <w:vertAlign w:val="superscript"/>
        </w:rPr>
        <w:t>[CCLXXXII]</w:t>
      </w:r>
      <w:r>
        <w:t xml:space="preserve"> </w:t>
      </w:r>
    </w:p>
    <w:p w14:paraId="21D7D322" w14:textId="77777777" w:rsidR="00D30B85" w:rsidRDefault="00D30B85" w:rsidP="00F509F0">
      <w:pPr>
        <w:pStyle w:val="a5"/>
      </w:pPr>
      <w:r w:rsidRPr="00223AAE">
        <w:t>—</w:t>
      </w:r>
      <w:r>
        <w:t xml:space="preserve"> Да будто они там у себя так уж лучше наших? Я иного нашего щеголёчка на трёх молодых самых англичан не променяю, </w:t>
      </w:r>
      <w:r w:rsidRPr="00223AAE">
        <w:t>—</w:t>
      </w:r>
      <w:r>
        <w:t xml:space="preserve"> нежно проговорила Марья Кондратьевна, должно быть с</w:t>
      </w:r>
      <w:r>
        <w:t>о</w:t>
      </w:r>
      <w:r>
        <w:t>провождая в эту минуту слова свои с</w:t>
      </w:r>
      <w:r>
        <w:t>а</w:t>
      </w:r>
      <w:r>
        <w:t xml:space="preserve">мыми томными глазками. </w:t>
      </w:r>
    </w:p>
    <w:p w14:paraId="6FCB76A5" w14:textId="77777777" w:rsidR="00D30B85" w:rsidRDefault="00D30B85" w:rsidP="00F509F0">
      <w:pPr>
        <w:pStyle w:val="a5"/>
      </w:pPr>
      <w:r w:rsidRPr="00223AAE">
        <w:t>—</w:t>
      </w:r>
      <w:r>
        <w:t xml:space="preserve"> Это как кто обожает-с. </w:t>
      </w:r>
    </w:p>
    <w:p w14:paraId="6B939A17" w14:textId="77777777" w:rsidR="00D30B85" w:rsidRDefault="00D30B85" w:rsidP="00F509F0">
      <w:pPr>
        <w:pStyle w:val="a5"/>
      </w:pPr>
      <w:r w:rsidRPr="00223AAE">
        <w:t>—</w:t>
      </w:r>
      <w:r>
        <w:t xml:space="preserve"> А вы и сами точно иностранец, точно благ</w:t>
      </w:r>
      <w:r>
        <w:t>о</w:t>
      </w:r>
      <w:r>
        <w:t xml:space="preserve">родный самый иностранец, уж это я вам чрез стыд говорю. </w:t>
      </w:r>
    </w:p>
    <w:p w14:paraId="188B51D4" w14:textId="77777777" w:rsidR="00D30B85" w:rsidRDefault="00D30B85" w:rsidP="00F509F0">
      <w:pPr>
        <w:pStyle w:val="a5"/>
      </w:pPr>
      <w:r w:rsidRPr="00223AAE">
        <w:t>—</w:t>
      </w:r>
      <w:r>
        <w:t xml:space="preserve"> Если вы желаете знать, то по разврату и тамошние и н</w:t>
      </w:r>
      <w:r>
        <w:t>а</w:t>
      </w:r>
      <w:r>
        <w:t>ши все похожи. Все шельмы-с, но с тем, что тамошний в лак</w:t>
      </w:r>
      <w:r>
        <w:t>и</w:t>
      </w:r>
      <w:r>
        <w:t>рованных сапогах ходит, а наш подлец в своей нищете смердит, и ничего в этом дурного не находит. Русский народ надо пороть-с, как правильно говорил вчера Федор Павлович, хотя и сум</w:t>
      </w:r>
      <w:r>
        <w:t>а</w:t>
      </w:r>
      <w:r>
        <w:t xml:space="preserve">сшедший он человек со всеми своими детьми-с. </w:t>
      </w:r>
    </w:p>
    <w:p w14:paraId="33CEF407" w14:textId="77777777" w:rsidR="00D30B85" w:rsidRDefault="00D30B85" w:rsidP="00F509F0">
      <w:pPr>
        <w:pStyle w:val="a5"/>
      </w:pPr>
      <w:r w:rsidRPr="00223AAE">
        <w:t>—</w:t>
      </w:r>
      <w:r>
        <w:t xml:space="preserve"> Вы Ивана Федоровича, говорили сами, так уважаете. </w:t>
      </w:r>
    </w:p>
    <w:p w14:paraId="25748B5C" w14:textId="77777777" w:rsidR="00D30B85" w:rsidRDefault="00D30B85" w:rsidP="00F509F0">
      <w:pPr>
        <w:pStyle w:val="a5"/>
      </w:pPr>
      <w:r w:rsidRPr="00223AAE">
        <w:t>—</w:t>
      </w:r>
      <w:r>
        <w:t xml:space="preserve"> А они про меня отнеслись, что я вонючий лакей. Они м</w:t>
      </w:r>
      <w:r>
        <w:t>е</w:t>
      </w:r>
      <w:r>
        <w:t>ня считают, что я бунтовать могу; это они ошибаются-с. Была бы в кармане моём такая сумма и меня бы здесь давно не было. Дмитрий Ф</w:t>
      </w:r>
      <w:r>
        <w:t>е</w:t>
      </w:r>
      <w:r>
        <w:t>дорович хуже всякого лакея и поведением, и умом, и нищетой своею-с, и ничего-то он не умеет делать, а напротив, от всех почтен. Я, положим, только бульйонщик, но я при сч</w:t>
      </w:r>
      <w:r>
        <w:t>а</w:t>
      </w:r>
      <w:r>
        <w:t>стьи могу в Москве кафе-ресторан открыть на Петровке. Пот</w:t>
      </w:r>
      <w:r>
        <w:t>о</w:t>
      </w:r>
      <w:r>
        <w:t>му что я готовлю специально, а ни один из них в Москве, кроме иностранцев, не может подать специально. Дмитрий Федорович голоштанник-с, а вызови он на дуэль самого первейшего гра</w:t>
      </w:r>
      <w:r>
        <w:t>ф</w:t>
      </w:r>
      <w:r>
        <w:t>ского сына, и тот с ним пойдёт-с, а чем он лучше меня-с? Пот</w:t>
      </w:r>
      <w:r>
        <w:t>о</w:t>
      </w:r>
      <w:r>
        <w:t xml:space="preserve">му что он не в пример меня глупее. Сколько денег просвистал без всякого употребления-с» (Диалог в романе </w:t>
      </w:r>
      <w:r>
        <w:lastRenderedPageBreak/>
        <w:t xml:space="preserve">Ф.М.Достоевского “Братья Карамазовы” </w:t>
      </w:r>
      <w:r w:rsidRPr="00223AAE">
        <w:t>—</w:t>
      </w:r>
      <w:r>
        <w:t xml:space="preserve"> книга пятая, “Pro и contra”, 1. Сговор).</w:t>
      </w:r>
    </w:p>
    <w:p w14:paraId="03130199" w14:textId="77777777" w:rsidR="00D30B85" w:rsidRDefault="00D30B85" w:rsidP="00873ABF">
      <w:pPr>
        <w:pStyle w:val="PlainText"/>
      </w:pPr>
      <w:r>
        <w:t>Казалось бы позиция Смердякова и её довольно широкая ра</w:t>
      </w:r>
      <w:r>
        <w:t>с</w:t>
      </w:r>
      <w:r>
        <w:t>пространённость в обществе даёт основания для такой оценки:</w:t>
      </w:r>
      <w:r w:rsidRPr="00333217">
        <w:t xml:space="preserve"> </w:t>
      </w:r>
      <w:r w:rsidRPr="000C5428">
        <w:rPr>
          <w:i/>
        </w:rPr>
        <w:t>«</w:t>
      </w:r>
      <w:r w:rsidRPr="000C5428">
        <w:rPr>
          <w:bCs/>
          <w:i/>
        </w:rPr>
        <w:t>Жалкая</w:t>
      </w:r>
      <w:r w:rsidRPr="000C5428">
        <w:rPr>
          <w:i/>
        </w:rPr>
        <w:t xml:space="preserve"> </w:t>
      </w:r>
      <w:r w:rsidRPr="000C5428">
        <w:rPr>
          <w:bCs/>
          <w:i/>
        </w:rPr>
        <w:t>нация</w:t>
      </w:r>
      <w:r w:rsidRPr="000C5428">
        <w:rPr>
          <w:i/>
        </w:rPr>
        <w:t xml:space="preserve">, </w:t>
      </w:r>
      <w:r w:rsidRPr="000C5428">
        <w:rPr>
          <w:bCs/>
          <w:i/>
        </w:rPr>
        <w:t>жалкая</w:t>
      </w:r>
      <w:r w:rsidRPr="000C5428">
        <w:rPr>
          <w:i/>
        </w:rPr>
        <w:t xml:space="preserve"> </w:t>
      </w:r>
      <w:r w:rsidRPr="000C5428">
        <w:rPr>
          <w:bCs/>
          <w:i/>
        </w:rPr>
        <w:t>нация</w:t>
      </w:r>
      <w:r w:rsidRPr="000C5428">
        <w:rPr>
          <w:i/>
        </w:rPr>
        <w:t xml:space="preserve">! — </w:t>
      </w:r>
      <w:r w:rsidRPr="000C5428">
        <w:rPr>
          <w:bCs/>
          <w:i/>
        </w:rPr>
        <w:t>Нация</w:t>
      </w:r>
      <w:r w:rsidRPr="000C5428">
        <w:rPr>
          <w:i/>
        </w:rPr>
        <w:t xml:space="preserve"> </w:t>
      </w:r>
      <w:r w:rsidRPr="000C5428">
        <w:rPr>
          <w:bCs/>
          <w:i/>
        </w:rPr>
        <w:t>рабов</w:t>
      </w:r>
      <w:r w:rsidRPr="000C5428">
        <w:rPr>
          <w:i/>
        </w:rPr>
        <w:t xml:space="preserve">, — </w:t>
      </w:r>
      <w:r w:rsidRPr="000C5428">
        <w:rPr>
          <w:bCs/>
          <w:i/>
        </w:rPr>
        <w:t>снизу</w:t>
      </w:r>
      <w:r w:rsidRPr="000C5428">
        <w:rPr>
          <w:i/>
        </w:rPr>
        <w:t xml:space="preserve"> </w:t>
      </w:r>
      <w:r w:rsidRPr="000C5428">
        <w:rPr>
          <w:bCs/>
          <w:i/>
        </w:rPr>
        <w:t>д</w:t>
      </w:r>
      <w:r w:rsidRPr="000C5428">
        <w:rPr>
          <w:bCs/>
          <w:i/>
        </w:rPr>
        <w:t>о</w:t>
      </w:r>
      <w:r w:rsidRPr="000C5428">
        <w:rPr>
          <w:bCs/>
          <w:i/>
        </w:rPr>
        <w:t>верху</w:t>
      </w:r>
      <w:r w:rsidRPr="000C5428">
        <w:rPr>
          <w:i/>
        </w:rPr>
        <w:t xml:space="preserve">, </w:t>
      </w:r>
      <w:r w:rsidRPr="000C5428">
        <w:rPr>
          <w:bCs/>
          <w:i/>
        </w:rPr>
        <w:t>все</w:t>
      </w:r>
      <w:r w:rsidRPr="000C5428">
        <w:rPr>
          <w:i/>
        </w:rPr>
        <w:t xml:space="preserve"> </w:t>
      </w:r>
      <w:r w:rsidRPr="000C5428">
        <w:rPr>
          <w:bCs/>
          <w:i/>
        </w:rPr>
        <w:t>сплошь</w:t>
      </w:r>
      <w:r w:rsidRPr="000C5428">
        <w:rPr>
          <w:i/>
        </w:rPr>
        <w:t xml:space="preserve"> </w:t>
      </w:r>
      <w:r w:rsidRPr="000C5428">
        <w:rPr>
          <w:bCs/>
          <w:i/>
        </w:rPr>
        <w:t>рабы</w:t>
      </w:r>
      <w:r w:rsidRPr="000C5428">
        <w:rPr>
          <w:i/>
        </w:rPr>
        <w:t>…»</w:t>
      </w:r>
      <w:r>
        <w:t xml:space="preserve">, восходящей к А.И.Волгину </w:t>
      </w:r>
      <w:r w:rsidRPr="00223AAE">
        <w:t>—</w:t>
      </w:r>
      <w:r>
        <w:t xml:space="preserve"> персонажу романа Н.Г.</w:t>
      </w:r>
      <w:r w:rsidRPr="00333217">
        <w:rPr>
          <w:bCs/>
        </w:rPr>
        <w:t>Чер</w:t>
      </w:r>
      <w:r>
        <w:rPr>
          <w:bCs/>
        </w:rPr>
        <w:softHyphen/>
      </w:r>
      <w:r w:rsidRPr="00333217">
        <w:rPr>
          <w:bCs/>
        </w:rPr>
        <w:t>ны</w:t>
      </w:r>
      <w:r>
        <w:rPr>
          <w:bCs/>
        </w:rPr>
        <w:softHyphen/>
      </w:r>
      <w:r w:rsidRPr="00333217">
        <w:rPr>
          <w:bCs/>
        </w:rPr>
        <w:t>шев</w:t>
      </w:r>
      <w:r>
        <w:rPr>
          <w:bCs/>
        </w:rPr>
        <w:softHyphen/>
      </w:r>
      <w:r w:rsidRPr="00333217">
        <w:rPr>
          <w:bCs/>
        </w:rPr>
        <w:t>ского</w:t>
      </w:r>
      <w:r>
        <w:t xml:space="preserve"> “</w:t>
      </w:r>
      <w:r w:rsidRPr="00333217">
        <w:t>Пролог</w:t>
      </w:r>
      <w:r>
        <w:t>” (Н.Г.Чернышевский, Со</w:t>
      </w:r>
      <w:r>
        <w:t>б</w:t>
      </w:r>
      <w:r>
        <w:t xml:space="preserve">рание сочинений в 5 томах, Москва, «Правда», </w:t>
      </w:r>
      <w:smartTag w:uri="urn:schemas-microsoft-com:office:smarttags" w:element="metricconverter">
        <w:smartTagPr>
          <w:attr w:name="ProductID" w:val="1974 г"/>
        </w:smartTagPr>
        <w:r>
          <w:t>1974 г</w:t>
        </w:r>
      </w:smartTag>
      <w:r>
        <w:t xml:space="preserve">., т. 2, стр. 252). </w:t>
      </w:r>
    </w:p>
    <w:p w14:paraId="0B30EE67" w14:textId="6F097465" w:rsidR="00D30B85" w:rsidRDefault="00D30B85" w:rsidP="00873ABF">
      <w:pPr>
        <w:pStyle w:val="PlainText"/>
        <w:rPr>
          <w:szCs w:val="24"/>
        </w:rPr>
      </w:pPr>
      <w:r>
        <w:t>Эту тему о «нации рабов» на основе такого рода цитат из ру</w:t>
      </w:r>
      <w:r>
        <w:t>с</w:t>
      </w:r>
      <w:r>
        <w:t>ской классики любят посмаковать “свободолюбцы” и приверже</w:t>
      </w:r>
      <w:r>
        <w:t>н</w:t>
      </w:r>
      <w:r>
        <w:t xml:space="preserve">цы “прогресса” как в России, так и за её рубежами. </w:t>
      </w:r>
      <w:r>
        <w:rPr>
          <w:szCs w:val="24"/>
        </w:rPr>
        <w:t>Но как отм</w:t>
      </w:r>
      <w:r>
        <w:rPr>
          <w:szCs w:val="24"/>
        </w:rPr>
        <w:t>е</w:t>
      </w:r>
      <w:r>
        <w:rPr>
          <w:szCs w:val="24"/>
        </w:rPr>
        <w:t>чал И.Л.Солоневич в книге “Народная монархия”</w:t>
      </w:r>
      <w:r w:rsidRPr="00D30B85">
        <w:rPr>
          <w:szCs w:val="24"/>
          <w:vertAlign w:val="superscript"/>
        </w:rPr>
        <w:t>[CCLXXXIII]</w:t>
      </w:r>
      <w:r>
        <w:rPr>
          <w:szCs w:val="24"/>
        </w:rPr>
        <w:t xml:space="preserve"> (часть </w:t>
      </w:r>
      <w:r>
        <w:rPr>
          <w:szCs w:val="24"/>
          <w:lang w:val="en-US"/>
        </w:rPr>
        <w:t>II</w:t>
      </w:r>
      <w:r>
        <w:rPr>
          <w:szCs w:val="24"/>
        </w:rPr>
        <w:t>. “Дух народа”, приводится по публикации в журнале “Наш совреме</w:t>
      </w:r>
      <w:r>
        <w:rPr>
          <w:szCs w:val="24"/>
        </w:rPr>
        <w:t>н</w:t>
      </w:r>
      <w:r>
        <w:rPr>
          <w:szCs w:val="24"/>
        </w:rPr>
        <w:t>ник”, № </w:t>
      </w:r>
      <w:r>
        <w:t xml:space="preserve">5, </w:t>
      </w:r>
      <w:smartTag w:uri="urn:schemas-microsoft-com:office:smarttags" w:element="metricconverter">
        <w:smartTagPr>
          <w:attr w:name="ProductID" w:val="1990 г"/>
        </w:smartTagPr>
        <w:r>
          <w:t>1990 г</w:t>
        </w:r>
      </w:smartTag>
      <w:r>
        <w:t>.</w:t>
      </w:r>
      <w:r>
        <w:rPr>
          <w:szCs w:val="24"/>
        </w:rPr>
        <w:t>):</w:t>
      </w:r>
    </w:p>
    <w:p w14:paraId="6F369226" w14:textId="77777777" w:rsidR="00D30B85" w:rsidRPr="003B3071" w:rsidRDefault="00D30B85" w:rsidP="00F509F0">
      <w:pPr>
        <w:pStyle w:val="a5"/>
        <w:rPr>
          <w:snapToGrid w:val="0"/>
        </w:rPr>
      </w:pPr>
      <w:r>
        <w:rPr>
          <w:snapToGrid w:val="0"/>
        </w:rPr>
        <w:t>«Русскую «душу» никто не изучал по её конкретным посту</w:t>
      </w:r>
      <w:r>
        <w:rPr>
          <w:snapToGrid w:val="0"/>
        </w:rPr>
        <w:t>п</w:t>
      </w:r>
      <w:r>
        <w:rPr>
          <w:snapToGrid w:val="0"/>
        </w:rPr>
        <w:t>кам, делам и деяниям. Её изучали «по образам русской литер</w:t>
      </w:r>
      <w:r>
        <w:rPr>
          <w:snapToGrid w:val="0"/>
        </w:rPr>
        <w:t>а</w:t>
      </w:r>
      <w:r>
        <w:rPr>
          <w:snapToGrid w:val="0"/>
        </w:rPr>
        <w:t xml:space="preserve">туры». Если из этой литературы отбросить такую </w:t>
      </w:r>
      <w:r w:rsidRPr="008F7A5C">
        <w:rPr>
          <w:snapToGrid w:val="0"/>
        </w:rPr>
        <w:t>—</w:t>
      </w:r>
      <w:r>
        <w:rPr>
          <w:snapToGrid w:val="0"/>
        </w:rPr>
        <w:t xml:space="preserve"> совершенно уже вопиющую ерунду — как горьковские «тараканьи странс</w:t>
      </w:r>
      <w:r>
        <w:rPr>
          <w:snapToGrid w:val="0"/>
        </w:rPr>
        <w:t>т</w:t>
      </w:r>
      <w:r>
        <w:rPr>
          <w:snapToGrid w:val="0"/>
        </w:rPr>
        <w:t>вования», то остаётся всё-таки действ</w:t>
      </w:r>
      <w:r>
        <w:rPr>
          <w:snapToGrid w:val="0"/>
        </w:rPr>
        <w:t>и</w:t>
      </w:r>
      <w:r>
        <w:rPr>
          <w:snapToGrid w:val="0"/>
        </w:rPr>
        <w:t>тельно великая русская литература — литература Пушкина, Толст</w:t>
      </w:r>
      <w:r>
        <w:rPr>
          <w:snapToGrid w:val="0"/>
        </w:rPr>
        <w:t>о</w:t>
      </w:r>
      <w:r>
        <w:rPr>
          <w:snapToGrid w:val="0"/>
        </w:rPr>
        <w:t>го, Достоевского, Тургенева, Чехова и, если уж х</w:t>
      </w:r>
      <w:r>
        <w:rPr>
          <w:snapToGrid w:val="0"/>
        </w:rPr>
        <w:t>о</w:t>
      </w:r>
      <w:r>
        <w:rPr>
          <w:snapToGrid w:val="0"/>
        </w:rPr>
        <w:t>тите, то даже и Зощенко. Что-то ведь «ото</w:t>
      </w:r>
      <w:r>
        <w:rPr>
          <w:snapToGrid w:val="0"/>
        </w:rPr>
        <w:softHyphen/>
        <w:t>бражал» и Зощенко. Вопрос только: что именно отобра</w:t>
      </w:r>
      <w:r>
        <w:rPr>
          <w:snapToGrid w:val="0"/>
        </w:rPr>
        <w:softHyphen/>
        <w:t>жали все они — от Пушкина до Зощенко?»</w:t>
      </w:r>
      <w:r>
        <w:rPr>
          <w:b/>
          <w:snapToGrid w:val="0"/>
        </w:rPr>
        <w:t xml:space="preserve"> </w:t>
      </w:r>
      <w:r>
        <w:rPr>
          <w:snapToGrid w:val="0"/>
        </w:rPr>
        <w:t>(</w:t>
      </w:r>
      <w:r w:rsidRPr="003B3071">
        <w:rPr>
          <w:snapToGrid w:val="0"/>
        </w:rPr>
        <w:t>стр. 161).</w:t>
      </w:r>
    </w:p>
    <w:p w14:paraId="1B91BD80" w14:textId="77777777" w:rsidR="00D30B85" w:rsidRDefault="00D30B85" w:rsidP="00873ABF">
      <w:pPr>
        <w:pStyle w:val="PlainText"/>
        <w:rPr>
          <w:snapToGrid w:val="0"/>
        </w:rPr>
      </w:pPr>
      <w:r>
        <w:rPr>
          <w:snapToGrid w:val="0"/>
        </w:rPr>
        <w:t>Но Запад и подавляющее большинство отечественных “элит</w:t>
      </w:r>
      <w:r>
        <w:rPr>
          <w:snapToGrid w:val="0"/>
        </w:rPr>
        <w:t>а</w:t>
      </w:r>
      <w:r>
        <w:rPr>
          <w:snapToGrid w:val="0"/>
        </w:rPr>
        <w:t>риев”, в том числе и начитанных, не видит этого вопроса, не п</w:t>
      </w:r>
      <w:r>
        <w:rPr>
          <w:snapToGrid w:val="0"/>
        </w:rPr>
        <w:t>о</w:t>
      </w:r>
      <w:r>
        <w:rPr>
          <w:snapToGrid w:val="0"/>
        </w:rPr>
        <w:t xml:space="preserve">нимает его существа, когда им указывают на него. </w:t>
      </w:r>
    </w:p>
    <w:p w14:paraId="411F8BE0" w14:textId="77777777" w:rsidR="00D30B85" w:rsidRDefault="00D30B85" w:rsidP="00873ABF">
      <w:pPr>
        <w:pStyle w:val="PlainText"/>
        <w:rPr>
          <w:snapToGrid w:val="0"/>
        </w:rPr>
      </w:pPr>
      <w:r>
        <w:rPr>
          <w:snapToGrid w:val="0"/>
        </w:rPr>
        <w:t>По русской ли</w:t>
      </w:r>
      <w:r>
        <w:rPr>
          <w:snapToGrid w:val="0"/>
        </w:rPr>
        <w:softHyphen/>
        <w:t>тературе, не понимая её происхождения, ру</w:t>
      </w:r>
      <w:r>
        <w:rPr>
          <w:snapToGrid w:val="0"/>
        </w:rPr>
        <w:t>с</w:t>
      </w:r>
      <w:r>
        <w:rPr>
          <w:snapToGrid w:val="0"/>
        </w:rPr>
        <w:t>скую душу изучали перед второй мировой войной спецслужбы Германии. И в св</w:t>
      </w:r>
      <w:r>
        <w:rPr>
          <w:snapToGrid w:val="0"/>
        </w:rPr>
        <w:t>я</w:t>
      </w:r>
      <w:r>
        <w:rPr>
          <w:snapToGrid w:val="0"/>
        </w:rPr>
        <w:t xml:space="preserve">зи с этим И.Л.Солоневич пишет: </w:t>
      </w:r>
    </w:p>
    <w:p w14:paraId="7245E8F0" w14:textId="77777777" w:rsidR="00D30B85" w:rsidRPr="008F7A5C" w:rsidRDefault="00D30B85" w:rsidP="00F509F0">
      <w:pPr>
        <w:pStyle w:val="a5"/>
        <w:rPr>
          <w:snapToGrid w:val="0"/>
          <w:szCs w:val="24"/>
        </w:rPr>
      </w:pPr>
      <w:r w:rsidRPr="008F7A5C">
        <w:rPr>
          <w:snapToGrid w:val="0"/>
          <w:szCs w:val="24"/>
        </w:rPr>
        <w:t>«Таким образом, в представлении иностранцев о России со</w:t>
      </w:r>
      <w:r w:rsidRPr="008F7A5C">
        <w:rPr>
          <w:snapToGrid w:val="0"/>
          <w:szCs w:val="24"/>
        </w:rPr>
        <w:t>з</w:t>
      </w:r>
      <w:r w:rsidRPr="008F7A5C">
        <w:rPr>
          <w:snapToGrid w:val="0"/>
          <w:szCs w:val="24"/>
        </w:rPr>
        <w:t>далась довольно стройная картина. Она была обоснована док</w:t>
      </w:r>
      <w:r w:rsidRPr="008F7A5C">
        <w:rPr>
          <w:snapToGrid w:val="0"/>
          <w:szCs w:val="24"/>
        </w:rPr>
        <w:t>у</w:t>
      </w:r>
      <w:r w:rsidRPr="008F7A5C">
        <w:rPr>
          <w:snapToGrid w:val="0"/>
          <w:szCs w:val="24"/>
        </w:rPr>
        <w:t>ментально — со ссылками на русские же «авторитеты». Она была вы</w:t>
      </w:r>
      <w:r w:rsidRPr="008F7A5C">
        <w:rPr>
          <w:snapToGrid w:val="0"/>
          <w:szCs w:val="24"/>
        </w:rPr>
        <w:softHyphen/>
        <w:t>держана л</w:t>
      </w:r>
      <w:r w:rsidRPr="008F7A5C">
        <w:rPr>
          <w:snapToGrid w:val="0"/>
          <w:szCs w:val="24"/>
        </w:rPr>
        <w:t>о</w:t>
      </w:r>
      <w:r w:rsidRPr="008F7A5C">
        <w:rPr>
          <w:snapToGrid w:val="0"/>
          <w:szCs w:val="24"/>
        </w:rPr>
        <w:t>гически: из этих ссылок были сделаны совер</w:t>
      </w:r>
      <w:r w:rsidRPr="008F7A5C">
        <w:rPr>
          <w:snapToGrid w:val="0"/>
          <w:szCs w:val="24"/>
        </w:rPr>
        <w:softHyphen/>
        <w:t>шенно логич</w:t>
      </w:r>
      <w:r>
        <w:rPr>
          <w:snapToGrid w:val="0"/>
          <w:szCs w:val="24"/>
        </w:rPr>
        <w:t>ны</w:t>
      </w:r>
      <w:r w:rsidRPr="008F7A5C">
        <w:rPr>
          <w:snapToGrid w:val="0"/>
          <w:szCs w:val="24"/>
        </w:rPr>
        <w:t>е выводы. В частности, в немецком пред</w:t>
      </w:r>
      <w:r w:rsidRPr="008F7A5C">
        <w:rPr>
          <w:snapToGrid w:val="0"/>
          <w:szCs w:val="24"/>
        </w:rPr>
        <w:softHyphen/>
        <w:t>ставлении Россия была «колоссом на глиняных ногах», кото</w:t>
      </w:r>
      <w:r>
        <w:rPr>
          <w:snapToGrid w:val="0"/>
          <w:szCs w:val="24"/>
        </w:rPr>
        <w:t>рый в своё</w:t>
      </w:r>
      <w:r w:rsidRPr="008F7A5C">
        <w:rPr>
          <w:snapToGrid w:val="0"/>
          <w:szCs w:val="24"/>
        </w:rPr>
        <w:t xml:space="preserve"> вр</w:t>
      </w:r>
      <w:r w:rsidRPr="008F7A5C">
        <w:rPr>
          <w:snapToGrid w:val="0"/>
          <w:szCs w:val="24"/>
        </w:rPr>
        <w:t>е</w:t>
      </w:r>
      <w:r w:rsidRPr="008F7A5C">
        <w:rPr>
          <w:snapToGrid w:val="0"/>
          <w:szCs w:val="24"/>
        </w:rPr>
        <w:t>мя кое-как поддерживали немцы — как государственно ода</w:t>
      </w:r>
      <w:r>
        <w:rPr>
          <w:snapToGrid w:val="0"/>
          <w:szCs w:val="24"/>
        </w:rPr>
        <w:t>рё</w:t>
      </w:r>
      <w:r w:rsidRPr="008F7A5C">
        <w:rPr>
          <w:snapToGrid w:val="0"/>
          <w:szCs w:val="24"/>
        </w:rPr>
        <w:t>н</w:t>
      </w:r>
      <w:r w:rsidRPr="008F7A5C">
        <w:rPr>
          <w:snapToGrid w:val="0"/>
          <w:szCs w:val="24"/>
        </w:rPr>
        <w:t>ная раса. Образ этого колосса</w:t>
      </w:r>
      <w:r>
        <w:rPr>
          <w:snapToGrid w:val="0"/>
          <w:szCs w:val="24"/>
        </w:rPr>
        <w:t xml:space="preserve"> </w:t>
      </w:r>
      <w:r w:rsidRPr="008F7A5C">
        <w:rPr>
          <w:snapToGrid w:val="0"/>
          <w:szCs w:val="24"/>
        </w:rPr>
        <w:t>кроме того, совершенно соответс</w:t>
      </w:r>
      <w:r w:rsidRPr="008F7A5C">
        <w:rPr>
          <w:snapToGrid w:val="0"/>
          <w:szCs w:val="24"/>
        </w:rPr>
        <w:t>т</w:t>
      </w:r>
      <w:r w:rsidRPr="008F7A5C">
        <w:rPr>
          <w:snapToGrid w:val="0"/>
          <w:szCs w:val="24"/>
        </w:rPr>
        <w:t>вовал немецким вожде</w:t>
      </w:r>
      <w:r w:rsidRPr="008F7A5C">
        <w:rPr>
          <w:snapToGrid w:val="0"/>
          <w:szCs w:val="24"/>
        </w:rPr>
        <w:softHyphen/>
        <w:t xml:space="preserve">лениям. Таким образом </w:t>
      </w:r>
      <w:r w:rsidRPr="008F7A5C">
        <w:rPr>
          <w:snapToGrid w:val="0"/>
          <w:szCs w:val="24"/>
        </w:rPr>
        <w:lastRenderedPageBreak/>
        <w:t>«сущее» и «ж</w:t>
      </w:r>
      <w:r w:rsidRPr="008F7A5C">
        <w:rPr>
          <w:snapToGrid w:val="0"/>
          <w:szCs w:val="24"/>
        </w:rPr>
        <w:t>е</w:t>
      </w:r>
      <w:r w:rsidRPr="008F7A5C">
        <w:rPr>
          <w:snapToGrid w:val="0"/>
          <w:szCs w:val="24"/>
        </w:rPr>
        <w:t>лаемое» сливалось вполне гармонически, — до горького опыта второй миро</w:t>
      </w:r>
      <w:r w:rsidRPr="008F7A5C">
        <w:rPr>
          <w:snapToGrid w:val="0"/>
          <w:szCs w:val="24"/>
        </w:rPr>
        <w:softHyphen/>
        <w:t>вой. Потом пришло некоторое разочарование, и н</w:t>
      </w:r>
      <w:r w:rsidRPr="008F7A5C">
        <w:rPr>
          <w:snapToGrid w:val="0"/>
          <w:szCs w:val="24"/>
        </w:rPr>
        <w:t>е</w:t>
      </w:r>
      <w:r w:rsidRPr="008F7A5C">
        <w:rPr>
          <w:snapToGrid w:val="0"/>
          <w:szCs w:val="24"/>
        </w:rPr>
        <w:t>мецкая послевоенная пресса с некоторым удивлением отмечает тот странный факт, что л</w:t>
      </w:r>
      <w:r w:rsidRPr="008F7A5C">
        <w:rPr>
          <w:snapToGrid w:val="0"/>
          <w:szCs w:val="24"/>
        </w:rPr>
        <w:t>и</w:t>
      </w:r>
      <w:r>
        <w:rPr>
          <w:snapToGrid w:val="0"/>
          <w:szCs w:val="24"/>
        </w:rPr>
        <w:t>тература, п</w:t>
      </w:r>
      <w:r w:rsidRPr="008F7A5C">
        <w:rPr>
          <w:snapToGrid w:val="0"/>
          <w:szCs w:val="24"/>
        </w:rPr>
        <w:t>о крайней мере ху</w:t>
      </w:r>
      <w:r w:rsidRPr="008F7A5C">
        <w:rPr>
          <w:snapToGrid w:val="0"/>
          <w:szCs w:val="24"/>
        </w:rPr>
        <w:softHyphen/>
        <w:t>дожественная, вовсе не обязательно отражает в себе на</w:t>
      </w:r>
      <w:r w:rsidRPr="008F7A5C">
        <w:rPr>
          <w:snapToGrid w:val="0"/>
          <w:szCs w:val="24"/>
        </w:rPr>
        <w:softHyphen/>
        <w:t>циональную психолог</w:t>
      </w:r>
      <w:r>
        <w:rPr>
          <w:snapToGrid w:val="0"/>
          <w:szCs w:val="24"/>
        </w:rPr>
        <w:t>ию. Не слишком полно отражает её</w:t>
      </w:r>
      <w:r w:rsidRPr="008F7A5C">
        <w:rPr>
          <w:snapToGrid w:val="0"/>
          <w:szCs w:val="24"/>
        </w:rPr>
        <w:t xml:space="preserve"> и ист</w:t>
      </w:r>
      <w:r w:rsidRPr="008F7A5C">
        <w:rPr>
          <w:snapToGrid w:val="0"/>
          <w:szCs w:val="24"/>
        </w:rPr>
        <w:t>о</w:t>
      </w:r>
      <w:r w:rsidRPr="008F7A5C">
        <w:rPr>
          <w:snapToGrid w:val="0"/>
          <w:szCs w:val="24"/>
        </w:rPr>
        <w:t>рическая литература, отра</w:t>
      </w:r>
      <w:r>
        <w:rPr>
          <w:snapToGrid w:val="0"/>
          <w:szCs w:val="24"/>
        </w:rPr>
        <w:t>жающая, п</w:t>
      </w:r>
      <w:r w:rsidRPr="008F7A5C">
        <w:rPr>
          <w:snapToGrid w:val="0"/>
          <w:szCs w:val="24"/>
        </w:rPr>
        <w:t>о Випперу, не столько ист</w:t>
      </w:r>
      <w:r w:rsidRPr="008F7A5C">
        <w:rPr>
          <w:snapToGrid w:val="0"/>
          <w:szCs w:val="24"/>
        </w:rPr>
        <w:t>о</w:t>
      </w:r>
      <w:r w:rsidRPr="008F7A5C">
        <w:rPr>
          <w:snapToGrid w:val="0"/>
          <w:szCs w:val="24"/>
        </w:rPr>
        <w:t>рическую реальность прошлого, сколько поли</w:t>
      </w:r>
      <w:r w:rsidRPr="008F7A5C">
        <w:rPr>
          <w:snapToGrid w:val="0"/>
          <w:szCs w:val="24"/>
        </w:rPr>
        <w:softHyphen/>
        <w:t>тические нужды н</w:t>
      </w:r>
      <w:r w:rsidRPr="008F7A5C">
        <w:rPr>
          <w:snapToGrid w:val="0"/>
          <w:szCs w:val="24"/>
        </w:rPr>
        <w:t>а</w:t>
      </w:r>
      <w:r w:rsidRPr="008F7A5C">
        <w:rPr>
          <w:snapToGrid w:val="0"/>
          <w:szCs w:val="24"/>
        </w:rPr>
        <w:t>стоящего. Строится миф. Миф обле</w:t>
      </w:r>
      <w:r w:rsidRPr="008F7A5C">
        <w:rPr>
          <w:snapToGrid w:val="0"/>
          <w:szCs w:val="24"/>
        </w:rPr>
        <w:softHyphen/>
        <w:t>кается в бумажные одеяния из цитат. Миф манит. По</w:t>
      </w:r>
      <w:r w:rsidRPr="008F7A5C">
        <w:rPr>
          <w:snapToGrid w:val="0"/>
          <w:szCs w:val="24"/>
        </w:rPr>
        <w:softHyphen/>
        <w:t>том он сталкивается с р</w:t>
      </w:r>
      <w:r w:rsidRPr="008F7A5C">
        <w:rPr>
          <w:snapToGrid w:val="0"/>
          <w:szCs w:val="24"/>
        </w:rPr>
        <w:t>е</w:t>
      </w:r>
      <w:r w:rsidRPr="008F7A5C">
        <w:rPr>
          <w:snapToGrid w:val="0"/>
          <w:szCs w:val="24"/>
        </w:rPr>
        <w:t>альностью — и от мифа оста</w:t>
      </w:r>
      <w:r w:rsidRPr="008F7A5C">
        <w:rPr>
          <w:snapToGrid w:val="0"/>
          <w:szCs w:val="24"/>
        </w:rPr>
        <w:softHyphen/>
        <w:t>ются только клочки б</w:t>
      </w:r>
      <w:r w:rsidRPr="008F7A5C">
        <w:rPr>
          <w:snapToGrid w:val="0"/>
          <w:szCs w:val="24"/>
        </w:rPr>
        <w:t>у</w:t>
      </w:r>
      <w:r w:rsidRPr="008F7A5C">
        <w:rPr>
          <w:snapToGrid w:val="0"/>
          <w:szCs w:val="24"/>
        </w:rPr>
        <w:t>маги, густо пропитанные кровью.</w:t>
      </w:r>
    </w:p>
    <w:p w14:paraId="7F0633D9" w14:textId="77777777" w:rsidR="00D30B85" w:rsidRPr="008F7A5C" w:rsidRDefault="00D30B85" w:rsidP="00F509F0">
      <w:pPr>
        <w:pStyle w:val="a5"/>
        <w:rPr>
          <w:snapToGrid w:val="0"/>
          <w:szCs w:val="24"/>
        </w:rPr>
      </w:pPr>
      <w:r w:rsidRPr="008F7A5C">
        <w:rPr>
          <w:snapToGrid w:val="0"/>
          <w:szCs w:val="24"/>
        </w:rPr>
        <w:t>Настоящая реальност</w:t>
      </w:r>
      <w:r>
        <w:rPr>
          <w:snapToGrid w:val="0"/>
          <w:szCs w:val="24"/>
        </w:rPr>
        <w:t>ь таинственной русской души — её д</w:t>
      </w:r>
      <w:r>
        <w:rPr>
          <w:snapToGrid w:val="0"/>
          <w:szCs w:val="24"/>
        </w:rPr>
        <w:t>о</w:t>
      </w:r>
      <w:r>
        <w:rPr>
          <w:snapToGrid w:val="0"/>
          <w:szCs w:val="24"/>
        </w:rPr>
        <w:t>минанта — заключае</w:t>
      </w:r>
      <w:r w:rsidRPr="008F7A5C">
        <w:rPr>
          <w:snapToGrid w:val="0"/>
          <w:szCs w:val="24"/>
        </w:rPr>
        <w:t>тся в госуда</w:t>
      </w:r>
      <w:r w:rsidRPr="008F7A5C">
        <w:rPr>
          <w:snapToGrid w:val="0"/>
          <w:szCs w:val="24"/>
        </w:rPr>
        <w:t>р</w:t>
      </w:r>
      <w:r w:rsidRPr="008F7A5C">
        <w:rPr>
          <w:snapToGrid w:val="0"/>
          <w:szCs w:val="24"/>
        </w:rPr>
        <w:t>ственном ин</w:t>
      </w:r>
      <w:r w:rsidRPr="008F7A5C">
        <w:rPr>
          <w:snapToGrid w:val="0"/>
          <w:szCs w:val="24"/>
        </w:rPr>
        <w:softHyphen/>
        <w:t>стинкте русского народа, или, что почти одно и то же, в его ин</w:t>
      </w:r>
      <w:r>
        <w:rPr>
          <w:snapToGrid w:val="0"/>
          <w:szCs w:val="24"/>
        </w:rPr>
        <w:t>стинкте о</w:t>
      </w:r>
      <w:r w:rsidRPr="008F7A5C">
        <w:rPr>
          <w:snapToGrid w:val="0"/>
          <w:szCs w:val="24"/>
        </w:rPr>
        <w:t>б</w:t>
      </w:r>
      <w:r>
        <w:rPr>
          <w:snapToGrid w:val="0"/>
          <w:szCs w:val="24"/>
        </w:rPr>
        <w:t>ще</w:t>
      </w:r>
      <w:r w:rsidRPr="008F7A5C">
        <w:rPr>
          <w:snapToGrid w:val="0"/>
          <w:szCs w:val="24"/>
        </w:rPr>
        <w:t>ж</w:t>
      </w:r>
      <w:r w:rsidRPr="008F7A5C">
        <w:rPr>
          <w:snapToGrid w:val="0"/>
          <w:szCs w:val="24"/>
        </w:rPr>
        <w:t>и</w:t>
      </w:r>
      <w:r w:rsidRPr="008F7A5C">
        <w:rPr>
          <w:snapToGrid w:val="0"/>
          <w:szCs w:val="24"/>
        </w:rPr>
        <w:t>тия»</w:t>
      </w:r>
      <w:r w:rsidRPr="008F7A5C">
        <w:rPr>
          <w:b/>
          <w:snapToGrid w:val="0"/>
          <w:szCs w:val="24"/>
        </w:rPr>
        <w:t xml:space="preserve"> </w:t>
      </w:r>
      <w:r>
        <w:rPr>
          <w:snapToGrid w:val="0"/>
          <w:szCs w:val="24"/>
        </w:rPr>
        <w:t>(</w:t>
      </w:r>
      <w:r w:rsidRPr="003B3071">
        <w:rPr>
          <w:snapToGrid w:val="0"/>
          <w:szCs w:val="24"/>
        </w:rPr>
        <w:t>стр.</w:t>
      </w:r>
      <w:r>
        <w:rPr>
          <w:snapToGrid w:val="0"/>
          <w:szCs w:val="24"/>
        </w:rPr>
        <w:t> </w:t>
      </w:r>
      <w:r w:rsidRPr="003B3071">
        <w:rPr>
          <w:snapToGrid w:val="0"/>
          <w:szCs w:val="24"/>
        </w:rPr>
        <w:t xml:space="preserve">164. 165). </w:t>
      </w:r>
    </w:p>
    <w:p w14:paraId="2C0004FE" w14:textId="2B463B38" w:rsidR="00D30B85" w:rsidRDefault="00D30B85" w:rsidP="00F509F0">
      <w:pPr>
        <w:pStyle w:val="a5"/>
        <w:rPr>
          <w:szCs w:val="24"/>
        </w:rPr>
      </w:pPr>
      <w:r>
        <w:rPr>
          <w:szCs w:val="24"/>
        </w:rPr>
        <w:t>«</w:t>
      </w:r>
      <w:r w:rsidRPr="0067323A">
        <w:rPr>
          <w:szCs w:val="24"/>
        </w:rPr>
        <w:t>Русская интелли</w:t>
      </w:r>
      <w:r>
        <w:rPr>
          <w:szCs w:val="24"/>
        </w:rPr>
        <w:t>генция познавала мир по цитатам</w:t>
      </w:r>
      <w:r w:rsidRPr="0067323A">
        <w:rPr>
          <w:szCs w:val="24"/>
        </w:rPr>
        <w:t xml:space="preserve"> и только по цитатам. Она глотала немецкие цитаты, кое-как пе</w:t>
      </w:r>
      <w:r>
        <w:rPr>
          <w:szCs w:val="24"/>
        </w:rPr>
        <w:t>режёвывала их</w:t>
      </w:r>
      <w:r w:rsidRPr="0067323A">
        <w:rPr>
          <w:szCs w:val="24"/>
        </w:rPr>
        <w:t xml:space="preserve"> и в виде законченного русского фабриката экспортировала назад — в Германию. Германская философия гл</w:t>
      </w:r>
      <w:r w:rsidRPr="0067323A">
        <w:rPr>
          <w:szCs w:val="24"/>
        </w:rPr>
        <w:t>о</w:t>
      </w:r>
      <w:r w:rsidRPr="0067323A">
        <w:rPr>
          <w:szCs w:val="24"/>
        </w:rPr>
        <w:t>тала эти цитаты и в виде законченно</w:t>
      </w:r>
      <w:r w:rsidRPr="0067323A">
        <w:rPr>
          <w:szCs w:val="24"/>
        </w:rPr>
        <w:softHyphen/>
        <w:t>го научного исследования предлагала их ге</w:t>
      </w:r>
      <w:r w:rsidRPr="0067323A">
        <w:rPr>
          <w:szCs w:val="24"/>
        </w:rPr>
        <w:t>р</w:t>
      </w:r>
      <w:r w:rsidRPr="0067323A">
        <w:rPr>
          <w:szCs w:val="24"/>
        </w:rPr>
        <w:t>манской политике. Откуда бед</w:t>
      </w:r>
      <w:r>
        <w:rPr>
          <w:szCs w:val="24"/>
        </w:rPr>
        <w:t>няга Гитлер мог знать, что всё</w:t>
      </w:r>
      <w:r w:rsidRPr="0067323A">
        <w:rPr>
          <w:szCs w:val="24"/>
        </w:rPr>
        <w:t xml:space="preserve"> это есть сплошной, стопроцентный хими</w:t>
      </w:r>
      <w:r w:rsidRPr="0067323A">
        <w:rPr>
          <w:szCs w:val="24"/>
        </w:rPr>
        <w:softHyphen/>
        <w:t>чески чистый вздор. Как б</w:t>
      </w:r>
      <w:r w:rsidRPr="0067323A">
        <w:rPr>
          <w:szCs w:val="24"/>
        </w:rPr>
        <w:t>ы</w:t>
      </w:r>
      <w:r w:rsidRPr="0067323A">
        <w:rPr>
          <w:szCs w:val="24"/>
        </w:rPr>
        <w:t>ло ему не соблазниться пустыми восточными пр</w:t>
      </w:r>
      <w:r w:rsidRPr="0067323A">
        <w:rPr>
          <w:szCs w:val="24"/>
        </w:rPr>
        <w:t>о</w:t>
      </w:r>
      <w:r w:rsidRPr="0067323A">
        <w:rPr>
          <w:szCs w:val="24"/>
        </w:rPr>
        <w:t>стран</w:t>
      </w:r>
      <w:r>
        <w:rPr>
          <w:szCs w:val="24"/>
        </w:rPr>
        <w:t>ствами, кое-как населё</w:t>
      </w:r>
      <w:r w:rsidRPr="0067323A">
        <w:rPr>
          <w:szCs w:val="24"/>
        </w:rPr>
        <w:t>н</w:t>
      </w:r>
      <w:r w:rsidRPr="0067323A">
        <w:rPr>
          <w:szCs w:val="24"/>
        </w:rPr>
        <w:t>ными больными монгольскими душами</w:t>
      </w:r>
      <w:r w:rsidRPr="00D30B85">
        <w:rPr>
          <w:szCs w:val="24"/>
          <w:vertAlign w:val="superscript"/>
        </w:rPr>
        <w:t>[CCLXXXIV]</w:t>
      </w:r>
      <w:r>
        <w:rPr>
          <w:szCs w:val="24"/>
        </w:rPr>
        <w:t>?» (стр. 177)</w:t>
      </w:r>
      <w:r w:rsidRPr="0067323A">
        <w:rPr>
          <w:szCs w:val="24"/>
        </w:rPr>
        <w:t>.</w:t>
      </w:r>
    </w:p>
    <w:p w14:paraId="17CC532D" w14:textId="7C8137B8" w:rsidR="00D30B85" w:rsidRDefault="00D30B85" w:rsidP="00873ABF">
      <w:pPr>
        <w:pStyle w:val="PlainText"/>
      </w:pPr>
      <w:r>
        <w:t>И.Л.Солоневич прав в том, что великая русская литература далеко не во всех случаях выражает психологию многонаци</w:t>
      </w:r>
      <w:r>
        <w:t>о</w:t>
      </w:r>
      <w:r>
        <w:t>нального Русского народа, поскольку в ней почти что нет «пол</w:t>
      </w:r>
      <w:r>
        <w:t>о</w:t>
      </w:r>
      <w:r>
        <w:t>жительных героев»: она представляет читателю большей частью заведомо порочных типов либо варианты тупикового развития ли</w:t>
      </w:r>
      <w:r>
        <w:t>ч</w:t>
      </w:r>
      <w:r>
        <w:t>ности, и крайне редко людей, работающих на большие Идеи, хотя в ней иногда встречаются персонажи «при идеях»</w:t>
      </w:r>
      <w:r w:rsidRPr="00D30B85">
        <w:rPr>
          <w:vertAlign w:val="superscript"/>
        </w:rPr>
        <w:t>[CCLXXXV]</w:t>
      </w:r>
      <w:r>
        <w:t>. «Кваз</w:t>
      </w:r>
      <w:r>
        <w:t>и</w:t>
      </w:r>
      <w:r>
        <w:t>положительные» герои ру</w:t>
      </w:r>
      <w:r>
        <w:t>с</w:t>
      </w:r>
      <w:r>
        <w:t xml:space="preserve">ской литературы </w:t>
      </w:r>
      <w:r w:rsidRPr="00223AAE">
        <w:t>—</w:t>
      </w:r>
      <w:r>
        <w:t xml:space="preserve"> в поиске </w:t>
      </w:r>
      <w:r w:rsidRPr="00663935">
        <w:rPr>
          <w:i/>
        </w:rPr>
        <w:t>большой Идеи</w:t>
      </w:r>
      <w:r w:rsidRPr="00D30B85">
        <w:rPr>
          <w:vertAlign w:val="superscript"/>
        </w:rPr>
        <w:t>[CCLXXXVI]</w:t>
      </w:r>
      <w:r w:rsidRPr="00663935">
        <w:rPr>
          <w:i/>
        </w:rPr>
        <w:t xml:space="preserve"> — идеи глобального цивилизационного строительства,</w:t>
      </w:r>
      <w:r>
        <w:t xml:space="preserve"> осознать которую им мешает “элитаризм” и порабощённость пс</w:t>
      </w:r>
      <w:r>
        <w:t>и</w:t>
      </w:r>
      <w:r>
        <w:t>хики а</w:t>
      </w:r>
      <w:r>
        <w:t>в</w:t>
      </w:r>
      <w:r>
        <w:t>торов вероучением исторически реального православия или безз</w:t>
      </w:r>
      <w:r>
        <w:t>а</w:t>
      </w:r>
      <w:r>
        <w:t>стенчивым атеизмом.</w:t>
      </w:r>
    </w:p>
    <w:p w14:paraId="149FA317" w14:textId="77777777" w:rsidR="00D30B85" w:rsidRDefault="00D30B85" w:rsidP="00873ABF">
      <w:pPr>
        <w:pStyle w:val="PlainText"/>
      </w:pPr>
      <w:r>
        <w:lastRenderedPageBreak/>
        <w:t>Главная причина того, что великая русская литература не в</w:t>
      </w:r>
      <w:r>
        <w:t>ы</w:t>
      </w:r>
      <w:r>
        <w:t>ражает психологию многонационального Русского народа, сл</w:t>
      </w:r>
      <w:r>
        <w:t>е</w:t>
      </w:r>
      <w:r>
        <w:t>дующая:</w:t>
      </w:r>
    </w:p>
    <w:p w14:paraId="4B40769B" w14:textId="77777777" w:rsidR="00D30B85" w:rsidRDefault="00D30B85" w:rsidP="00F509F0">
      <w:pPr>
        <w:pStyle w:val="a3"/>
        <w:numPr>
          <w:ilvl w:val="0"/>
          <w:numId w:val="20"/>
        </w:numPr>
        <w:ind w:left="397" w:hanging="227"/>
      </w:pPr>
      <w:r>
        <w:t>литературу на Руси на протяжении нескольких столетий со</w:t>
      </w:r>
      <w:r>
        <w:t>з</w:t>
      </w:r>
      <w:r>
        <w:t>давали представители “элиты” либо разночинцы, приобщи</w:t>
      </w:r>
      <w:r>
        <w:t>в</w:t>
      </w:r>
      <w:r>
        <w:t>шиеся к “элите”;</w:t>
      </w:r>
    </w:p>
    <w:p w14:paraId="0312FC91" w14:textId="77777777" w:rsidR="00D30B85" w:rsidRDefault="00D30B85" w:rsidP="00F509F0">
      <w:pPr>
        <w:pStyle w:val="a3"/>
        <w:numPr>
          <w:ilvl w:val="0"/>
          <w:numId w:val="20"/>
        </w:numPr>
        <w:ind w:left="397" w:hanging="227"/>
      </w:pPr>
      <w:r>
        <w:t xml:space="preserve">а психология многонационального Русского народа </w:t>
      </w:r>
      <w:r w:rsidRPr="00223AAE">
        <w:t>—</w:t>
      </w:r>
      <w:r>
        <w:t xml:space="preserve"> до</w:t>
      </w:r>
      <w:r>
        <w:t>с</w:t>
      </w:r>
      <w:r>
        <w:t xml:space="preserve">тояние не только “элиты”, </w:t>
      </w:r>
    </w:p>
    <w:p w14:paraId="0A6FFB81" w14:textId="77777777" w:rsidR="00D30B85" w:rsidRDefault="00D30B85" w:rsidP="00F509F0">
      <w:pPr>
        <w:pStyle w:val="2"/>
        <w:numPr>
          <w:ilvl w:val="0"/>
          <w:numId w:val="25"/>
        </w:numPr>
        <w:ind w:left="624" w:hanging="227"/>
      </w:pPr>
      <w:r>
        <w:t>составляющей меньшинство общества, численностью на грани статистической значим</w:t>
      </w:r>
      <w:r>
        <w:t>о</w:t>
      </w:r>
      <w:r>
        <w:t>сти,</w:t>
      </w:r>
    </w:p>
    <w:p w14:paraId="05103985" w14:textId="77777777" w:rsidR="00D30B85" w:rsidRPr="0067323A" w:rsidRDefault="00D30B85" w:rsidP="00F509F0">
      <w:pPr>
        <w:pStyle w:val="2"/>
        <w:numPr>
          <w:ilvl w:val="0"/>
          <w:numId w:val="25"/>
        </w:numPr>
        <w:ind w:left="624" w:hanging="227"/>
      </w:pPr>
      <w:r w:rsidRPr="007F48BF">
        <w:rPr>
          <w:b/>
        </w:rPr>
        <w:t>отличной</w:t>
      </w:r>
      <w:r>
        <w:t xml:space="preserve"> по нравственности и “этике” от простонародья, составляющего основную статистическую массу и </w:t>
      </w:r>
      <w:r w:rsidRPr="007F48BF">
        <w:rPr>
          <w:b/>
        </w:rPr>
        <w:t>тем б</w:t>
      </w:r>
      <w:r w:rsidRPr="007F48BF">
        <w:rPr>
          <w:b/>
        </w:rPr>
        <w:t>о</w:t>
      </w:r>
      <w:r w:rsidRPr="007F48BF">
        <w:rPr>
          <w:b/>
        </w:rPr>
        <w:t xml:space="preserve">лее — от генетического ядра </w:t>
      </w:r>
      <w:r>
        <w:rPr>
          <w:b/>
        </w:rPr>
        <w:t xml:space="preserve">народов </w:t>
      </w:r>
      <w:r w:rsidRPr="007F48BF">
        <w:rPr>
          <w:b/>
        </w:rPr>
        <w:t>Русской многон</w:t>
      </w:r>
      <w:r w:rsidRPr="007F48BF">
        <w:rPr>
          <w:b/>
        </w:rPr>
        <w:t>а</w:t>
      </w:r>
      <w:r w:rsidRPr="007F48BF">
        <w:rPr>
          <w:b/>
        </w:rPr>
        <w:t>циональной ц</w:t>
      </w:r>
      <w:r w:rsidRPr="007F48BF">
        <w:rPr>
          <w:b/>
        </w:rPr>
        <w:t>и</w:t>
      </w:r>
      <w:r w:rsidRPr="007F48BF">
        <w:rPr>
          <w:b/>
        </w:rPr>
        <w:t>вилизации</w:t>
      </w:r>
      <w:r>
        <w:t>.</w:t>
      </w:r>
    </w:p>
    <w:p w14:paraId="5A7B4985" w14:textId="77777777" w:rsidR="00D30B85" w:rsidRDefault="00D30B85" w:rsidP="00873ABF">
      <w:pPr>
        <w:pStyle w:val="PlainText"/>
      </w:pPr>
      <w:r>
        <w:t>Указывая на это обстоятельство, интеллигенцию, которая в России в основном и занималась литературным творчеством и обществоведческими научными дисциплинами, В.О.Клю</w:t>
      </w:r>
      <w:r>
        <w:softHyphen/>
        <w:t>чев</w:t>
      </w:r>
      <w:r>
        <w:softHyphen/>
        <w:t>ский охарактеризовал сл</w:t>
      </w:r>
      <w:r>
        <w:t>о</w:t>
      </w:r>
      <w:r>
        <w:t>вами:</w:t>
      </w:r>
    </w:p>
    <w:p w14:paraId="46C05653" w14:textId="77777777" w:rsidR="00D30B85" w:rsidRDefault="00D30B85" w:rsidP="00F509F0">
      <w:pPr>
        <w:pStyle w:val="a5"/>
      </w:pPr>
      <w:r>
        <w:t>«Российская интеллигенция — листья, оторвавшиеся от св</w:t>
      </w:r>
      <w:r>
        <w:t>о</w:t>
      </w:r>
      <w:r>
        <w:t>его дерева: они могут пожалеть о своём дереве, но дерево не п</w:t>
      </w:r>
      <w:r>
        <w:t>о</w:t>
      </w:r>
      <w:r>
        <w:t xml:space="preserve">жалеет о них, потому что вырастит другие листья» (В.О.Ключевский. Сочинения в 9 томах. Москва, «Мысль», </w:t>
      </w:r>
      <w:smartTag w:uri="urn:schemas-microsoft-com:office:smarttags" w:element="metricconverter">
        <w:smartTagPr>
          <w:attr w:name="ProductID" w:val="1990 г"/>
        </w:smartTagPr>
        <w:r>
          <w:t>1990 г</w:t>
        </w:r>
      </w:smartTag>
      <w:r>
        <w:t>., т. 9, “Аф</w:t>
      </w:r>
      <w:r>
        <w:t>о</w:t>
      </w:r>
      <w:r>
        <w:t>ризмы и мысли об истории”, стр. 379).</w:t>
      </w:r>
    </w:p>
    <w:p w14:paraId="5BBC8D63" w14:textId="77777777" w:rsidR="00D30B85" w:rsidRDefault="00D30B85" w:rsidP="00873ABF">
      <w:pPr>
        <w:pStyle w:val="PlainText"/>
      </w:pPr>
      <w:r>
        <w:t>Иначе говоря, если Русь действительно «нация пр</w:t>
      </w:r>
      <w:r>
        <w:t>и</w:t>
      </w:r>
      <w:r>
        <w:t>рождённых рабов», как это может кому-то показаться по произведениям ру</w:t>
      </w:r>
      <w:r>
        <w:t>с</w:t>
      </w:r>
      <w:r>
        <w:t>ской литературы, обнажающей действительные пороки людей и общества для того, чтобы они были изжиты, то почему:</w:t>
      </w:r>
    </w:p>
    <w:p w14:paraId="6B88E3A2" w14:textId="77777777" w:rsidR="00D30B85" w:rsidRDefault="00D30B85" w:rsidP="00F509F0">
      <w:pPr>
        <w:pStyle w:val="a3"/>
        <w:numPr>
          <w:ilvl w:val="0"/>
          <w:numId w:val="20"/>
        </w:numPr>
        <w:ind w:left="397" w:hanging="227"/>
      </w:pPr>
      <w:r>
        <w:t>В историческое небытие ушла Золотая орда, а потомки её н</w:t>
      </w:r>
      <w:r>
        <w:t>а</w:t>
      </w:r>
      <w:r>
        <w:t xml:space="preserve">селения </w:t>
      </w:r>
      <w:r w:rsidRPr="00223AAE">
        <w:t>—</w:t>
      </w:r>
      <w:r>
        <w:t xml:space="preserve"> ныне своеобразная часть многонационального Русского народа?</w:t>
      </w:r>
    </w:p>
    <w:p w14:paraId="7D91A16E" w14:textId="77777777" w:rsidR="00D30B85" w:rsidRDefault="00D30B85" w:rsidP="00F509F0">
      <w:pPr>
        <w:pStyle w:val="a3"/>
        <w:numPr>
          <w:ilvl w:val="0"/>
          <w:numId w:val="20"/>
        </w:numPr>
        <w:ind w:left="397" w:hanging="227"/>
      </w:pPr>
      <w:r>
        <w:t xml:space="preserve">В смутное время рубежа </w:t>
      </w:r>
      <w:r>
        <w:rPr>
          <w:lang w:val="en-US"/>
        </w:rPr>
        <w:t>XVI</w:t>
      </w:r>
      <w:r w:rsidRPr="008368A6">
        <w:t xml:space="preserve"> — </w:t>
      </w:r>
      <w:r>
        <w:rPr>
          <w:lang w:val="en-US"/>
        </w:rPr>
        <w:t>XVII</w:t>
      </w:r>
      <w:r>
        <w:t xml:space="preserve"> вв. на Руси не утверд</w:t>
      </w:r>
      <w:r>
        <w:t>и</w:t>
      </w:r>
      <w:r>
        <w:t>лась польская династия «Вл</w:t>
      </w:r>
      <w:r>
        <w:t>а</w:t>
      </w:r>
      <w:r>
        <w:t>диславичей» и мы по-прежнему живём на Руси, а не в «Великой Речи посполитой», прост</w:t>
      </w:r>
      <w:r>
        <w:t>и</w:t>
      </w:r>
      <w:r>
        <w:t>рающейся не только от Балтийского до Чёрного моря, но и от Атлантического до Тихого оке</w:t>
      </w:r>
      <w:r>
        <w:t>а</w:t>
      </w:r>
      <w:r>
        <w:t>на?</w:t>
      </w:r>
    </w:p>
    <w:p w14:paraId="56EAE23C" w14:textId="1829BC70" w:rsidR="00D30B85" w:rsidRDefault="00D30B85" w:rsidP="00F509F0">
      <w:pPr>
        <w:pStyle w:val="a3"/>
        <w:numPr>
          <w:ilvl w:val="0"/>
          <w:numId w:val="20"/>
        </w:numPr>
        <w:ind w:left="397" w:hanging="227"/>
      </w:pPr>
      <w:r>
        <w:t>Почему нашествие объединённой Европы под вод</w:t>
      </w:r>
      <w:r>
        <w:t>и</w:t>
      </w:r>
      <w:r>
        <w:t>тельством Наполеона завершилось разгромом агрессоров, далеко не п</w:t>
      </w:r>
      <w:r>
        <w:t>о</w:t>
      </w:r>
      <w:r>
        <w:t xml:space="preserve">следней причиной которого была партизанская </w:t>
      </w:r>
      <w:r w:rsidRPr="00223AAE">
        <w:t>—</w:t>
      </w:r>
      <w:r>
        <w:t xml:space="preserve"> народная </w:t>
      </w:r>
      <w:r>
        <w:lastRenderedPageBreak/>
        <w:t xml:space="preserve">война, на которую М.И.Кутузову 5 октября </w:t>
      </w:r>
      <w:smartTag w:uri="urn:schemas-microsoft-com:office:smarttags" w:element="metricconverter">
        <w:smartTagPr>
          <w:attr w:name="ProductID" w:val="1812 г"/>
        </w:smartTagPr>
        <w:r>
          <w:t>1812 г</w:t>
        </w:r>
      </w:smartTag>
      <w:r>
        <w:t>. жаловался посланец Наполеона Л</w:t>
      </w:r>
      <w:r>
        <w:t>о</w:t>
      </w:r>
      <w:r>
        <w:t>ристон, просивший мира</w:t>
      </w:r>
      <w:r w:rsidRPr="00D30B85">
        <w:rPr>
          <w:vertAlign w:val="superscript"/>
        </w:rPr>
        <w:t>[CCLXXXVII]</w:t>
      </w:r>
      <w:r>
        <w:t>?</w:t>
      </w:r>
    </w:p>
    <w:p w14:paraId="0BF5F995" w14:textId="77777777" w:rsidR="00D30B85" w:rsidRDefault="00D30B85" w:rsidP="00F509F0">
      <w:pPr>
        <w:pStyle w:val="a3"/>
        <w:numPr>
          <w:ilvl w:val="0"/>
          <w:numId w:val="20"/>
        </w:numPr>
        <w:ind w:left="397" w:hanging="227"/>
      </w:pPr>
      <w:r>
        <w:t>О Великой Отечественной войне и самоотверженности п</w:t>
      </w:r>
      <w:r>
        <w:t>о</w:t>
      </w:r>
      <w:r>
        <w:t>давляющего большинства народа в ней мы и не говорим, хотя трусы и пособники оккупантов тоже не были единичными я</w:t>
      </w:r>
      <w:r>
        <w:t>в</w:t>
      </w:r>
      <w:r>
        <w:t>лениями.</w:t>
      </w:r>
    </w:p>
    <w:p w14:paraId="76747E2D" w14:textId="77777777" w:rsidR="00D30B85" w:rsidRDefault="00D30B85" w:rsidP="00C50FE4">
      <w:pPr>
        <w:pStyle w:val="a7"/>
      </w:pPr>
      <w:r>
        <w:t xml:space="preserve">Т.е. тезис о «нации рабов», </w:t>
      </w:r>
      <w:r w:rsidRPr="00FC3B31">
        <w:rPr>
          <w:i/>
        </w:rPr>
        <w:t>выражающий поверхностные впечатления от толпо-“эли</w:t>
      </w:r>
      <w:r w:rsidRPr="00FC3B31">
        <w:rPr>
          <w:i/>
        </w:rPr>
        <w:softHyphen/>
        <w:t>та</w:t>
      </w:r>
      <w:r w:rsidRPr="00FC3B31">
        <w:rPr>
          <w:i/>
        </w:rPr>
        <w:softHyphen/>
        <w:t>ризма” на Руси в периоды его межкризисного существования,</w:t>
      </w:r>
      <w:r>
        <w:t xml:space="preserve"> оказывается несостоятел</w:t>
      </w:r>
      <w:r>
        <w:t>ь</w:t>
      </w:r>
      <w:r>
        <w:t>ным в кризисные врем</w:t>
      </w:r>
      <w:r>
        <w:t>е</w:t>
      </w:r>
      <w:r>
        <w:t xml:space="preserve">на. </w:t>
      </w:r>
    </w:p>
    <w:p w14:paraId="6E197543" w14:textId="77777777" w:rsidR="00D30B85" w:rsidRDefault="00D30B85" w:rsidP="00C50FE4">
      <w:pPr>
        <w:pStyle w:val="a9"/>
      </w:pPr>
      <w:r>
        <w:t>Причиной этого может быть только то, что в простонар</w:t>
      </w:r>
      <w:r>
        <w:t>о</w:t>
      </w:r>
      <w:r>
        <w:t xml:space="preserve">дье, далеко не все по своей психологии </w:t>
      </w:r>
      <w:r w:rsidRPr="00223AAE">
        <w:t>—</w:t>
      </w:r>
      <w:r>
        <w:t xml:space="preserve"> холопы прав</w:t>
      </w:r>
      <w:r>
        <w:t>я</w:t>
      </w:r>
      <w:r>
        <w:t>щей “элиты”, тем более такие, как Смердяков, втайне мечтавший отдаться под власть более просвещённого и дееспособного поработителя, нежели отечественные “элитарии”.</w:t>
      </w:r>
    </w:p>
    <w:p w14:paraId="61B4815A" w14:textId="77777777" w:rsidR="00D30B85" w:rsidRDefault="00D30B85" w:rsidP="00C50FE4">
      <w:pPr>
        <w:pStyle w:val="a9"/>
      </w:pPr>
      <w:r>
        <w:t xml:space="preserve">Но «смердяковщина» для подавляющего большинства отечественных “элитариев” </w:t>
      </w:r>
      <w:r w:rsidRPr="00223AAE">
        <w:t>—</w:t>
      </w:r>
      <w:r>
        <w:t xml:space="preserve"> это д</w:t>
      </w:r>
      <w:r>
        <w:t>и</w:t>
      </w:r>
      <w:r>
        <w:t xml:space="preserve">агноз. </w:t>
      </w:r>
    </w:p>
    <w:p w14:paraId="64D336D4" w14:textId="77777777" w:rsidR="00D30B85" w:rsidRPr="00D44902" w:rsidRDefault="00D30B85" w:rsidP="00873ABF">
      <w:pPr>
        <w:pStyle w:val="PlainText"/>
      </w:pPr>
      <w:r>
        <w:t>Тем не менее толпо-“элитаризм”, устойчивый в преемственн</w:t>
      </w:r>
      <w:r>
        <w:t>о</w:t>
      </w:r>
      <w:r>
        <w:t xml:space="preserve">сти поколений, действительно </w:t>
      </w:r>
      <w:r w:rsidRPr="00223AAE">
        <w:t>—</w:t>
      </w:r>
      <w:r>
        <w:t xml:space="preserve"> иерархия холопства снизу д</w:t>
      </w:r>
      <w:r>
        <w:t>о</w:t>
      </w:r>
      <w:r>
        <w:t>верху: перед холопами, стоящими в иерархии выше, и перед авт</w:t>
      </w:r>
      <w:r>
        <w:t>о</w:t>
      </w:r>
      <w:r>
        <w:t>ритетными поработительными по их сути идеями цивилизацио</w:t>
      </w:r>
      <w:r>
        <w:t>н</w:t>
      </w:r>
      <w:r>
        <w:t>ного строительства.</w:t>
      </w:r>
    </w:p>
    <w:p w14:paraId="15EB5AC1" w14:textId="77777777" w:rsidR="00D30B85" w:rsidRDefault="00D30B85" w:rsidP="00F509F0">
      <w:pPr>
        <w:pStyle w:val="a5"/>
      </w:pPr>
      <w:r>
        <w:t>«Схема истории</w:t>
      </w:r>
      <w:r w:rsidRPr="00823627">
        <w:rPr>
          <w:spacing w:val="50"/>
          <w:szCs w:val="24"/>
        </w:rPr>
        <w:t xml:space="preserve"> холопства</w:t>
      </w:r>
      <w:r>
        <w:t xml:space="preserve"> в России. Военное или эк</w:t>
      </w:r>
      <w:r>
        <w:t>о</w:t>
      </w:r>
      <w:r>
        <w:t>номическое насилие превратилось в юридический институт, кот</w:t>
      </w:r>
      <w:r>
        <w:t>о</w:t>
      </w:r>
      <w:r>
        <w:t>рый посредством продолжительной практики превратился в пр</w:t>
      </w:r>
      <w:r>
        <w:t>и</w:t>
      </w:r>
      <w:r>
        <w:t>вычку, а она по отмене института осталась в нравах как нравс</w:t>
      </w:r>
      <w:r>
        <w:t>т</w:t>
      </w:r>
      <w:r>
        <w:t>венная болезнь» (В.О.Ключевский. Сочинения в 9 томах. Мос</w:t>
      </w:r>
      <w:r>
        <w:t>к</w:t>
      </w:r>
      <w:r>
        <w:t xml:space="preserve">ва, «Мысль», </w:t>
      </w:r>
      <w:smartTag w:uri="urn:schemas-microsoft-com:office:smarttags" w:element="metricconverter">
        <w:smartTagPr>
          <w:attr w:name="ProductID" w:val="1990 г"/>
        </w:smartTagPr>
        <w:r>
          <w:t>1990 г</w:t>
        </w:r>
      </w:smartTag>
      <w:r>
        <w:t xml:space="preserve">., т. 9, “Записанная книжка” </w:t>
      </w:r>
      <w:r w:rsidRPr="008368A6">
        <w:t>[1890</w:t>
      </w:r>
      <w:r>
        <w:noBreakHyphen/>
        <w:t>е г</w:t>
      </w:r>
      <w:r>
        <w:t>о</w:t>
      </w:r>
      <w:r>
        <w:t>ды</w:t>
      </w:r>
      <w:r w:rsidRPr="008368A6">
        <w:t>]</w:t>
      </w:r>
      <w:r>
        <w:t>, стр. 375).</w:t>
      </w:r>
    </w:p>
    <w:p w14:paraId="01055BA2" w14:textId="77777777" w:rsidR="00D30B85" w:rsidRDefault="00D30B85" w:rsidP="00873ABF">
      <w:pPr>
        <w:pStyle w:val="PlainText"/>
      </w:pPr>
      <w:r>
        <w:t>Излагает В.О.Ключевский и требования к холопам низовых уровней, предъявляемых толпо-“элитаризмом”, реализация кот</w:t>
      </w:r>
      <w:r>
        <w:t>о</w:t>
      </w:r>
      <w:r>
        <w:t>рых должна обеспечить устойчивость толпо-“элитаризма” в пр</w:t>
      </w:r>
      <w:r>
        <w:t>е</w:t>
      </w:r>
      <w:r>
        <w:t>емстве</w:t>
      </w:r>
      <w:r>
        <w:t>н</w:t>
      </w:r>
      <w:r>
        <w:t xml:space="preserve">ности поколений и барство “элиты”: </w:t>
      </w:r>
    </w:p>
    <w:p w14:paraId="45990E33" w14:textId="3E4AC307" w:rsidR="00D30B85" w:rsidRDefault="00D30B85" w:rsidP="00F509F0">
      <w:pPr>
        <w:pStyle w:val="a5"/>
      </w:pPr>
      <w:r>
        <w:t>«Бедные люди могут иметь нравственные правила (т.е. см</w:t>
      </w:r>
      <w:r>
        <w:t>и</w:t>
      </w:r>
      <w:r>
        <w:t>ренно жить в соответствии с их соц</w:t>
      </w:r>
      <w:r>
        <w:t>и</w:t>
      </w:r>
      <w:r>
        <w:t xml:space="preserve">альным статусом: </w:t>
      </w:r>
      <w:r w:rsidRPr="00223AAE">
        <w:t>—</w:t>
      </w:r>
      <w:r>
        <w:t xml:space="preserve"> </w:t>
      </w:r>
      <w:r>
        <w:lastRenderedPageBreak/>
        <w:t xml:space="preserve">наш комментарий при цитировании), но </w:t>
      </w:r>
      <w:r w:rsidRPr="00BE1597">
        <w:t>не должны иметь воли</w:t>
      </w:r>
      <w:r>
        <w:t xml:space="preserve"> (чт</w:t>
      </w:r>
      <w:r>
        <w:t>о</w:t>
      </w:r>
      <w:r>
        <w:t xml:space="preserve">бы не вступать в конфликт с системой; а по сути </w:t>
      </w:r>
      <w:r w:rsidRPr="00223AAE">
        <w:t>—</w:t>
      </w:r>
      <w:r>
        <w:t xml:space="preserve"> не должны даже мечтать стать человеками, поскол</w:t>
      </w:r>
      <w:r>
        <w:t>ь</w:t>
      </w:r>
      <w:r>
        <w:t xml:space="preserve">ку человек </w:t>
      </w:r>
      <w:r w:rsidRPr="00223AAE">
        <w:t>—</w:t>
      </w:r>
      <w:r>
        <w:t xml:space="preserve"> это воля, а состоявшемуся человеку место в обществе библейским проектом не отведено</w:t>
      </w:r>
      <w:r w:rsidRPr="00D30B85">
        <w:rPr>
          <w:vertAlign w:val="superscript"/>
        </w:rPr>
        <w:t>[CCLXXXVIII]</w:t>
      </w:r>
      <w:r>
        <w:t xml:space="preserve">: наше замечание при цитировании). Первое спасает их от преступлений, а второе </w:t>
      </w:r>
      <w:r w:rsidRPr="00223AAE">
        <w:t>—</w:t>
      </w:r>
      <w:r>
        <w:t xml:space="preserve"> от несчастий» (В.О.Ключевский. Сочинения в 9 томах. Москва, «Мысль», </w:t>
      </w:r>
      <w:smartTag w:uri="urn:schemas-microsoft-com:office:smarttags" w:element="metricconverter">
        <w:smartTagPr>
          <w:attr w:name="ProductID" w:val="1990 г"/>
        </w:smartTagPr>
        <w:r>
          <w:t>1990 г</w:t>
        </w:r>
      </w:smartTag>
      <w:r>
        <w:t xml:space="preserve">., т. 9, “Афоризмы и мысли об истории”, стр. 369). </w:t>
      </w:r>
    </w:p>
    <w:p w14:paraId="1BC284C9" w14:textId="77777777" w:rsidR="00D30B85" w:rsidRDefault="00D30B85" w:rsidP="00873ABF">
      <w:pPr>
        <w:pStyle w:val="PlainText"/>
      </w:pPr>
      <w:r>
        <w:t>Воплощение этого идеала в жизнь вполне укладывается в п</w:t>
      </w:r>
      <w:r>
        <w:t>о</w:t>
      </w:r>
      <w:r>
        <w:t>учение апостола Павла: «Рабы, повинуйтесь господам…». И хотя холопство получило на Руси довольно широкое распространение, поскольку общественные институты работают на его воспрои</w:t>
      </w:r>
      <w:r>
        <w:t>з</w:t>
      </w:r>
      <w:r>
        <w:t xml:space="preserve">водство, этот идеал не удаётся «привить» народу на протяжении более, чем 1 000 лет. Как следствие этого </w:t>
      </w:r>
      <w:r w:rsidRPr="00223AAE">
        <w:t>—</w:t>
      </w:r>
      <w:r>
        <w:t xml:space="preserve"> В.О.Ключевский констатирует неэффективность холопского единоличного труда, привязывая свою оценку к эпохе крепостного права:</w:t>
      </w:r>
    </w:p>
    <w:p w14:paraId="106CD230" w14:textId="77777777" w:rsidR="00D30B85" w:rsidRDefault="00D30B85" w:rsidP="00F509F0">
      <w:pPr>
        <w:pStyle w:val="a5"/>
      </w:pPr>
      <w:r>
        <w:t xml:space="preserve">«Крепостной труд </w:t>
      </w:r>
      <w:r w:rsidRPr="00223AAE">
        <w:t>—</w:t>
      </w:r>
      <w:r>
        <w:t xml:space="preserve"> ежеминутный саботаж </w:t>
      </w:r>
      <w:r w:rsidRPr="00223AAE">
        <w:t>—</w:t>
      </w:r>
      <w:r>
        <w:t xml:space="preserve"> работа, ни</w:t>
      </w:r>
      <w:r>
        <w:t>з</w:t>
      </w:r>
      <w:r>
        <w:t xml:space="preserve">ведённая до допустимого законом минимума» (В.О.Ключевский. Сочинения в 9 томах. Москва, «Мысль», </w:t>
      </w:r>
      <w:smartTag w:uri="urn:schemas-microsoft-com:office:smarttags" w:element="metricconverter">
        <w:smartTagPr>
          <w:attr w:name="ProductID" w:val="1990 г"/>
        </w:smartTagPr>
        <w:r>
          <w:t>1990 г</w:t>
        </w:r>
      </w:smartTag>
      <w:r>
        <w:t>., т. 9, “Дне</w:t>
      </w:r>
      <w:r>
        <w:t>в</w:t>
      </w:r>
      <w:r>
        <w:t>ники и дневн</w:t>
      </w:r>
      <w:r>
        <w:t>и</w:t>
      </w:r>
      <w:r>
        <w:t>ковые записи”, стр. 360).</w:t>
      </w:r>
    </w:p>
    <w:p w14:paraId="39C833A2" w14:textId="77777777" w:rsidR="00D30B85" w:rsidRDefault="00D30B85" w:rsidP="00873ABF">
      <w:pPr>
        <w:pStyle w:val="PlainText"/>
      </w:pPr>
      <w:r>
        <w:t xml:space="preserve">И он же дополняет её характеристикой </w:t>
      </w:r>
      <w:r w:rsidRPr="000031B4">
        <w:rPr>
          <w:i/>
        </w:rPr>
        <w:t>системы обществе</w:t>
      </w:r>
      <w:r w:rsidRPr="000031B4">
        <w:rPr>
          <w:i/>
        </w:rPr>
        <w:t>н</w:t>
      </w:r>
      <w:r w:rsidRPr="000031B4">
        <w:rPr>
          <w:i/>
        </w:rPr>
        <w:t>ного объед</w:t>
      </w:r>
      <w:r>
        <w:rPr>
          <w:i/>
        </w:rPr>
        <w:t>ин</w:t>
      </w:r>
      <w:r w:rsidRPr="000031B4">
        <w:rPr>
          <w:i/>
        </w:rPr>
        <w:t>ения труда,</w:t>
      </w:r>
      <w:r>
        <w:t xml:space="preserve"> сложившейся в толпо-“элитаризме” Ро</w:t>
      </w:r>
      <w:r>
        <w:t>с</w:t>
      </w:r>
      <w:r>
        <w:t>сии:</w:t>
      </w:r>
    </w:p>
    <w:p w14:paraId="5071B088" w14:textId="77777777" w:rsidR="00D30B85" w:rsidRDefault="00D30B85" w:rsidP="00F509F0">
      <w:pPr>
        <w:pStyle w:val="a5"/>
      </w:pPr>
      <w:r>
        <w:t>«В России нет средних талантов, простых мастеров, а есть одинокие гении и миллионы никуда не годных людей. Гении н</w:t>
      </w:r>
      <w:r>
        <w:t>и</w:t>
      </w:r>
      <w:r>
        <w:t>чего не могут сделать, пот</w:t>
      </w:r>
      <w:r>
        <w:t>о</w:t>
      </w:r>
      <w:r>
        <w:t>му что не имеют подмастерьев, а с миллионами ничего нельзя сделать, потому что у них нет маст</w:t>
      </w:r>
      <w:r>
        <w:t>е</w:t>
      </w:r>
      <w:r>
        <w:t xml:space="preserve">ров. Первые бесполезны потому, что их слишком мало; вторые беспомощны потому, что их слишком много» (В.О.Ключевский. Сочинения в 9 томах. Москва, «Мысль», </w:t>
      </w:r>
      <w:smartTag w:uri="urn:schemas-microsoft-com:office:smarttags" w:element="metricconverter">
        <w:smartTagPr>
          <w:attr w:name="ProductID" w:val="1990 г"/>
        </w:smartTagPr>
        <w:r>
          <w:t>1990 г</w:t>
        </w:r>
      </w:smartTag>
      <w:r>
        <w:t>., т. 9, “Аф</w:t>
      </w:r>
      <w:r>
        <w:t>о</w:t>
      </w:r>
      <w:r>
        <w:t>ризмы и мысли об и</w:t>
      </w:r>
      <w:r>
        <w:t>с</w:t>
      </w:r>
      <w:r>
        <w:t xml:space="preserve">тории”, стр. 373). </w:t>
      </w:r>
    </w:p>
    <w:p w14:paraId="348E33B7" w14:textId="20A45371" w:rsidR="00D30B85" w:rsidRDefault="00D30B85" w:rsidP="00873ABF">
      <w:pPr>
        <w:pStyle w:val="PlainText"/>
      </w:pPr>
      <w:r>
        <w:t>Благодаря этому мечта смердяковых прошлого, н</w:t>
      </w:r>
      <w:r>
        <w:t>а</w:t>
      </w:r>
      <w:r>
        <w:t>стоящего и будущего, не осуществима: Русь не может войти в состав библе</w:t>
      </w:r>
      <w:r>
        <w:t>й</w:t>
      </w:r>
      <w:r>
        <w:t xml:space="preserve">ской цивилизации, поскольку для этого требуется «среднее звено» </w:t>
      </w:r>
      <w:r w:rsidRPr="00223AAE">
        <w:t>—</w:t>
      </w:r>
      <w:r>
        <w:t xml:space="preserve"> управленческий корпус </w:t>
      </w:r>
      <w:r w:rsidRPr="00223AAE">
        <w:t>—</w:t>
      </w:r>
      <w:r>
        <w:t xml:space="preserve"> правящая “элита”, которая хотя с</w:t>
      </w:r>
      <w:r>
        <w:t>а</w:t>
      </w:r>
      <w:r>
        <w:t xml:space="preserve">ма «звёзд с неба и не хватает», но всё же, </w:t>
      </w:r>
      <w:r>
        <w:rPr>
          <w:b/>
        </w:rPr>
        <w:t>во-первых</w:t>
      </w:r>
      <w:r>
        <w:t>, достаточно о</w:t>
      </w:r>
      <w:r>
        <w:t>б</w:t>
      </w:r>
      <w:r>
        <w:t xml:space="preserve">разована, профессионально состоятельна (прежде всего в сфере управления, и на макроуровне </w:t>
      </w:r>
      <w:r w:rsidRPr="00223AAE">
        <w:t>—</w:t>
      </w:r>
      <w:r>
        <w:t xml:space="preserve"> в особенности) и, </w:t>
      </w:r>
      <w:r>
        <w:rPr>
          <w:b/>
        </w:rPr>
        <w:lastRenderedPageBreak/>
        <w:t>во-вторых</w:t>
      </w:r>
      <w:r>
        <w:t>, не изолирована от многомиллионного простонародья в “элитарной” субкультуре</w:t>
      </w:r>
      <w:r w:rsidRPr="00D30B85">
        <w:rPr>
          <w:vertAlign w:val="superscript"/>
        </w:rPr>
        <w:t>[CCLXXXIX]</w:t>
      </w:r>
      <w:r>
        <w:t>, что и позволяет “элите” в большинстве зарубежных государств руководить жизнью общества.</w:t>
      </w:r>
      <w:r w:rsidRPr="00D30B85">
        <w:rPr>
          <w:vertAlign w:val="superscript"/>
        </w:rPr>
        <w:t>[CCXC]</w:t>
      </w:r>
    </w:p>
    <w:p w14:paraId="4E62B2F2" w14:textId="72F24DD2" w:rsidR="00D30B85" w:rsidRDefault="00D30B85" w:rsidP="00873ABF">
      <w:pPr>
        <w:pStyle w:val="PlainText"/>
      </w:pPr>
      <w:r>
        <w:t xml:space="preserve">Причина этого в том, что простонародье </w:t>
      </w:r>
      <w:r w:rsidRPr="00223AAE">
        <w:t>—</w:t>
      </w:r>
      <w:r>
        <w:t xml:space="preserve"> не только холопы (вплоть до власовцев и бендеровцев), чья нравственность и пс</w:t>
      </w:r>
      <w:r>
        <w:t>и</w:t>
      </w:r>
      <w:r>
        <w:t>хики покалечены культурой толпо-“элитаризма”, но и множество людей, которые ст</w:t>
      </w:r>
      <w:r>
        <w:t>о</w:t>
      </w:r>
      <w:r>
        <w:t xml:space="preserve">ят на позиции </w:t>
      </w:r>
      <w:r w:rsidRPr="006D3354">
        <w:rPr>
          <w:i/>
        </w:rPr>
        <w:t>«минуй нас пуще всех печалей и барский гнев, и ба</w:t>
      </w:r>
      <w:r w:rsidRPr="006D3354">
        <w:rPr>
          <w:i/>
        </w:rPr>
        <w:t>р</w:t>
      </w:r>
      <w:r w:rsidRPr="006D3354">
        <w:rPr>
          <w:i/>
        </w:rPr>
        <w:t>ская любовь»</w:t>
      </w:r>
      <w:r w:rsidRPr="00D30B85">
        <w:rPr>
          <w:vertAlign w:val="superscript"/>
        </w:rPr>
        <w:t>[CCXCI]</w:t>
      </w:r>
      <w:r>
        <w:t xml:space="preserve">. </w:t>
      </w:r>
    </w:p>
    <w:p w14:paraId="3B77C1FC" w14:textId="77777777" w:rsidR="00D30B85" w:rsidRDefault="00D30B85" w:rsidP="00873ABF">
      <w:pPr>
        <w:pStyle w:val="PlainText"/>
      </w:pPr>
      <w:r>
        <w:t>Они не приемлют “элитариев” в качестве “элиты”, однако терпимо относятся к её существованию и проводимой ею полит</w:t>
      </w:r>
      <w:r>
        <w:t>и</w:t>
      </w:r>
      <w:r>
        <w:t>ке. Они осознают пределы, за которыми они утрачивают деесп</w:t>
      </w:r>
      <w:r>
        <w:t>о</w:t>
      </w:r>
      <w:r>
        <w:t>собность, т.е. последствия их действий становятся непредсказу</w:t>
      </w:r>
      <w:r>
        <w:t>е</w:t>
      </w:r>
      <w:r>
        <w:t>мыми и потому опа</w:t>
      </w:r>
      <w:r>
        <w:t>с</w:t>
      </w:r>
      <w:r>
        <w:t xml:space="preserve">ными. </w:t>
      </w:r>
    </w:p>
    <w:p w14:paraId="7C59B2BD" w14:textId="77777777" w:rsidR="00D30B85" w:rsidRDefault="00D30B85" w:rsidP="00C50FE4">
      <w:pPr>
        <w:pStyle w:val="a7"/>
      </w:pPr>
      <w:r>
        <w:t>Т.е. они, хотя и могут иногда вспоминать «русское авось…», однако не считают «авось и небось» нормой повседневной жизни, и их надо очень, очень дожать обстоятельствами, чтобы они, положившись на «авось», начали действовать вне освоенной ими области какого ни на есть их профессион</w:t>
      </w:r>
      <w:r>
        <w:t>а</w:t>
      </w:r>
      <w:r>
        <w:t>лизма. И от других, в том числе и от “элиты”, они ожидают такого же отношения к жизни общества, поскольку для них в этом и здравый смысл, и этическая норма.</w:t>
      </w:r>
    </w:p>
    <w:p w14:paraId="182B06D5" w14:textId="4E8F714C" w:rsidR="00D30B85" w:rsidRDefault="00D30B85" w:rsidP="00873ABF">
      <w:pPr>
        <w:pStyle w:val="PlainText"/>
      </w:pPr>
      <w:r>
        <w:t xml:space="preserve"> И потому в межкризисные периоды толпо-“элитаризма” они занимаются своими делами и не рвутся в сферу управления. Они не бунтуют и не устремлены к тому, чтобы развязать гражда</w:t>
      </w:r>
      <w:r>
        <w:t>н</w:t>
      </w:r>
      <w:r>
        <w:t>скую войну, поскольку это помешало бы жизни их семей ещё больше, чем “элита” и её правление, порочность которого они осознают в большей или меньшей мере.</w:t>
      </w:r>
      <w:r w:rsidRPr="00D30B85">
        <w:rPr>
          <w:vertAlign w:val="superscript"/>
        </w:rPr>
        <w:t>[CCXCII]</w:t>
      </w:r>
      <w:r>
        <w:t xml:space="preserve"> </w:t>
      </w:r>
    </w:p>
    <w:p w14:paraId="45B1CAC2" w14:textId="77777777" w:rsidR="00D30B85" w:rsidRDefault="00D30B85" w:rsidP="00C50FE4">
      <w:pPr>
        <w:pStyle w:val="a9"/>
      </w:pPr>
      <w:r>
        <w:t>Эта их несклонность к бунту и создаёт обманчивое вп</w:t>
      </w:r>
      <w:r>
        <w:t>е</w:t>
      </w:r>
      <w:r>
        <w:t xml:space="preserve">чатление, что они </w:t>
      </w:r>
      <w:r w:rsidRPr="00223AAE">
        <w:t>—</w:t>
      </w:r>
      <w:r>
        <w:t xml:space="preserve"> такие же холопы, как и смердяковы, которые тоже не бунтуют, но по причине безволия. </w:t>
      </w:r>
    </w:p>
    <w:p w14:paraId="50BC42DA" w14:textId="77777777" w:rsidR="00D30B85" w:rsidRDefault="00D30B85" w:rsidP="00873ABF">
      <w:pPr>
        <w:pStyle w:val="PlainText"/>
      </w:pPr>
      <w:r>
        <w:t>Они живут так называемой «обычной жизнью», многие с</w:t>
      </w:r>
      <w:r>
        <w:t>о</w:t>
      </w:r>
      <w:r>
        <w:t>ставляющие которой объективно необход</w:t>
      </w:r>
      <w:r>
        <w:t>и</w:t>
      </w:r>
      <w:r>
        <w:t>мы и неизбежны при жизни общества в преемственности поколений под властью л</w:t>
      </w:r>
      <w:r>
        <w:t>ю</w:t>
      </w:r>
      <w:r>
        <w:t>бой концепции упра</w:t>
      </w:r>
      <w:r>
        <w:t>в</w:t>
      </w:r>
      <w:r>
        <w:t xml:space="preserve">ления: надо строить семьи, растить детей, </w:t>
      </w:r>
      <w:r>
        <w:lastRenderedPageBreak/>
        <w:t xml:space="preserve">а для этого </w:t>
      </w:r>
      <w:r w:rsidRPr="00223AAE">
        <w:t>—</w:t>
      </w:r>
      <w:r>
        <w:t xml:space="preserve"> соучаствовать в хозяйственной деятельности общ</w:t>
      </w:r>
      <w:r>
        <w:t>е</w:t>
      </w:r>
      <w:r>
        <w:t xml:space="preserve">ства </w:t>
      </w:r>
      <w:r w:rsidRPr="00223AAE">
        <w:t>—</w:t>
      </w:r>
      <w:r>
        <w:t xml:space="preserve"> соответственно возможностям (открываемым управлен</w:t>
      </w:r>
      <w:r>
        <w:t>и</w:t>
      </w:r>
      <w:r>
        <w:t>ем макроуровня) и соответственно собственным способностям реализовать те или иные во</w:t>
      </w:r>
      <w:r>
        <w:t>з</w:t>
      </w:r>
      <w:r>
        <w:t>можности.</w:t>
      </w:r>
    </w:p>
    <w:p w14:paraId="615D7EE2" w14:textId="77777777" w:rsidR="00D30B85" w:rsidRDefault="00D30B85" w:rsidP="00C50FE4">
      <w:pPr>
        <w:pStyle w:val="a7"/>
      </w:pPr>
      <w:r>
        <w:t>При таком отношении к жизни они производят впечатление того, что являются типичными представителями своего п</w:t>
      </w:r>
      <w:r>
        <w:t>о</w:t>
      </w:r>
      <w:r>
        <w:t>литико-экономического класса. Но толпо-“элитаризм” орг</w:t>
      </w:r>
      <w:r>
        <w:t>а</w:t>
      </w:r>
      <w:r>
        <w:t>низован так, что подавляющее большинство представителей этого нравственно-психо</w:t>
      </w:r>
      <w:r>
        <w:softHyphen/>
        <w:t>ло</w:t>
      </w:r>
      <w:r>
        <w:softHyphen/>
        <w:t>ги</w:t>
      </w:r>
      <w:r>
        <w:softHyphen/>
        <w:t>чес</w:t>
      </w:r>
      <w:r>
        <w:softHyphen/>
        <w:t>кого типа, обладающих в</w:t>
      </w:r>
      <w:r>
        <w:t>о</w:t>
      </w:r>
      <w:r>
        <w:t>лей, выражающей их осмысление жизни, сосредоточены в простонародье, поскольку их нравы таковы, что им более свойственно делать дело, нежели «плести интриги» на тему «как бы побыстрее подняться вверх по иерархии холопства».</w:t>
      </w:r>
    </w:p>
    <w:p w14:paraId="5AD98E33" w14:textId="77777777" w:rsidR="00D30B85" w:rsidRDefault="00D30B85" w:rsidP="00873ABF">
      <w:pPr>
        <w:pStyle w:val="PlainText"/>
      </w:pPr>
      <w:r>
        <w:t>Но если собственный труд не даёт отдачи самим труженикам и их семьям, то в такой сист</w:t>
      </w:r>
      <w:r>
        <w:t>е</w:t>
      </w:r>
      <w:r>
        <w:t xml:space="preserve">ме есть смысл: </w:t>
      </w:r>
    </w:p>
    <w:p w14:paraId="67311C28" w14:textId="0B43D9B9" w:rsidR="00D30B85" w:rsidRDefault="00D30B85" w:rsidP="00F509F0">
      <w:pPr>
        <w:pStyle w:val="a3"/>
        <w:numPr>
          <w:ilvl w:val="0"/>
          <w:numId w:val="20"/>
        </w:numPr>
        <w:ind w:left="397" w:hanging="227"/>
      </w:pPr>
      <w:r>
        <w:t xml:space="preserve">Либо трудиться по минимуму, подворовывая по возможности у правящей “элиты”. С точки зрения “элиты” это </w:t>
      </w:r>
      <w:r w:rsidRPr="00223AAE">
        <w:t>—</w:t>
      </w:r>
      <w:r>
        <w:t xml:space="preserve"> саботаж, лень, глупость и подлость народа, за которую народ надо «нещадно пороть»</w:t>
      </w:r>
      <w:r w:rsidRPr="00D30B85">
        <w:rPr>
          <w:vertAlign w:val="superscript"/>
        </w:rPr>
        <w:t>[CCXCIII]</w:t>
      </w:r>
      <w:r>
        <w:t>.</w:t>
      </w:r>
    </w:p>
    <w:p w14:paraId="62121E5E" w14:textId="77777777" w:rsidR="00D30B85" w:rsidRDefault="00D30B85" w:rsidP="00F509F0">
      <w:pPr>
        <w:pStyle w:val="a3"/>
        <w:numPr>
          <w:ilvl w:val="0"/>
          <w:numId w:val="20"/>
        </w:numPr>
        <w:ind w:left="397" w:hanging="227"/>
      </w:pPr>
      <w:r>
        <w:t>Либо целенаправленно работать на замену этой системы др</w:t>
      </w:r>
      <w:r>
        <w:t>у</w:t>
      </w:r>
      <w:r>
        <w:t xml:space="preserve">гой </w:t>
      </w:r>
      <w:r w:rsidRPr="00223AAE">
        <w:t>—</w:t>
      </w:r>
      <w:r>
        <w:t xml:space="preserve"> основанной на действительной свободе (т.е. на Дикт</w:t>
      </w:r>
      <w:r>
        <w:t>а</w:t>
      </w:r>
      <w:r>
        <w:t>туре Совести), в которой не будет места паразитизму кого бы то ни было на труде и жизни подавляющего большинства н</w:t>
      </w:r>
      <w:r>
        <w:t>а</w:t>
      </w:r>
      <w:r>
        <w:t>селения; тем более не будет места целенаправленно системно организованному паразитизму.</w:t>
      </w:r>
    </w:p>
    <w:p w14:paraId="6C23F54E" w14:textId="77777777" w:rsidR="00D30B85" w:rsidRDefault="00D30B85" w:rsidP="00873ABF">
      <w:pPr>
        <w:pStyle w:val="PlainText"/>
      </w:pPr>
      <w:r>
        <w:t>Далеко не все из числа представителей этой группы людей в безкризисные периоды толпо-“элитаризма” заняты вторым. Но они всегда пребывают в готовности к этому, и в случае, если “элита” доводит страну до кризиса, то они начинают работать на построение послекризисной социальной системы. Именно так простой нижегородский торговец, выходец из крещёных татар, стал Кузьмой Мининым, таким, каким мы его знаем. Но о нём н</w:t>
      </w:r>
      <w:r>
        <w:t>и</w:t>
      </w:r>
      <w:r>
        <w:t>кто бы и не знал, если бы Роман</w:t>
      </w:r>
      <w:r>
        <w:t>о</w:t>
      </w:r>
      <w:r>
        <w:t xml:space="preserve">вы, желая взойти на престол не ввергли бы страну в смутное время. </w:t>
      </w:r>
    </w:p>
    <w:p w14:paraId="3A86A686" w14:textId="77777777" w:rsidR="00D30B85" w:rsidRDefault="00D30B85" w:rsidP="00873ABF">
      <w:pPr>
        <w:pStyle w:val="PlainText"/>
      </w:pPr>
      <w:r>
        <w:t xml:space="preserve">И таких </w:t>
      </w:r>
      <w:r w:rsidRPr="00223AAE">
        <w:t>—</w:t>
      </w:r>
      <w:r>
        <w:t xml:space="preserve"> не проявленных людей большого общенародного дела </w:t>
      </w:r>
      <w:r w:rsidRPr="00223AAE">
        <w:t>—</w:t>
      </w:r>
      <w:r>
        <w:t xml:space="preserve"> на Руси во все эпохи достаточно много: в кризисы именно они проявляют свою не холопскую сущность во всех сферах </w:t>
      </w:r>
      <w:r>
        <w:lastRenderedPageBreak/>
        <w:t>де</w:t>
      </w:r>
      <w:r>
        <w:t>я</w:t>
      </w:r>
      <w:r>
        <w:t>тельности так, что любой кризис, созданный “элитой”, в конечном итоге разъигрывают в свою пол</w:t>
      </w:r>
      <w:r>
        <w:t>ь</w:t>
      </w:r>
      <w:r>
        <w:t>зу.</w:t>
      </w:r>
    </w:p>
    <w:p w14:paraId="5AAF3FD0" w14:textId="77777777" w:rsidR="00D30B85" w:rsidRDefault="00D30B85" w:rsidP="00873ABF">
      <w:pPr>
        <w:pStyle w:val="PlainText"/>
      </w:pPr>
      <w:r>
        <w:t>Если же посмотреть на разрешение кризисов в их последов</w:t>
      </w:r>
      <w:r>
        <w:t>а</w:t>
      </w:r>
      <w:r>
        <w:t>тельности, то общий объём этой пользы нарастает, поскольку п</w:t>
      </w:r>
      <w:r>
        <w:t>о</w:t>
      </w:r>
      <w:r>
        <w:t>следствия прошлых побед неуничтожимы, даже во временных поражениях. И в этом процессе Русь преодолевает толпо-“элита</w:t>
      </w:r>
      <w:r>
        <w:softHyphen/>
        <w:t>ризм”.</w:t>
      </w:r>
    </w:p>
    <w:p w14:paraId="1030064D" w14:textId="2B706A5A" w:rsidR="00D30B85" w:rsidRDefault="00D30B85" w:rsidP="00C50FE4">
      <w:pPr>
        <w:pStyle w:val="a7"/>
      </w:pPr>
      <w:r>
        <w:t>Т.е. кризисы на Руси создают холопы в иерархии холо</w:t>
      </w:r>
      <w:r>
        <w:t>п</w:t>
      </w:r>
      <w:r>
        <w:t>ства, а преодолевают их и развивают Русь как региональную ц</w:t>
      </w:r>
      <w:r>
        <w:t>и</w:t>
      </w:r>
      <w:r>
        <w:t>вилизацию «обычные люди», которых многовековая власть “элиты” не может обратить в холопов.</w:t>
      </w:r>
      <w:r w:rsidRPr="00D30B85">
        <w:rPr>
          <w:vertAlign w:val="superscript"/>
        </w:rPr>
        <w:t>[CCXCIV]</w:t>
      </w:r>
    </w:p>
    <w:p w14:paraId="1D6E757E" w14:textId="77777777" w:rsidR="00D30B85" w:rsidRDefault="00D30B85" w:rsidP="00F509F0">
      <w:pPr>
        <w:pStyle w:val="ab"/>
      </w:pPr>
      <w:r w:rsidRPr="00223AAE">
        <w:t>————————</w:t>
      </w:r>
    </w:p>
    <w:p w14:paraId="319E1B1F" w14:textId="77777777" w:rsidR="00D30B85" w:rsidRDefault="00D30B85" w:rsidP="003E318B">
      <w:pPr>
        <w:pStyle w:val="Heading4"/>
      </w:pPr>
      <w:r>
        <w:t>3.3.4.3. Идея цивилизационного строительства Руси</w:t>
      </w:r>
    </w:p>
    <w:p w14:paraId="19833E85" w14:textId="269F6FB2" w:rsidR="00D30B85" w:rsidRDefault="00D30B85" w:rsidP="00873ABF">
      <w:pPr>
        <w:pStyle w:val="PlainText"/>
      </w:pPr>
      <w:r>
        <w:t>Такова внутренняя структура толпо-“элитаризма” на Руси, в</w:t>
      </w:r>
      <w:r>
        <w:t>ы</w:t>
      </w:r>
      <w:r>
        <w:t>являемая на основе организационно-психологического подхода. Она оказывается уникальной и отличается от внутренней структ</w:t>
      </w:r>
      <w:r>
        <w:t>у</w:t>
      </w:r>
      <w:r>
        <w:t>ры толпо-“эли</w:t>
      </w:r>
      <w:r>
        <w:softHyphen/>
        <w:t>та</w:t>
      </w:r>
      <w:r>
        <w:softHyphen/>
        <w:t>ризма” Европы, США, «передового» Запада в ц</w:t>
      </w:r>
      <w:r>
        <w:t>е</w:t>
      </w:r>
      <w:r>
        <w:t>лом, подпавших под власть его культуры регионов планеты и от Востока (за исключением Японии</w:t>
      </w:r>
      <w:r w:rsidRPr="00D30B85">
        <w:rPr>
          <w:vertAlign w:val="superscript"/>
        </w:rPr>
        <w:t>[CCXCV]</w:t>
      </w:r>
      <w:r>
        <w:t xml:space="preserve">). </w:t>
      </w:r>
    </w:p>
    <w:p w14:paraId="5B022804" w14:textId="77777777" w:rsidR="00D30B85" w:rsidRDefault="00D30B85" w:rsidP="00873ABF">
      <w:pPr>
        <w:pStyle w:val="PlainText"/>
      </w:pPr>
      <w:r>
        <w:t>Эта структура, её устойчивость в преемственности поколений, проходящая неизменной через все общес</w:t>
      </w:r>
      <w:r>
        <w:t>т</w:t>
      </w:r>
      <w:r>
        <w:t>венно-экономические формации толпо-“элитаризма” в истории, сменяющие друг друга под воздействием ра</w:t>
      </w:r>
      <w:r>
        <w:t>з</w:t>
      </w:r>
      <w:r>
        <w:t xml:space="preserve">вития производительных сил, </w:t>
      </w:r>
      <w:r w:rsidRPr="00223AAE">
        <w:t>—</w:t>
      </w:r>
      <w:r>
        <w:t xml:space="preserve"> показатель того, что Русь не утратила смысл своей жизни </w:t>
      </w:r>
      <w:r w:rsidRPr="00223AAE">
        <w:t>—</w:t>
      </w:r>
      <w:r>
        <w:t xml:space="preserve"> идеалы, кот</w:t>
      </w:r>
      <w:r>
        <w:t>о</w:t>
      </w:r>
      <w:r>
        <w:t>рыми она характеризуется как региональная цивил</w:t>
      </w:r>
      <w:r>
        <w:t>и</w:t>
      </w:r>
      <w:r>
        <w:t>зация.</w:t>
      </w:r>
    </w:p>
    <w:p w14:paraId="7CC60807" w14:textId="77777777" w:rsidR="00D30B85" w:rsidRDefault="00D30B85" w:rsidP="00873ABF">
      <w:pPr>
        <w:pStyle w:val="PlainText"/>
      </w:pPr>
      <w:r>
        <w:t>Хотя способ жизни Руси в условиях толпо-“элитаризма” пре</w:t>
      </w:r>
      <w:r>
        <w:t>д</w:t>
      </w:r>
      <w:r>
        <w:t>ставляется идиотским, дура</w:t>
      </w:r>
      <w:r>
        <w:t>ц</w:t>
      </w:r>
      <w:r>
        <w:t xml:space="preserve">ким, однако такого рода мнения </w:t>
      </w:r>
      <w:r w:rsidRPr="00223AAE">
        <w:t>—</w:t>
      </w:r>
      <w:r>
        <w:t xml:space="preserve"> выражение непонимания происходящего, которое нашло своё наиболее я</w:t>
      </w:r>
      <w:r>
        <w:t>р</w:t>
      </w:r>
      <w:r>
        <w:t xml:space="preserve">кое выражение в “элитарной” субкультуре в широко известных словах Ф.И.Тютчева: </w:t>
      </w:r>
    </w:p>
    <w:p w14:paraId="542EE7EE" w14:textId="47D36AA7" w:rsidR="00D30B85" w:rsidRDefault="00D30B85" w:rsidP="00873ABF">
      <w:pPr>
        <w:pStyle w:val="a6"/>
        <w:ind w:left="680"/>
      </w:pPr>
      <w:r>
        <w:t>Умом Россию не понять,</w:t>
      </w:r>
      <w:r>
        <w:br/>
        <w:t>Аршином общим не измерить,</w:t>
      </w:r>
      <w:r>
        <w:br/>
        <w:t xml:space="preserve">У ней особенная стать </w:t>
      </w:r>
      <w:r w:rsidRPr="00223AAE">
        <w:t>—</w:t>
      </w:r>
      <w:r>
        <w:br/>
        <w:t>В Россию можно только верить.</w:t>
      </w:r>
      <w:r w:rsidRPr="00D30B85">
        <w:rPr>
          <w:i w:val="0"/>
          <w:vertAlign w:val="superscript"/>
        </w:rPr>
        <w:t>[CCXCVI]</w:t>
      </w:r>
    </w:p>
    <w:p w14:paraId="26848B2D" w14:textId="77777777" w:rsidR="00D30B85" w:rsidRDefault="00D30B85" w:rsidP="008810A3">
      <w:pPr>
        <w:pStyle w:val="PlainText"/>
        <w:spacing w:before="240"/>
      </w:pPr>
      <w:r>
        <w:lastRenderedPageBreak/>
        <w:t xml:space="preserve">Но умом Россию понимать </w:t>
      </w:r>
      <w:r w:rsidRPr="00223AAE">
        <w:t>—</w:t>
      </w:r>
      <w:r>
        <w:t xml:space="preserve"> не “элитарного” ума дело </w:t>
      </w:r>
      <w:r>
        <w:rPr>
          <w:i/>
        </w:rPr>
        <w:t>в силу антирусскости “элита</w:t>
      </w:r>
      <w:r>
        <w:rPr>
          <w:i/>
        </w:rPr>
        <w:softHyphen/>
        <w:t>риз</w:t>
      </w:r>
      <w:r>
        <w:rPr>
          <w:i/>
        </w:rPr>
        <w:softHyphen/>
        <w:t>ма”.</w:t>
      </w:r>
      <w:r>
        <w:t xml:space="preserve"> Тем не менее умом Россию пон</w:t>
      </w:r>
      <w:r>
        <w:t>и</w:t>
      </w:r>
      <w:r>
        <w:t xml:space="preserve">мать </w:t>
      </w:r>
      <w:r w:rsidRPr="00223AAE">
        <w:t>—</w:t>
      </w:r>
      <w:r>
        <w:t xml:space="preserve"> надо для того, чтобы быть Русскими.</w:t>
      </w:r>
    </w:p>
    <w:p w14:paraId="45DBFE89" w14:textId="77777777" w:rsidR="00D30B85" w:rsidRDefault="00D30B85" w:rsidP="00873ABF">
      <w:pPr>
        <w:pStyle w:val="PlainText"/>
      </w:pPr>
      <w:r>
        <w:t xml:space="preserve">Если это понимать, то реакция Русского духа </w:t>
      </w:r>
      <w:r w:rsidRPr="00223AAE">
        <w:t>—</w:t>
      </w:r>
      <w:r>
        <w:t xml:space="preserve"> эгрегора н</w:t>
      </w:r>
      <w:r>
        <w:t>а</w:t>
      </w:r>
      <w:r>
        <w:t xml:space="preserve">шей региональной цивилизации </w:t>
      </w:r>
      <w:r w:rsidRPr="00223AAE">
        <w:t>—</w:t>
      </w:r>
      <w:r>
        <w:t xml:space="preserve"> на попы</w:t>
      </w:r>
      <w:r>
        <w:t>т</w:t>
      </w:r>
      <w:r>
        <w:t>ку её толпо-“элитаризации”, порабощения или уничтожения в ходе осущест</w:t>
      </w:r>
      <w:r>
        <w:t>в</w:t>
      </w:r>
      <w:r>
        <w:t>ления библейского глобал</w:t>
      </w:r>
      <w:r>
        <w:t>ь</w:t>
      </w:r>
      <w:r>
        <w:t xml:space="preserve">но-политического проекта, </w:t>
      </w:r>
      <w:r w:rsidRPr="00223AAE">
        <w:t>—</w:t>
      </w:r>
      <w:r>
        <w:t xml:space="preserve"> вовсе не дурацкая и не идиотская, хотя и не всем понятная. Чтобы это п</w:t>
      </w:r>
      <w:r>
        <w:t>о</w:t>
      </w:r>
      <w:r>
        <w:t>казать, обратимся ещё к одному высказыванию В.О.Ключевского, которое по сути своей является одним из постул</w:t>
      </w:r>
      <w:r>
        <w:t>а</w:t>
      </w:r>
      <w:r>
        <w:t>тов Истории:</w:t>
      </w:r>
    </w:p>
    <w:p w14:paraId="23C0A8A9" w14:textId="783DEAE8" w:rsidR="00D30B85" w:rsidRDefault="00D30B85" w:rsidP="00F509F0">
      <w:pPr>
        <w:pStyle w:val="a5"/>
      </w:pPr>
      <w:r>
        <w:t>«Существующий порядок, пока он существует, не есть лу</w:t>
      </w:r>
      <w:r>
        <w:t>ч</w:t>
      </w:r>
      <w:r>
        <w:t>ший из многих возможных, а единственно возможный из многих лучших</w:t>
      </w:r>
      <w:r w:rsidRPr="00D30B85">
        <w:rPr>
          <w:vertAlign w:val="superscript"/>
        </w:rPr>
        <w:t>[CCXCVII]</w:t>
      </w:r>
      <w:r>
        <w:t>. Не то, что он лучший из мыслимых, сделало его во</w:t>
      </w:r>
      <w:r>
        <w:t>з</w:t>
      </w:r>
      <w:r>
        <w:t>можным, а то, что он оказался возможным, делает его лучшим из мыслимых»</w:t>
      </w:r>
      <w:r w:rsidRPr="00D30B85">
        <w:rPr>
          <w:vertAlign w:val="superscript"/>
        </w:rPr>
        <w:t>[CCXCVIII]</w:t>
      </w:r>
      <w:r>
        <w:t xml:space="preserve"> (В.О.Ключевский. Сочинения в 9 томах. Мос</w:t>
      </w:r>
      <w:r>
        <w:t>к</w:t>
      </w:r>
      <w:r>
        <w:t xml:space="preserve">ва, «Мысль», </w:t>
      </w:r>
      <w:smartTag w:uri="urn:schemas-microsoft-com:office:smarttags" w:element="metricconverter">
        <w:smartTagPr>
          <w:attr w:name="ProductID" w:val="1990 г"/>
        </w:smartTagPr>
        <w:r>
          <w:t>1990 г</w:t>
        </w:r>
      </w:smartTag>
      <w:r>
        <w:t>., т. 9, “Афоризмы и мысли об истории”, стр. 369).</w:t>
      </w:r>
    </w:p>
    <w:p w14:paraId="31131B89" w14:textId="77777777" w:rsidR="00D30B85" w:rsidRDefault="00D30B85" w:rsidP="00873ABF">
      <w:pPr>
        <w:pStyle w:val="PlainText"/>
      </w:pPr>
      <w:r>
        <w:t>Однако, принимая этот исторический постулат, не надо заб</w:t>
      </w:r>
      <w:r>
        <w:t>ы</w:t>
      </w:r>
      <w:r>
        <w:t>вать о процессах развития и деградации, к</w:t>
      </w:r>
      <w:r>
        <w:t>о</w:t>
      </w:r>
      <w:r>
        <w:t>торые протекают, пока тот или иной «порядок» существует и поддерживает их течение.</w:t>
      </w:r>
    </w:p>
    <w:p w14:paraId="45141CD4" w14:textId="77777777" w:rsidR="00D30B85" w:rsidRDefault="00D30B85" w:rsidP="00873ABF">
      <w:pPr>
        <w:pStyle w:val="PlainText"/>
      </w:pPr>
      <w:r>
        <w:t>Если соотноситься с задачей сохранения самобы</w:t>
      </w:r>
      <w:r>
        <w:t>т</w:t>
      </w:r>
      <w:r>
        <w:t>ности Руси и воплощения смысла её бытия в жизнь, то можно выявить два п</w:t>
      </w:r>
      <w:r>
        <w:t>а</w:t>
      </w:r>
      <w:r>
        <w:t>раллельно протекающих процесса, которые взаимно допо</w:t>
      </w:r>
      <w:r>
        <w:t>л</w:t>
      </w:r>
      <w:r>
        <w:t>няют друг друга в решении этой задачи в обозримом историческом прошлом:</w:t>
      </w:r>
    </w:p>
    <w:p w14:paraId="2FA2C47D" w14:textId="77777777" w:rsidR="00D30B85" w:rsidRDefault="00D30B85" w:rsidP="00F509F0">
      <w:pPr>
        <w:pStyle w:val="a3"/>
        <w:numPr>
          <w:ilvl w:val="0"/>
          <w:numId w:val="20"/>
        </w:numPr>
        <w:ind w:left="397" w:hanging="227"/>
      </w:pPr>
      <w:r>
        <w:t>ПЕРВЫЙ. Сложившаяся на Руси иерархия холопства перед вышестоящими холопами и перед пораб</w:t>
      </w:r>
      <w:r>
        <w:t>о</w:t>
      </w:r>
      <w:r>
        <w:t>тительными идеями цивилизационного строител</w:t>
      </w:r>
      <w:r>
        <w:t>ь</w:t>
      </w:r>
      <w:r>
        <w:t xml:space="preserve">ства такова, что </w:t>
      </w:r>
      <w:r w:rsidRPr="006A2EEE">
        <w:rPr>
          <w:i/>
        </w:rPr>
        <w:t>все эти холопы и Русь в целом под управлением холопствующей перед Зап</w:t>
      </w:r>
      <w:r w:rsidRPr="006A2EEE">
        <w:rPr>
          <w:i/>
        </w:rPr>
        <w:t>а</w:t>
      </w:r>
      <w:r w:rsidRPr="006A2EEE">
        <w:rPr>
          <w:i/>
        </w:rPr>
        <w:t>дом “элиты”</w:t>
      </w:r>
      <w:r>
        <w:t xml:space="preserve"> не могут стать органичной частью библейской ц</w:t>
      </w:r>
      <w:r>
        <w:t>и</w:t>
      </w:r>
      <w:r>
        <w:t xml:space="preserve">вилизации, что создаёт на протяжении последних 2 000 лет большие проблемы для заправил библейского проекта: </w:t>
      </w:r>
    </w:p>
    <w:p w14:paraId="1258B03A" w14:textId="77777777" w:rsidR="00D30B85" w:rsidRDefault="00D30B85" w:rsidP="00F509F0">
      <w:pPr>
        <w:pStyle w:val="2"/>
        <w:numPr>
          <w:ilvl w:val="0"/>
          <w:numId w:val="25"/>
        </w:numPr>
        <w:ind w:left="624" w:hanging="227"/>
      </w:pPr>
      <w:r>
        <w:t>“элита” туземцев необучаема, может только х</w:t>
      </w:r>
      <w:r>
        <w:t>а</w:t>
      </w:r>
      <w:r>
        <w:t xml:space="preserve">пать; </w:t>
      </w:r>
    </w:p>
    <w:p w14:paraId="6F6D591D" w14:textId="77777777" w:rsidR="00D30B85" w:rsidRDefault="00D30B85" w:rsidP="00F509F0">
      <w:pPr>
        <w:pStyle w:val="2"/>
        <w:numPr>
          <w:ilvl w:val="0"/>
          <w:numId w:val="25"/>
        </w:numPr>
        <w:ind w:left="624" w:hanging="227"/>
      </w:pPr>
      <w:r>
        <w:t>холопы под её властью неумелы и подлы во всех смыслах вплоть до безпредельности;</w:t>
      </w:r>
    </w:p>
    <w:p w14:paraId="5100A8A4" w14:textId="77777777" w:rsidR="00D30B85" w:rsidRDefault="00D30B85" w:rsidP="00F509F0">
      <w:pPr>
        <w:pStyle w:val="2"/>
        <w:numPr>
          <w:ilvl w:val="0"/>
          <w:numId w:val="25"/>
        </w:numPr>
        <w:ind w:left="624" w:hanging="227"/>
      </w:pPr>
      <w:r>
        <w:t xml:space="preserve">ни “элите”, ни её холопам </w:t>
      </w:r>
      <w:r w:rsidRPr="00223AAE">
        <w:t>—</w:t>
      </w:r>
      <w:r>
        <w:t xml:space="preserve"> никому ничего нельзя дов</w:t>
      </w:r>
      <w:r>
        <w:t>е</w:t>
      </w:r>
      <w:r>
        <w:t xml:space="preserve">рить, ни на кого ни в чём нельзя положиться </w:t>
      </w:r>
      <w:r w:rsidRPr="00223AAE">
        <w:t>—</w:t>
      </w:r>
      <w:r>
        <w:t xml:space="preserve"> не </w:t>
      </w:r>
      <w:r>
        <w:lastRenderedPageBreak/>
        <w:t>собл</w:t>
      </w:r>
      <w:r>
        <w:t>ю</w:t>
      </w:r>
      <w:r>
        <w:t>даются ни законы, ни договорённости, ни «само собой р</w:t>
      </w:r>
      <w:r>
        <w:t>а</w:t>
      </w:r>
      <w:r>
        <w:t xml:space="preserve">зумеющееся»; </w:t>
      </w:r>
    </w:p>
    <w:p w14:paraId="21528634" w14:textId="77777777" w:rsidR="00D30B85" w:rsidRDefault="00D30B85" w:rsidP="00F509F0">
      <w:pPr>
        <w:pStyle w:val="2"/>
        <w:numPr>
          <w:ilvl w:val="0"/>
          <w:numId w:val="25"/>
        </w:numPr>
        <w:ind w:left="624" w:hanging="227"/>
      </w:pPr>
      <w:r>
        <w:t>оппозиционное местное знахарство встревает в процесс управления и не позволяет безраздельно контролировать через масонскую периферию программно-адаптивный м</w:t>
      </w:r>
      <w:r>
        <w:t>о</w:t>
      </w:r>
      <w:r>
        <w:t>дуль;</w:t>
      </w:r>
    </w:p>
    <w:p w14:paraId="75F33E92" w14:textId="77777777" w:rsidR="00D30B85" w:rsidRDefault="00D30B85" w:rsidP="00F509F0">
      <w:pPr>
        <w:pStyle w:val="2"/>
        <w:numPr>
          <w:ilvl w:val="0"/>
          <w:numId w:val="25"/>
        </w:numPr>
        <w:ind w:left="624" w:hanging="227"/>
      </w:pPr>
      <w:r>
        <w:t>уничтожить, как индейцев на территории ныне</w:t>
      </w:r>
      <w:r>
        <w:t>ш</w:t>
      </w:r>
      <w:r>
        <w:t>них США и Канады или как аборигенов Австр</w:t>
      </w:r>
      <w:r>
        <w:t>а</w:t>
      </w:r>
      <w:r>
        <w:t xml:space="preserve">лии, </w:t>
      </w:r>
      <w:r w:rsidRPr="00223AAE">
        <w:t>—</w:t>
      </w:r>
      <w:r>
        <w:t xml:space="preserve"> не получается, поскольку в периоды системных кризисов и катастроф “х</w:t>
      </w:r>
      <w:r>
        <w:t>о</w:t>
      </w:r>
      <w:r>
        <w:t>лопы” вдруг перестают быть холопами и совершают каз</w:t>
      </w:r>
      <w:r>
        <w:t>а</w:t>
      </w:r>
      <w:r>
        <w:t>лось бы невозможное, в результате чего Русь из кризисов и катастроф выходит в новые этапы освоения потенциала её собственного развития, в котором укрепляется, не утрач</w:t>
      </w:r>
      <w:r>
        <w:t>и</w:t>
      </w:r>
      <w:r>
        <w:t xml:space="preserve">вая своей цивилизационной сути </w:t>
      </w:r>
      <w:r w:rsidRPr="00223AAE">
        <w:t>—</w:t>
      </w:r>
      <w:r>
        <w:t xml:space="preserve"> оставаясь сама собой.</w:t>
      </w:r>
    </w:p>
    <w:p w14:paraId="0FB46466" w14:textId="77777777" w:rsidR="00D30B85" w:rsidRDefault="00D30B85" w:rsidP="00F509F0">
      <w:pPr>
        <w:pStyle w:val="a3"/>
        <w:numPr>
          <w:ilvl w:val="0"/>
          <w:numId w:val="20"/>
        </w:numPr>
        <w:ind w:left="397" w:hanging="227"/>
      </w:pPr>
      <w:r>
        <w:t>ВТОРОЙ. Идёт процесс</w:t>
      </w:r>
      <w:r w:rsidRPr="006A2EEE">
        <w:rPr>
          <w:i/>
        </w:rPr>
        <w:t xml:space="preserve"> развития культуры, т.е. расширяе</w:t>
      </w:r>
      <w:r w:rsidRPr="006A2EEE">
        <w:rPr>
          <w:i/>
        </w:rPr>
        <w:t>т</w:t>
      </w:r>
      <w:r w:rsidRPr="006A2EEE">
        <w:rPr>
          <w:i/>
        </w:rPr>
        <w:t>ся кругозор людей, осмысление ранее неизвестной либо н</w:t>
      </w:r>
      <w:r w:rsidRPr="006A2EEE">
        <w:rPr>
          <w:i/>
        </w:rPr>
        <w:t>е</w:t>
      </w:r>
      <w:r w:rsidRPr="006A2EEE">
        <w:rPr>
          <w:i/>
        </w:rPr>
        <w:t>доступной информации изменяет их мировоззрение, мироп</w:t>
      </w:r>
      <w:r w:rsidRPr="006A2EEE">
        <w:rPr>
          <w:i/>
        </w:rPr>
        <w:t>о</w:t>
      </w:r>
      <w:r w:rsidRPr="006A2EEE">
        <w:rPr>
          <w:i/>
        </w:rPr>
        <w:t>нимание, способы мышления;</w:t>
      </w:r>
      <w:r>
        <w:t xml:space="preserve"> под воздействием этого измен</w:t>
      </w:r>
      <w:r>
        <w:t>я</w:t>
      </w:r>
      <w:r>
        <w:t>ется организация психики индивидов и характер их участия в коллективной психике, порождаемой обществом.</w:t>
      </w:r>
    </w:p>
    <w:p w14:paraId="167C4C30" w14:textId="77777777" w:rsidR="00D30B85" w:rsidRDefault="00D30B85" w:rsidP="00873ABF">
      <w:pPr>
        <w:pStyle w:val="PlainText"/>
      </w:pPr>
      <w:r>
        <w:t xml:space="preserve">В результате взаимодействия этих двух процессов Русь в </w:t>
      </w:r>
      <w:smartTag w:uri="urn:schemas-microsoft-com:office:smarttags" w:element="metricconverter">
        <w:smartTagPr>
          <w:attr w:name="ProductID" w:val="1988 г"/>
        </w:smartTagPr>
        <w:r>
          <w:t>1988 г</w:t>
        </w:r>
      </w:smartTag>
      <w:r>
        <w:t>. преодолела рубеж,</w:t>
      </w:r>
      <w:r w:rsidRPr="003903A6">
        <w:t xml:space="preserve"> </w:t>
      </w:r>
      <w:r>
        <w:t>после которого кач</w:t>
      </w:r>
      <w:r>
        <w:t>е</w:t>
      </w:r>
      <w:r>
        <w:t>ство её общества и культуры по сути изменились, хотя по внешней видимости вроде бы ничего и не произошло, о чём говорилось ранее в начале ра</w:t>
      </w:r>
      <w:r>
        <w:t>з</w:t>
      </w:r>
      <w:r>
        <w:t>дела 3.3.4. С 1988 г. де</w:t>
      </w:r>
      <w:r>
        <w:t>я</w:t>
      </w:r>
      <w:r>
        <w:t xml:space="preserve">тельность собственного предиктора Руси стала постоянным фактором </w:t>
      </w:r>
      <w:r>
        <w:rPr>
          <w:i/>
        </w:rPr>
        <w:t xml:space="preserve">глобальной </w:t>
      </w:r>
      <w:r>
        <w:t>политики, и концепт</w:t>
      </w:r>
      <w:r>
        <w:t>у</w:t>
      </w:r>
      <w:r>
        <w:t xml:space="preserve">альную властность </w:t>
      </w:r>
      <w:r w:rsidRPr="00223AAE">
        <w:t>—</w:t>
      </w:r>
      <w:r>
        <w:t xml:space="preserve"> </w:t>
      </w:r>
      <w:r w:rsidRPr="005B43BF">
        <w:rPr>
          <w:i/>
        </w:rPr>
        <w:t>по своему нравственному произволу —</w:t>
      </w:r>
      <w:r>
        <w:t xml:space="preserve"> своевольно осваивают люди, осознанно избравшие для себя в к</w:t>
      </w:r>
      <w:r>
        <w:t>а</w:t>
      </w:r>
      <w:r>
        <w:t>честве идеи цивилизационного строительства идею осуществл</w:t>
      </w:r>
      <w:r>
        <w:t>е</w:t>
      </w:r>
      <w:r>
        <w:t>ния Царствия Божиего на Земле усилиями самих людей в Божьем водительстве; это качественно отличает ситуацию от эпохи 989 </w:t>
      </w:r>
      <w:r w:rsidRPr="00223AAE">
        <w:t>—</w:t>
      </w:r>
      <w:r>
        <w:t xml:space="preserve"> 1988 гг., когда из-под власти библейского проекта эпизодически вырывались только о</w:t>
      </w:r>
      <w:r>
        <w:t>т</w:t>
      </w:r>
      <w:r>
        <w:t xml:space="preserve">дельные люди в каких-то аспектах своей деятельности и большей частью на непродолжительное время. </w:t>
      </w:r>
    </w:p>
    <w:p w14:paraId="39838A94" w14:textId="77777777" w:rsidR="00D30B85" w:rsidRDefault="00D30B85" w:rsidP="00873ABF">
      <w:pPr>
        <w:pStyle w:val="PlainText"/>
      </w:pPr>
      <w:r>
        <w:t>Отечественная “элита” этому процессу преображения культ</w:t>
      </w:r>
      <w:r>
        <w:t>у</w:t>
      </w:r>
      <w:r>
        <w:t>ры не в состоянии противодействовать, поскольку в принципе н</w:t>
      </w:r>
      <w:r>
        <w:t>е</w:t>
      </w:r>
      <w:r>
        <w:t>обучаема, и у неё нет иных интересов, кроме как работа на при</w:t>
      </w:r>
      <w:r>
        <w:t>н</w:t>
      </w:r>
      <w:r>
        <w:t xml:space="preserve">цип «наша власть </w:t>
      </w:r>
      <w:r w:rsidRPr="00223AAE">
        <w:t>—</w:t>
      </w:r>
      <w:r>
        <w:t xml:space="preserve"> гуляем всласть!»; а у её </w:t>
      </w:r>
      <w:r>
        <w:lastRenderedPageBreak/>
        <w:t>кураторов от масо</w:t>
      </w:r>
      <w:r>
        <w:t>н</w:t>
      </w:r>
      <w:r>
        <w:t>ства и от внутреннего знахарства нет навыков работы с информ</w:t>
      </w:r>
      <w:r>
        <w:t>а</w:t>
      </w:r>
      <w:r>
        <w:t>цией, концептуально чуждой библейскому проекту, в частности, и толпо-“элитаризму” вообще; нет навыков работы и с социальн</w:t>
      </w:r>
      <w:r>
        <w:t>ы</w:t>
      </w:r>
      <w:r>
        <w:t xml:space="preserve">ми процессами, в которых реализуется такого рода информация. </w:t>
      </w:r>
    </w:p>
    <w:p w14:paraId="06683200" w14:textId="77777777" w:rsidR="00D30B85" w:rsidRDefault="00D30B85" w:rsidP="00873ABF">
      <w:pPr>
        <w:pStyle w:val="PlainText"/>
      </w:pPr>
      <w:r>
        <w:t>Примером тому реакция части иерархии холопства на Ко</w:t>
      </w:r>
      <w:r>
        <w:t>н</w:t>
      </w:r>
      <w:r>
        <w:t>цепцию общественной безопа</w:t>
      </w:r>
      <w:r>
        <w:t>с</w:t>
      </w:r>
      <w:r>
        <w:t xml:space="preserve">ности. Проблема смердяковых </w:t>
      </w:r>
      <w:r w:rsidRPr="00223AAE">
        <w:t>—</w:t>
      </w:r>
      <w:r>
        <w:t xml:space="preserve"> найти самого крутого, и в то же время самого покладистого к их холопству господина. Поэтому, если прежний господин утрачив</w:t>
      </w:r>
      <w:r>
        <w:t>а</w:t>
      </w:r>
      <w:r>
        <w:t>ет авторитет, то некоторая часть хлопов, ещё до того, как госп</w:t>
      </w:r>
      <w:r>
        <w:t>о</w:t>
      </w:r>
      <w:r>
        <w:t xml:space="preserve">дин падёт, начинает наводить мосты для того, чтобы признать господином ниспровергателя прежнего своего господина. </w:t>
      </w:r>
      <w:r w:rsidRPr="006D46A7">
        <w:rPr>
          <w:b/>
        </w:rPr>
        <w:t>В идеале для них было бы</w:t>
      </w:r>
      <w:r>
        <w:rPr>
          <w:b/>
        </w:rPr>
        <w:t>,</w:t>
      </w:r>
      <w:r w:rsidRPr="006D46A7">
        <w:rPr>
          <w:b/>
        </w:rPr>
        <w:t xml:space="preserve"> чтобы Бог стал их </w:t>
      </w:r>
      <w:r>
        <w:rPr>
          <w:b/>
        </w:rPr>
        <w:t>“</w:t>
      </w:r>
      <w:r w:rsidRPr="006D46A7">
        <w:rPr>
          <w:b/>
        </w:rPr>
        <w:t>господином</w:t>
      </w:r>
      <w:r>
        <w:rPr>
          <w:b/>
        </w:rPr>
        <w:t>”</w:t>
      </w:r>
      <w:r w:rsidRPr="006D46A7">
        <w:rPr>
          <w:b/>
        </w:rPr>
        <w:t xml:space="preserve">, но чтобы при этом </w:t>
      </w:r>
      <w:r>
        <w:rPr>
          <w:b/>
        </w:rPr>
        <w:t xml:space="preserve">не они служили Его Промыслу, а чтобы </w:t>
      </w:r>
      <w:r w:rsidRPr="006D46A7">
        <w:rPr>
          <w:b/>
        </w:rPr>
        <w:t>Он служил им, в общем-то ни к чему не обязывая</w:t>
      </w:r>
      <w:r w:rsidRPr="005C22CA">
        <w:rPr>
          <w:b/>
        </w:rPr>
        <w:t xml:space="preserve"> </w:t>
      </w:r>
      <w:r w:rsidRPr="006D46A7">
        <w:rPr>
          <w:b/>
        </w:rPr>
        <w:t>их</w:t>
      </w:r>
      <w:r>
        <w:rPr>
          <w:b/>
        </w:rPr>
        <w:t xml:space="preserve"> самих, а только удовлетворяя их «хотенья»,</w:t>
      </w:r>
      <w:r>
        <w:t xml:space="preserve"> </w:t>
      </w:r>
      <w:r w:rsidRPr="00223AAE">
        <w:t>—</w:t>
      </w:r>
      <w:r>
        <w:t xml:space="preserve"> такая вот шизофрения (исторически реально она выражается в учении РПЦ и в её пол</w:t>
      </w:r>
      <w:r>
        <w:t>и</w:t>
      </w:r>
      <w:r>
        <w:t>тической практике по насаждению толпо-“элитаризма” на Р</w:t>
      </w:r>
      <w:r>
        <w:t>у</w:t>
      </w:r>
      <w:r>
        <w:t xml:space="preserve">си). </w:t>
      </w:r>
    </w:p>
    <w:p w14:paraId="6652E27E" w14:textId="77777777" w:rsidR="00D30B85" w:rsidRDefault="00D30B85" w:rsidP="00873ABF">
      <w:pPr>
        <w:pStyle w:val="PlainText"/>
      </w:pPr>
      <w:r>
        <w:t>Соответственно алгоритмики поиска самого крутого господ</w:t>
      </w:r>
      <w:r>
        <w:t>и</w:t>
      </w:r>
      <w:r>
        <w:t>на и наведения мостов для признания его в таковом качестве, н</w:t>
      </w:r>
      <w:r>
        <w:t>е</w:t>
      </w:r>
      <w:r>
        <w:t>которая часть холопов увидела за Концепцией общественной безопасности большие перспективы и потому обратилась к изуч</w:t>
      </w:r>
      <w:r>
        <w:t>е</w:t>
      </w:r>
      <w:r>
        <w:t>нию КОБ, заявив о своей приверженности ей. В их среде оказ</w:t>
      </w:r>
      <w:r>
        <w:t>а</w:t>
      </w:r>
      <w:r>
        <w:t>лись холопы двух т</w:t>
      </w:r>
      <w:r>
        <w:t>и</w:t>
      </w:r>
      <w:r>
        <w:t>пов:</w:t>
      </w:r>
    </w:p>
    <w:p w14:paraId="14C7FA55" w14:textId="77777777" w:rsidR="00D30B85" w:rsidRPr="00E479A3" w:rsidRDefault="00D30B85" w:rsidP="00F509F0">
      <w:pPr>
        <w:pStyle w:val="a3"/>
        <w:numPr>
          <w:ilvl w:val="0"/>
          <w:numId w:val="20"/>
        </w:numPr>
        <w:ind w:left="397" w:hanging="227"/>
      </w:pPr>
      <w:r>
        <w:t>Первые по своему холопству не могут даже вообр</w:t>
      </w:r>
      <w:r>
        <w:t>а</w:t>
      </w:r>
      <w:r>
        <w:t>зить, что в среде простонародья всегда есть потенциально концептуал</w:t>
      </w:r>
      <w:r>
        <w:t>ь</w:t>
      </w:r>
      <w:r>
        <w:t>но властные люди, которые после того, как их дожали о</w:t>
      </w:r>
      <w:r>
        <w:t>б</w:t>
      </w:r>
      <w:r>
        <w:t>стоятельства, способны сами выявить концепцию порабощ</w:t>
      </w:r>
      <w:r>
        <w:t>е</w:t>
      </w:r>
      <w:r>
        <w:t>ния человечества и выработать ей эффективную альтернат</w:t>
      </w:r>
      <w:r>
        <w:t>и</w:t>
      </w:r>
      <w:r>
        <w:t>ву. Эти ищут и выдумывают знаки того, что некое древнее жречество, таившееся в засаде на протяжении многих веков, наконец-таки приступило к активной деятельности. И зая</w:t>
      </w:r>
      <w:r>
        <w:t>в</w:t>
      </w:r>
      <w:r>
        <w:t>ляют о своей готовн</w:t>
      </w:r>
      <w:r>
        <w:t>о</w:t>
      </w:r>
      <w:r>
        <w:t xml:space="preserve">сти служить ему. </w:t>
      </w:r>
    </w:p>
    <w:p w14:paraId="56DB3A56" w14:textId="316F706F" w:rsidR="00D30B85" w:rsidRPr="00E479A3" w:rsidRDefault="00D30B85" w:rsidP="00F509F0">
      <w:pPr>
        <w:pStyle w:val="a3"/>
        <w:numPr>
          <w:ilvl w:val="0"/>
          <w:numId w:val="20"/>
        </w:numPr>
        <w:ind w:left="397" w:hanging="227"/>
      </w:pPr>
      <w:r>
        <w:t>Вторые, понимая, что любое знание и любые навыки в при</w:t>
      </w:r>
      <w:r>
        <w:t>н</w:t>
      </w:r>
      <w:r>
        <w:t>ципе могут быть воспроизведены с нуля, в глубинах своего безсознательного по-прежнему убеждены, что «чумазый не может»</w:t>
      </w:r>
      <w:r w:rsidRPr="00D30B85">
        <w:rPr>
          <w:vertAlign w:val="superscript"/>
        </w:rPr>
        <w:t>[CCXCIX]</w:t>
      </w:r>
      <w:r>
        <w:t xml:space="preserve"> и не достоин, зато сами они </w:t>
      </w:r>
      <w:r w:rsidRPr="00223AAE">
        <w:t>—</w:t>
      </w:r>
      <w:r>
        <w:t xml:space="preserve"> и есть та “истинная элита”, которая освоив знания КОБ, спасёт Отечество от вл</w:t>
      </w:r>
      <w:r>
        <w:t>а</w:t>
      </w:r>
      <w:r>
        <w:t xml:space="preserve">сти прозападных, прокитайских, </w:t>
      </w:r>
      <w:r w:rsidRPr="00853A44">
        <w:rPr>
          <w:i/>
        </w:rPr>
        <w:t xml:space="preserve">про… </w:t>
      </w:r>
      <w:r w:rsidRPr="00853A44">
        <w:rPr>
          <w:i/>
        </w:rPr>
        <w:lastRenderedPageBreak/>
        <w:t>(нужное вписать)</w:t>
      </w:r>
      <w:r>
        <w:t xml:space="preserve"> и</w:t>
      </w:r>
      <w:r>
        <w:t>з</w:t>
      </w:r>
      <w:r>
        <w:t xml:space="preserve">менников и отщепенцев. Однако это </w:t>
      </w:r>
      <w:r w:rsidRPr="00223AAE">
        <w:t>—</w:t>
      </w:r>
      <w:r>
        <w:t xml:space="preserve"> «холопство перед своим собственным величием, притом совершенно призра</w:t>
      </w:r>
      <w:r>
        <w:t>ч</w:t>
      </w:r>
      <w:r>
        <w:t>ным, болезненным продуктом своего же воспалённого воо</w:t>
      </w:r>
      <w:r>
        <w:t>б</w:t>
      </w:r>
      <w:r>
        <w:t>ражения»</w:t>
      </w:r>
      <w:r w:rsidRPr="00D30B85">
        <w:rPr>
          <w:vertAlign w:val="superscript"/>
        </w:rPr>
        <w:t>[CCC]</w:t>
      </w:r>
      <w:r>
        <w:t xml:space="preserve">, а </w:t>
      </w:r>
      <w:r w:rsidRPr="00670EA3">
        <w:rPr>
          <w:i/>
        </w:rPr>
        <w:t>холопскую суть — алгоритмику психики</w:t>
      </w:r>
      <w:r>
        <w:t xml:space="preserve"> </w:t>
      </w:r>
      <w:r w:rsidRPr="00223AAE">
        <w:t>—</w:t>
      </w:r>
      <w:r>
        <w:t xml:space="preserve"> не скрыть: её надо целенаправленно выявлять в себе самом и изживать</w:t>
      </w:r>
      <w:r w:rsidRPr="00D30B85">
        <w:rPr>
          <w:vertAlign w:val="superscript"/>
        </w:rPr>
        <w:t>[CCCI]</w:t>
      </w:r>
      <w:r>
        <w:t xml:space="preserve">. Если этого не делать, то процесс “освоения” КОБ такими </w:t>
      </w:r>
      <w:r w:rsidRPr="00D66971">
        <w:rPr>
          <w:i/>
        </w:rPr>
        <w:t>истинно-элитными-холопами</w:t>
      </w:r>
      <w:r>
        <w:t xml:space="preserve"> прот</w:t>
      </w:r>
      <w:r>
        <w:t>е</w:t>
      </w:r>
      <w:r>
        <w:t xml:space="preserve">кает в два этапа: </w:t>
      </w:r>
    </w:p>
    <w:p w14:paraId="3359DC92" w14:textId="77777777" w:rsidR="00D30B85" w:rsidRDefault="00D30B85" w:rsidP="00F509F0">
      <w:pPr>
        <w:pStyle w:val="2"/>
        <w:numPr>
          <w:ilvl w:val="0"/>
          <w:numId w:val="25"/>
        </w:numPr>
        <w:ind w:left="624" w:hanging="227"/>
      </w:pPr>
      <w:r>
        <w:t>На первом они как бы искренне демонстрируют свою пр</w:t>
      </w:r>
      <w:r>
        <w:t>и</w:t>
      </w:r>
      <w:r>
        <w:t>верженность идеалам КОБ и какое-то время очень эмоци</w:t>
      </w:r>
      <w:r>
        <w:t>о</w:t>
      </w:r>
      <w:r>
        <w:t xml:space="preserve">нально защищают её от нападок противников и критиков. </w:t>
      </w:r>
    </w:p>
    <w:p w14:paraId="196F9306" w14:textId="77777777" w:rsidR="00D30B85" w:rsidRDefault="00D30B85" w:rsidP="00F509F0">
      <w:pPr>
        <w:pStyle w:val="2"/>
        <w:numPr>
          <w:ilvl w:val="0"/>
          <w:numId w:val="25"/>
        </w:numPr>
        <w:ind w:left="624" w:hanging="227"/>
      </w:pPr>
      <w:r>
        <w:t xml:space="preserve">На втором </w:t>
      </w:r>
      <w:r w:rsidRPr="00223AAE">
        <w:t>—</w:t>
      </w:r>
      <w:r>
        <w:t xml:space="preserve"> их внутреннее холопство и приверженность принципам толпо-“эли</w:t>
      </w:r>
      <w:r>
        <w:softHyphen/>
        <w:t>та</w:t>
      </w:r>
      <w:r>
        <w:softHyphen/>
        <w:t>ризма” берёт в них верх, поскол</w:t>
      </w:r>
      <w:r>
        <w:t>ь</w:t>
      </w:r>
      <w:r>
        <w:t>ку наступает разочарование новым господином, поскольку тот не принимает их в привидившееся им «новое буржуи</w:t>
      </w:r>
      <w:r>
        <w:t>н</w:t>
      </w:r>
      <w:r>
        <w:t>ство», и они начинают себе и всем окружающим доказ</w:t>
      </w:r>
      <w:r>
        <w:t>ы</w:t>
      </w:r>
      <w:r>
        <w:t xml:space="preserve">вать, что альтернатива несовершенна и её надо развивать и улучшить. </w:t>
      </w:r>
    </w:p>
    <w:p w14:paraId="686819AE" w14:textId="64B7F250" w:rsidR="00D30B85" w:rsidRDefault="00D30B85" w:rsidP="00F509F0">
      <w:pPr>
        <w:pStyle w:val="af3"/>
        <w:ind w:left="624"/>
      </w:pPr>
      <w:r>
        <w:t xml:space="preserve">Кто бы возражал? </w:t>
      </w:r>
      <w:r w:rsidRPr="00223AAE">
        <w:t>—</w:t>
      </w:r>
      <w:r>
        <w:t xml:space="preserve"> Действительно работы по разв</w:t>
      </w:r>
      <w:r>
        <w:t>и</w:t>
      </w:r>
      <w:r>
        <w:t xml:space="preserve">тию и воплощению КОБ в жизнь </w:t>
      </w:r>
      <w:r w:rsidRPr="00223AAE">
        <w:t>—</w:t>
      </w:r>
      <w:r>
        <w:t xml:space="preserve"> не меряно</w:t>
      </w:r>
      <w:r w:rsidRPr="00D30B85">
        <w:rPr>
          <w:vertAlign w:val="superscript"/>
        </w:rPr>
        <w:t>[CCCII]</w:t>
      </w:r>
      <w:r>
        <w:t>: осваивайте КОБ, приходите к человечному типу строя психики, осва</w:t>
      </w:r>
      <w:r>
        <w:t>и</w:t>
      </w:r>
      <w:r>
        <w:t xml:space="preserve">вайте концептуальную властность и личностный потенциал развития </w:t>
      </w:r>
      <w:r w:rsidRPr="00223AAE">
        <w:t>—</w:t>
      </w:r>
      <w:r>
        <w:t xml:space="preserve"> Бог вам в помощь.</w:t>
      </w:r>
    </w:p>
    <w:p w14:paraId="7CAE1381" w14:textId="77777777" w:rsidR="00D30B85" w:rsidRDefault="00D30B85" w:rsidP="00F509F0">
      <w:pPr>
        <w:pStyle w:val="af3"/>
        <w:ind w:left="624"/>
      </w:pPr>
      <w:r>
        <w:t>В связи с последним приведём два коранических ув</w:t>
      </w:r>
      <w:r>
        <w:t>е</w:t>
      </w:r>
      <w:r>
        <w:t>домления:</w:t>
      </w:r>
    </w:p>
    <w:p w14:paraId="3D2F4043" w14:textId="77777777" w:rsidR="00D30B85" w:rsidRDefault="00D30B85" w:rsidP="00F509F0">
      <w:pPr>
        <w:pStyle w:val="2"/>
        <w:numPr>
          <w:ilvl w:val="0"/>
          <w:numId w:val="25"/>
        </w:numPr>
        <w:ind w:left="1134" w:hanging="227"/>
      </w:pPr>
      <w:r>
        <w:t>сура 2:107. «Разве ты не знаешь, что у Бога власть над небесами и землёй и нет у вас, помимо Бога ни бли</w:t>
      </w:r>
      <w:r>
        <w:t>з</w:t>
      </w:r>
      <w:r>
        <w:t xml:space="preserve">кого, ни помощника?»; </w:t>
      </w:r>
    </w:p>
    <w:p w14:paraId="58C122AE" w14:textId="77777777" w:rsidR="00D30B85" w:rsidRDefault="00D30B85" w:rsidP="00F509F0">
      <w:pPr>
        <w:pStyle w:val="2"/>
        <w:numPr>
          <w:ilvl w:val="0"/>
          <w:numId w:val="25"/>
        </w:numPr>
        <w:ind w:left="1134" w:hanging="227"/>
      </w:pPr>
      <w:r>
        <w:t xml:space="preserve">сура 3:150. «Да! Бог </w:t>
      </w:r>
      <w:r w:rsidRPr="00223AAE">
        <w:t>—</w:t>
      </w:r>
      <w:r>
        <w:t xml:space="preserve"> ваш покровитель. И Он </w:t>
      </w:r>
      <w:r w:rsidRPr="00223AAE">
        <w:t>—</w:t>
      </w:r>
      <w:r>
        <w:t xml:space="preserve"> лучший из помощников!» </w:t>
      </w:r>
    </w:p>
    <w:p w14:paraId="045C4CF9" w14:textId="1C5D8DB3" w:rsidR="00D30B85" w:rsidRDefault="00D30B85" w:rsidP="00F509F0">
      <w:pPr>
        <w:pStyle w:val="af3"/>
        <w:ind w:left="624"/>
      </w:pPr>
      <w:r>
        <w:t>И такого рода утверждения в Коране встречаются нео</w:t>
      </w:r>
      <w:r>
        <w:t>д</w:t>
      </w:r>
      <w:r>
        <w:t xml:space="preserve">нократно. Бог в роли помощника </w:t>
      </w:r>
      <w:r w:rsidRPr="00223AAE">
        <w:t>—</w:t>
      </w:r>
      <w:r>
        <w:t xml:space="preserve"> это подразумевает, что </w:t>
      </w:r>
      <w:r w:rsidRPr="0018284A">
        <w:rPr>
          <w:b/>
        </w:rPr>
        <w:t>инициатива должна исходить от человека</w:t>
      </w:r>
      <w:r>
        <w:t>, иначе нет т</w:t>
      </w:r>
      <w:r>
        <w:t>о</w:t>
      </w:r>
      <w:r>
        <w:t>го, кому может быть адресована помощь. И это обстоятел</w:t>
      </w:r>
      <w:r>
        <w:t>ь</w:t>
      </w:r>
      <w:r>
        <w:t>ство исключает холопство людей перед Богом</w:t>
      </w:r>
      <w:r w:rsidRPr="00D30B85">
        <w:rPr>
          <w:vertAlign w:val="superscript"/>
        </w:rPr>
        <w:t>[CCCIII]</w:t>
      </w:r>
      <w:r>
        <w:t xml:space="preserve">, т.е.: </w:t>
      </w:r>
    </w:p>
    <w:p w14:paraId="6401A52D" w14:textId="77777777" w:rsidR="00D30B85" w:rsidRDefault="00D30B85" w:rsidP="00C50FE4">
      <w:pPr>
        <w:pStyle w:val="a9"/>
      </w:pPr>
      <w:r>
        <w:t xml:space="preserve">Царствие Божие </w:t>
      </w:r>
      <w:r w:rsidRPr="00223AAE">
        <w:t>—</w:t>
      </w:r>
      <w:r>
        <w:t xml:space="preserve"> не иерархия холопства, на вершине кот</w:t>
      </w:r>
      <w:r>
        <w:t>о</w:t>
      </w:r>
      <w:r>
        <w:t xml:space="preserve">рой Бог. </w:t>
      </w:r>
    </w:p>
    <w:p w14:paraId="2E2A9C72" w14:textId="77777777" w:rsidR="00D30B85" w:rsidRPr="00F409A1" w:rsidRDefault="00D30B85" w:rsidP="00F509F0">
      <w:pPr>
        <w:pStyle w:val="af3"/>
        <w:ind w:left="624"/>
      </w:pPr>
      <w:r>
        <w:lastRenderedPageBreak/>
        <w:t xml:space="preserve">Но на вопрос: </w:t>
      </w:r>
      <w:r w:rsidRPr="0079599B">
        <w:rPr>
          <w:i/>
        </w:rPr>
        <w:t>Кто же вам мешает улучшать</w:t>
      </w:r>
      <w:r>
        <w:rPr>
          <w:i/>
        </w:rPr>
        <w:t xml:space="preserve"> КОБ</w:t>
      </w:r>
      <w:r w:rsidRPr="0079599B">
        <w:rPr>
          <w:i/>
        </w:rPr>
        <w:t>? П</w:t>
      </w:r>
      <w:r w:rsidRPr="0079599B">
        <w:rPr>
          <w:i/>
        </w:rPr>
        <w:t>о</w:t>
      </w:r>
      <w:r w:rsidRPr="0079599B">
        <w:rPr>
          <w:i/>
        </w:rPr>
        <w:t>чему бы вам самим не сделать то, что рекомендуете др</w:t>
      </w:r>
      <w:r w:rsidRPr="0079599B">
        <w:rPr>
          <w:i/>
        </w:rPr>
        <w:t>у</w:t>
      </w:r>
      <w:r w:rsidRPr="0079599B">
        <w:rPr>
          <w:i/>
        </w:rPr>
        <w:t>гим?</w:t>
      </w:r>
      <w:r>
        <w:t xml:space="preserve"> </w:t>
      </w:r>
      <w:r w:rsidRPr="00AD0953">
        <w:t>―</w:t>
      </w:r>
      <w:r>
        <w:t xml:space="preserve"> В ответ: </w:t>
      </w:r>
      <w:r w:rsidRPr="0081071A">
        <w:rPr>
          <w:i/>
        </w:rPr>
        <w:t>Мы за это не брались</w:t>
      </w:r>
      <w:r>
        <w:rPr>
          <w:i/>
        </w:rPr>
        <w:t>;</w:t>
      </w:r>
      <w:r w:rsidRPr="0081071A">
        <w:rPr>
          <w:i/>
        </w:rPr>
        <w:t xml:space="preserve"> мы на это не по</w:t>
      </w:r>
      <w:r w:rsidRPr="0081071A">
        <w:rPr>
          <w:i/>
        </w:rPr>
        <w:t>д</w:t>
      </w:r>
      <w:r w:rsidRPr="0081071A">
        <w:rPr>
          <w:i/>
        </w:rPr>
        <w:t>писывались</w:t>
      </w:r>
      <w:r>
        <w:rPr>
          <w:i/>
        </w:rPr>
        <w:t>; у нас своих дел по горло;</w:t>
      </w:r>
      <w:r w:rsidRPr="0081071A">
        <w:rPr>
          <w:i/>
        </w:rPr>
        <w:t xml:space="preserve"> вы —</w:t>
      </w:r>
      <w:r>
        <w:rPr>
          <w:i/>
        </w:rPr>
        <w:t xml:space="preserve"> </w:t>
      </w:r>
      <w:r w:rsidRPr="0081071A">
        <w:rPr>
          <w:i/>
        </w:rPr>
        <w:t>ВП СССР</w:t>
      </w:r>
      <w:r>
        <w:rPr>
          <w:i/>
        </w:rPr>
        <w:t>,</w:t>
      </w:r>
      <w:r w:rsidRPr="0081071A">
        <w:rPr>
          <w:i/>
        </w:rPr>
        <w:t xml:space="preserve"> вы и делайте так, чтобы нам понравилось</w:t>
      </w:r>
      <w:r>
        <w:rPr>
          <w:i/>
        </w:rPr>
        <w:t>, и вы обязаны пр</w:t>
      </w:r>
      <w:r>
        <w:rPr>
          <w:i/>
        </w:rPr>
        <w:t>и</w:t>
      </w:r>
      <w:r>
        <w:rPr>
          <w:i/>
        </w:rPr>
        <w:t>нимать к исполнению наши критические замечания и рук</w:t>
      </w:r>
      <w:r>
        <w:rPr>
          <w:i/>
        </w:rPr>
        <w:t>о</w:t>
      </w:r>
      <w:r>
        <w:rPr>
          <w:i/>
        </w:rPr>
        <w:t>водящие указания</w:t>
      </w:r>
      <w:r>
        <w:t xml:space="preserve">. </w:t>
      </w:r>
      <w:r w:rsidRPr="00223AAE">
        <w:t>—</w:t>
      </w:r>
      <w:r>
        <w:t xml:space="preserve"> Типичный пример необучаемости </w:t>
      </w:r>
      <w:r w:rsidRPr="0081071A">
        <w:rPr>
          <w:i/>
        </w:rPr>
        <w:t>элиты холопов</w:t>
      </w:r>
      <w:r>
        <w:t xml:space="preserve"> на Руси, но на сей раз </w:t>
      </w:r>
      <w:r w:rsidRPr="00223AAE">
        <w:t>—</w:t>
      </w:r>
      <w:r>
        <w:t xml:space="preserve"> не в русле конце</w:t>
      </w:r>
      <w:r>
        <w:t>п</w:t>
      </w:r>
      <w:r>
        <w:t>ций осуществления толпо-“элитаризма”, а на подходах к Концепции Богодержавия.</w:t>
      </w:r>
    </w:p>
    <w:p w14:paraId="33C086E0" w14:textId="692A960F" w:rsidR="00D30B85" w:rsidRDefault="00D30B85" w:rsidP="00873ABF">
      <w:pPr>
        <w:pStyle w:val="PlainText"/>
      </w:pPr>
      <w:r>
        <w:t xml:space="preserve">Отечественная “элита” </w:t>
      </w:r>
      <w:r w:rsidRPr="00223AAE">
        <w:t>—</w:t>
      </w:r>
      <w:r>
        <w:t xml:space="preserve"> правящая верхушка местной иера</w:t>
      </w:r>
      <w:r>
        <w:t>р</w:t>
      </w:r>
      <w:r>
        <w:t xml:space="preserve">хии холопства </w:t>
      </w:r>
      <w:r w:rsidRPr="00223AAE">
        <w:t>—</w:t>
      </w:r>
      <w:r>
        <w:t xml:space="preserve"> вне работы на преображение Руси независимо от того, убеждены “элитарии” в том, что у них «всё схвачено, проплачено и под контролем», либо кто-то из них чувствует, что «что-то не так» и что Русь управляется во многом помимо их ж</w:t>
      </w:r>
      <w:r>
        <w:t>е</w:t>
      </w:r>
      <w:r>
        <w:t>ланий и дейс</w:t>
      </w:r>
      <w:r>
        <w:t>т</w:t>
      </w:r>
      <w:r>
        <w:t>вий и даже вопреки им</w:t>
      </w:r>
      <w:r w:rsidRPr="00D30B85">
        <w:rPr>
          <w:vertAlign w:val="superscript"/>
        </w:rPr>
        <w:t>[CCCIV]</w:t>
      </w:r>
      <w:r>
        <w:t>.</w:t>
      </w:r>
    </w:p>
    <w:p w14:paraId="7C030175" w14:textId="77777777" w:rsidR="00D30B85" w:rsidRDefault="00D30B85" w:rsidP="00873ABF">
      <w:pPr>
        <w:pStyle w:val="PlainText"/>
      </w:pPr>
      <w:r>
        <w:t xml:space="preserve">Т.е. на Руси на протяжении всей эпохи толпо-“элитаризма”: </w:t>
      </w:r>
    </w:p>
    <w:p w14:paraId="1A5BEDA7" w14:textId="77777777" w:rsidR="00D30B85" w:rsidRDefault="00D30B85" w:rsidP="00F509F0">
      <w:pPr>
        <w:pStyle w:val="a3"/>
        <w:numPr>
          <w:ilvl w:val="0"/>
          <w:numId w:val="20"/>
        </w:numPr>
        <w:ind w:left="397" w:hanging="227"/>
      </w:pPr>
      <w:r>
        <w:t>нравственно порочные типы сливались Русским духом в и</w:t>
      </w:r>
      <w:r>
        <w:t>е</w:t>
      </w:r>
      <w:r>
        <w:t xml:space="preserve">рархию холопства перед западным “великолепием”, правящей верхушкой которой стала отечественная “элита”, </w:t>
      </w:r>
    </w:p>
    <w:p w14:paraId="53B8D4CB" w14:textId="77777777" w:rsidR="00D30B85" w:rsidRPr="004E7BC1" w:rsidRDefault="00D30B85" w:rsidP="00F509F0">
      <w:pPr>
        <w:pStyle w:val="a3"/>
        <w:numPr>
          <w:ilvl w:val="0"/>
          <w:numId w:val="20"/>
        </w:numPr>
        <w:ind w:left="397" w:hanging="227"/>
        <w:rPr>
          <w:b/>
        </w:rPr>
      </w:pPr>
      <w:r w:rsidRPr="004E7BC1">
        <w:rPr>
          <w:b/>
        </w:rPr>
        <w:t>а Русь тем временем развивалась самобытно, но без гро</w:t>
      </w:r>
      <w:r w:rsidRPr="004E7BC1">
        <w:rPr>
          <w:b/>
        </w:rPr>
        <w:t>м</w:t>
      </w:r>
      <w:r w:rsidRPr="004E7BC1">
        <w:rPr>
          <w:b/>
        </w:rPr>
        <w:t>ких внешних проявлений — т</w:t>
      </w:r>
      <w:r w:rsidRPr="004E7BC1">
        <w:rPr>
          <w:b/>
        </w:rPr>
        <w:t>и</w:t>
      </w:r>
      <w:r w:rsidRPr="004E7BC1">
        <w:rPr>
          <w:b/>
        </w:rPr>
        <w:t xml:space="preserve">хой сапой. </w:t>
      </w:r>
    </w:p>
    <w:p w14:paraId="74C84144" w14:textId="77777777" w:rsidR="00D30B85" w:rsidRDefault="00D30B85" w:rsidP="00C50FE4">
      <w:pPr>
        <w:pStyle w:val="a7"/>
      </w:pPr>
      <w:r>
        <w:t xml:space="preserve">Первое было своего рода операцией прикрытия второго, а </w:t>
      </w:r>
      <w:r w:rsidRPr="00FC3B31">
        <w:rPr>
          <w:b/>
        </w:rPr>
        <w:t>второе — составляло суть цивилизационного развития Руси</w:t>
      </w:r>
      <w:r w:rsidRPr="004E7BC1">
        <w:t>.</w:t>
      </w:r>
    </w:p>
    <w:p w14:paraId="417CBF85" w14:textId="77777777" w:rsidR="00D30B85" w:rsidRDefault="00D30B85" w:rsidP="00F509F0">
      <w:pPr>
        <w:pStyle w:val="ab"/>
      </w:pPr>
      <w:r w:rsidRPr="00223AAE">
        <w:t>————————</w:t>
      </w:r>
    </w:p>
    <w:p w14:paraId="69CC27DB" w14:textId="77777777" w:rsidR="00D30B85" w:rsidRDefault="00D30B85" w:rsidP="00C50FE4">
      <w:pPr>
        <w:pStyle w:val="a7"/>
      </w:pPr>
      <w:r>
        <w:t>В исторически недавнем прошлом есть единственный пер</w:t>
      </w:r>
      <w:r>
        <w:t>и</w:t>
      </w:r>
      <w:r>
        <w:t xml:space="preserve">од, в течение которого “элита” была вынуждена работать на народ и </w:t>
      </w:r>
      <w:r>
        <w:rPr>
          <w:i/>
        </w:rPr>
        <w:t xml:space="preserve">самобытное </w:t>
      </w:r>
      <w:r>
        <w:t xml:space="preserve">развитие Руси, о чём она вспоминает как о кошмаре и повторения которого боится как огня. </w:t>
      </w:r>
      <w:r w:rsidRPr="00800081">
        <w:rPr>
          <w:b/>
        </w:rPr>
        <w:t xml:space="preserve">Это период, когда во главе «партии власти» </w:t>
      </w:r>
      <w:r>
        <w:rPr>
          <w:b/>
        </w:rPr>
        <w:t xml:space="preserve">и государства </w:t>
      </w:r>
      <w:r w:rsidRPr="00800081">
        <w:rPr>
          <w:b/>
        </w:rPr>
        <w:t>стоял И.В.Ста</w:t>
      </w:r>
      <w:r>
        <w:rPr>
          <w:b/>
        </w:rPr>
        <w:softHyphen/>
      </w:r>
      <w:r w:rsidRPr="00800081">
        <w:rPr>
          <w:b/>
        </w:rPr>
        <w:t>лин</w:t>
      </w:r>
      <w:r>
        <w:rPr>
          <w:b/>
        </w:rPr>
        <w:t>,</w:t>
      </w:r>
      <w:r w:rsidRPr="00800081">
        <w:rPr>
          <w:b/>
        </w:rPr>
        <w:t xml:space="preserve"> и его миропонимание и воля во мн</w:t>
      </w:r>
      <w:r w:rsidRPr="00800081">
        <w:rPr>
          <w:b/>
        </w:rPr>
        <w:t>о</w:t>
      </w:r>
      <w:r w:rsidRPr="00800081">
        <w:rPr>
          <w:b/>
        </w:rPr>
        <w:t>гом определяли направленность и характер развития страны.</w:t>
      </w:r>
      <w:r>
        <w:t xml:space="preserve"> </w:t>
      </w:r>
    </w:p>
    <w:p w14:paraId="5821F4E4" w14:textId="49E6B4DB" w:rsidR="00D30B85" w:rsidRDefault="00D30B85" w:rsidP="00873ABF">
      <w:pPr>
        <w:pStyle w:val="PlainText"/>
      </w:pPr>
      <w:r>
        <w:t xml:space="preserve">Это было не простое время, принёсшее множество трагедий индивидам, семьям, народам, сопутствующих попытке перехода </w:t>
      </w:r>
      <w:r>
        <w:lastRenderedPageBreak/>
        <w:t>человечества (а не только России) от управления по ко</w:t>
      </w:r>
      <w:r>
        <w:t>н</w:t>
      </w:r>
      <w:r>
        <w:t xml:space="preserve">цепции толпо-“элитаризма” к управлению по концепции осуществления царствия Божиего на земле, которая в тот период исторического времени назвалась «строительством социализма и коммунизма» </w:t>
      </w:r>
      <w:r w:rsidRPr="00223AAE">
        <w:t>—</w:t>
      </w:r>
      <w:r>
        <w:t xml:space="preserve"> строительством общества, в котором не будет места параз</w:t>
      </w:r>
      <w:r>
        <w:t>и</w:t>
      </w:r>
      <w:r>
        <w:t>тизму меньшинств на труде и жизни большинства и зависти мн</w:t>
      </w:r>
      <w:r>
        <w:t>о</w:t>
      </w:r>
      <w:r>
        <w:t xml:space="preserve">жества холопов к преуспевшему в паразитизме меньшинству; тем более </w:t>
      </w:r>
      <w:r w:rsidRPr="00223AAE">
        <w:t>—</w:t>
      </w:r>
      <w:r>
        <w:t xml:space="preserve"> не будет места системно организованному паразитизму, на чём основываются все толпо-“элитарные” культуры. Но н</w:t>
      </w:r>
      <w:r>
        <w:t>а</w:t>
      </w:r>
      <w:r>
        <w:t xml:space="preserve">стоящая аналитическая записка </w:t>
      </w:r>
      <w:r w:rsidRPr="00223AAE">
        <w:t>—</w:t>
      </w:r>
      <w:r>
        <w:t xml:space="preserve"> не о том периоде.</w:t>
      </w:r>
      <w:r w:rsidRPr="00D30B85">
        <w:rPr>
          <w:vertAlign w:val="superscript"/>
        </w:rPr>
        <w:t>[CCCV]</w:t>
      </w:r>
    </w:p>
    <w:p w14:paraId="29BCC418" w14:textId="77777777" w:rsidR="00D30B85" w:rsidRDefault="00D30B85" w:rsidP="00873ABF">
      <w:pPr>
        <w:pStyle w:val="PlainText"/>
      </w:pPr>
      <w:r>
        <w:t xml:space="preserve">Здесь лишь отметим: </w:t>
      </w:r>
    </w:p>
    <w:p w14:paraId="49BB8A76" w14:textId="795F0FBE" w:rsidR="00D30B85" w:rsidRDefault="00D30B85" w:rsidP="00C50FE4">
      <w:pPr>
        <w:pStyle w:val="a7"/>
      </w:pPr>
      <w:r>
        <w:t>Успехи в развитии культуры и народного хозяйства в тот п</w:t>
      </w:r>
      <w:r>
        <w:t>е</w:t>
      </w:r>
      <w:r>
        <w:t>риод проистекали из массового воодушевления людей, кот</w:t>
      </w:r>
      <w:r>
        <w:t>о</w:t>
      </w:r>
      <w:r>
        <w:t xml:space="preserve">рые впервые за многие столетия почувствовали </w:t>
      </w:r>
      <w:r w:rsidRPr="00223AAE">
        <w:t>—</w:t>
      </w:r>
      <w:r>
        <w:t xml:space="preserve"> их </w:t>
      </w:r>
      <w:r w:rsidRPr="004E7BC1">
        <w:rPr>
          <w:i/>
        </w:rPr>
        <w:t>труд на систему</w:t>
      </w:r>
      <w:r>
        <w:t xml:space="preserve"> даёт отдачу: им самим, их детям и внукам</w:t>
      </w:r>
      <w:r w:rsidRPr="00D30B85">
        <w:rPr>
          <w:vertAlign w:val="superscript"/>
        </w:rPr>
        <w:t>[CCCVI]</w:t>
      </w:r>
      <w:r>
        <w:t>.</w:t>
      </w:r>
    </w:p>
    <w:p w14:paraId="3ABB9E1E" w14:textId="7760A713" w:rsidR="00D30B85" w:rsidRPr="00082C36" w:rsidRDefault="00D30B85" w:rsidP="00873ABF">
      <w:pPr>
        <w:pStyle w:val="PlainText"/>
      </w:pPr>
      <w:r>
        <w:t xml:space="preserve">Чтобы эти слова не были «абстракционизмом» посмотрите на происходившее с 1917 по </w:t>
      </w:r>
      <w:smartTag w:uri="urn:schemas-microsoft-com:office:smarttags" w:element="metricconverter">
        <w:smartTagPr>
          <w:attr w:name="ProductID" w:val="1953 г"/>
        </w:smartTagPr>
        <w:r>
          <w:t>1953 г</w:t>
        </w:r>
      </w:smartTag>
      <w:r>
        <w:t>. с точки зрения человека, кот</w:t>
      </w:r>
      <w:r>
        <w:t>о</w:t>
      </w:r>
      <w:r>
        <w:t xml:space="preserve">рый до </w:t>
      </w:r>
      <w:smartTag w:uri="urn:schemas-microsoft-com:office:smarttags" w:element="metricconverter">
        <w:smartTagPr>
          <w:attr w:name="ProductID" w:val="1917 г"/>
        </w:smartTagPr>
        <w:r>
          <w:t>1917 г</w:t>
        </w:r>
      </w:smartTag>
      <w:r>
        <w:t>., закончив церковно-приходскую школу, начал р</w:t>
      </w:r>
      <w:r>
        <w:t>а</w:t>
      </w:r>
      <w:r>
        <w:t>ботать слесарем в каком-нибудь железнодорожном депо в гл</w:t>
      </w:r>
      <w:r>
        <w:t>у</w:t>
      </w:r>
      <w:r>
        <w:t>бинке, и который видит, как его дети и внуки получают среднее обр</w:t>
      </w:r>
      <w:r>
        <w:t>а</w:t>
      </w:r>
      <w:r>
        <w:t xml:space="preserve">зование, поступают в вузы, занимают должности, на которые до </w:t>
      </w:r>
      <w:smartTag w:uri="urn:schemas-microsoft-com:office:smarttags" w:element="metricconverter">
        <w:smartTagPr>
          <w:attr w:name="ProductID" w:val="1917 г"/>
        </w:smartTagPr>
        <w:r>
          <w:t>1917 г</w:t>
        </w:r>
      </w:smartTag>
      <w:r>
        <w:t>. могли претендовать только дети дворян и наиболее б</w:t>
      </w:r>
      <w:r>
        <w:t>о</w:t>
      </w:r>
      <w:r>
        <w:t>гатой части купечества</w:t>
      </w:r>
      <w:r w:rsidRPr="00D30B85">
        <w:rPr>
          <w:vertAlign w:val="superscript"/>
        </w:rPr>
        <w:t>[CCCVII]</w:t>
      </w:r>
      <w:r>
        <w:t>. Понятно, что его оценка того периода будет весьма отличаться от оценок Н.С.Ми</w:t>
      </w:r>
      <w:r>
        <w:softHyphen/>
        <w:t>хал</w:t>
      </w:r>
      <w:r>
        <w:softHyphen/>
        <w:t xml:space="preserve">кова, чей клан, происходящий от царского постельничьего (или какого-то иного дворцового холопа), в </w:t>
      </w:r>
      <w:smartTag w:uri="urn:schemas-microsoft-com:office:smarttags" w:element="metricconverter">
        <w:smartTagPr>
          <w:attr w:name="ProductID" w:val="1917 г"/>
        </w:smartTagPr>
        <w:r>
          <w:t>1917 г</w:t>
        </w:r>
      </w:smartTag>
      <w:r>
        <w:t>. действительно утратил возможн</w:t>
      </w:r>
      <w:r>
        <w:t>о</w:t>
      </w:r>
      <w:r>
        <w:t>сти паразитизма, которые восстановил (и то только отчасти) в х</w:t>
      </w:r>
      <w:r>
        <w:t>о</w:t>
      </w:r>
      <w:r>
        <w:t>де р</w:t>
      </w:r>
      <w:r>
        <w:t>е</w:t>
      </w:r>
      <w:r>
        <w:t>форм 1990</w:t>
      </w:r>
      <w:r>
        <w:noBreakHyphen/>
        <w:t>х гг.</w:t>
      </w:r>
    </w:p>
    <w:p w14:paraId="4AADC927" w14:textId="77777777" w:rsidR="00D30B85" w:rsidRDefault="00D30B85" w:rsidP="00873ABF">
      <w:pPr>
        <w:pStyle w:val="PlainText"/>
      </w:pPr>
      <w:r>
        <w:t xml:space="preserve">Воодушевление было вызвано тем, что идеи «коммунизма» </w:t>
      </w:r>
      <w:r w:rsidRPr="00223AAE">
        <w:t>—</w:t>
      </w:r>
      <w:r>
        <w:t xml:space="preserve"> были провозглашены осн</w:t>
      </w:r>
      <w:r>
        <w:t>о</w:t>
      </w:r>
      <w:r>
        <w:t>вой политики Советского государства и стали проводиться в жизнь во всех сферах деятельности общес</w:t>
      </w:r>
      <w:r>
        <w:t>т</w:t>
      </w:r>
      <w:r>
        <w:t xml:space="preserve">ва. </w:t>
      </w:r>
    </w:p>
    <w:p w14:paraId="080AB85C" w14:textId="3260B5A2" w:rsidR="00D30B85" w:rsidRDefault="00D30B85" w:rsidP="00873ABF">
      <w:pPr>
        <w:pStyle w:val="PlainText"/>
      </w:pPr>
      <w:r>
        <w:t>И успехи в развитии страны в тот период признаны противн</w:t>
      </w:r>
      <w:r>
        <w:t>и</w:t>
      </w:r>
      <w:r>
        <w:t>ками коммунизма и И.В.Сталина персонально, убеждёнными пр</w:t>
      </w:r>
      <w:r>
        <w:t>и</w:t>
      </w:r>
      <w:r>
        <w:t>верженцами толпо-“элитаризма” в его либерально-буржуазной ве</w:t>
      </w:r>
      <w:r>
        <w:t>р</w:t>
      </w:r>
      <w:r>
        <w:t>сии</w:t>
      </w:r>
      <w:r w:rsidRPr="00D30B85">
        <w:rPr>
          <w:vertAlign w:val="superscript"/>
        </w:rPr>
        <w:t>[CCCVIII]</w:t>
      </w:r>
      <w:r>
        <w:t>.</w:t>
      </w:r>
    </w:p>
    <w:p w14:paraId="1E4F5713" w14:textId="77777777" w:rsidR="00D30B85" w:rsidRDefault="00D30B85" w:rsidP="00873ABF">
      <w:pPr>
        <w:pStyle w:val="PlainText"/>
      </w:pPr>
      <w:r>
        <w:t xml:space="preserve">З.Бжезинский: </w:t>
      </w:r>
    </w:p>
    <w:p w14:paraId="64CC2979" w14:textId="77777777" w:rsidR="00D30B85" w:rsidRDefault="00D30B85" w:rsidP="00F509F0">
      <w:pPr>
        <w:pStyle w:val="a5"/>
      </w:pPr>
      <w:r>
        <w:lastRenderedPageBreak/>
        <w:t>«При Сталине Советский Союз действительно стал великой индустриальной державой. Действ</w:t>
      </w:r>
      <w:r>
        <w:t>и</w:t>
      </w:r>
      <w:r>
        <w:t>тельно произошёл отток его населения из деревень. Была в полном объёме отстроена центр</w:t>
      </w:r>
      <w:r>
        <w:t>а</w:t>
      </w:r>
      <w:r>
        <w:t>лизованная социалистическая система. И при этом у советской экономики был относительно высокий темп роста. Согласно с</w:t>
      </w:r>
      <w:r>
        <w:t>о</w:t>
      </w:r>
      <w:r>
        <w:t>ветской официальной статистике национальный доход увеличился вчетверо в годы первых пятилеток, ежегодно давая прирост почти в 15 процентов. Это потребовало перемещения больших масс л</w:t>
      </w:r>
      <w:r>
        <w:t>ю</w:t>
      </w:r>
      <w:r>
        <w:t>дей — за тринадцать лет число городских жителей удвоилось. С 1928-го по 1940 годы годовое производство электроэнергии в</w:t>
      </w:r>
      <w:r>
        <w:t>ы</w:t>
      </w:r>
      <w:r>
        <w:t>росло с 5 миллиардов киловатт до 48,3 милл</w:t>
      </w:r>
      <w:r>
        <w:t>и</w:t>
      </w:r>
      <w:r>
        <w:t>арда, производство стали — с 4,3 миллиона тонн до 18,3 миллиона; производство станков возросло с 2 тысяч до 58 400 в год; автомобилей стали выпускать не 8 тысяч в год, а 145 тысяч. В канун войны пр</w:t>
      </w:r>
      <w:r>
        <w:t>о</w:t>
      </w:r>
      <w:r>
        <w:t>мышленность составляла 84,7 процента всей советской эконом</w:t>
      </w:r>
      <w:r>
        <w:t>и</w:t>
      </w:r>
      <w:r>
        <w:t>ки. Даже если эти цифры и преувеличены официальной статист</w:t>
      </w:r>
      <w:r>
        <w:t>и</w:t>
      </w:r>
      <w:r>
        <w:t>кой, то факт, что советская экономика добилась больших усп</w:t>
      </w:r>
      <w:r>
        <w:t>е</w:t>
      </w:r>
      <w:r>
        <w:t>хов, отрицать не приходится» (З.Бжезинский. “Большой провал. Рождение и смерть коммунизма в ХХ веке”).</w:t>
      </w:r>
    </w:p>
    <w:p w14:paraId="0760024B" w14:textId="535B659F" w:rsidR="00D30B85" w:rsidRDefault="00D30B85" w:rsidP="00873ABF">
      <w:pPr>
        <w:pStyle w:val="PlainText"/>
      </w:pPr>
      <w:r>
        <w:t>И потому История не позволит похоронить его дело и предать его забвению</w:t>
      </w:r>
      <w:r w:rsidRPr="00D30B85">
        <w:rPr>
          <w:vertAlign w:val="superscript"/>
        </w:rPr>
        <w:t>[CCCIX]</w:t>
      </w:r>
      <w:r>
        <w:t>… Если она и не учит очень и очень многих, то бе</w:t>
      </w:r>
      <w:r>
        <w:t>з</w:t>
      </w:r>
      <w:r>
        <w:t>жалостно и безпощадно их наказывает за незнание её уроков и бе</w:t>
      </w:r>
      <w:r>
        <w:t>з</w:t>
      </w:r>
      <w:r>
        <w:t>смысленное отношение к ним как к иллюзии</w:t>
      </w:r>
      <w:r w:rsidRPr="00D30B85">
        <w:rPr>
          <w:vertAlign w:val="superscript"/>
        </w:rPr>
        <w:t>[CCCX]</w:t>
      </w:r>
      <w:r>
        <w:t>.</w:t>
      </w:r>
    </w:p>
    <w:p w14:paraId="0944A9FA" w14:textId="77777777" w:rsidR="00D30B85" w:rsidRDefault="00D30B85" w:rsidP="00C50FE4">
      <w:pPr>
        <w:pStyle w:val="a9"/>
      </w:pPr>
      <w:r>
        <w:t xml:space="preserve">Т.е. период «сталинизма» </w:t>
      </w:r>
      <w:r w:rsidRPr="00223AAE">
        <w:t>—</w:t>
      </w:r>
      <w:r>
        <w:t xml:space="preserve"> практическое подтвержд</w:t>
      </w:r>
      <w:r>
        <w:t>е</w:t>
      </w:r>
      <w:r>
        <w:t>ние того, что Царствие Божие на Земле как идея цивил</w:t>
      </w:r>
      <w:r>
        <w:t>и</w:t>
      </w:r>
      <w:r>
        <w:t xml:space="preserve">зационного строительства </w:t>
      </w:r>
      <w:r w:rsidRPr="00223AAE">
        <w:t>—</w:t>
      </w:r>
      <w:r>
        <w:t xml:space="preserve"> единственная работосп</w:t>
      </w:r>
      <w:r>
        <w:t>о</w:t>
      </w:r>
      <w:r>
        <w:t>собная концепция управл</w:t>
      </w:r>
      <w:r>
        <w:t>е</w:t>
      </w:r>
      <w:r>
        <w:t xml:space="preserve">ния на Руси. </w:t>
      </w:r>
    </w:p>
    <w:p w14:paraId="2A398E2C" w14:textId="77777777" w:rsidR="00D30B85" w:rsidRPr="007E7EDE" w:rsidRDefault="00D30B85" w:rsidP="00C50FE4">
      <w:pPr>
        <w:pStyle w:val="a9"/>
      </w:pPr>
      <w:r>
        <w:t xml:space="preserve">Всё остальное </w:t>
      </w:r>
      <w:r w:rsidRPr="00223AAE">
        <w:t>—</w:t>
      </w:r>
      <w:r>
        <w:t xml:space="preserve"> от лукавого.</w:t>
      </w:r>
    </w:p>
    <w:p w14:paraId="7D100A38" w14:textId="77777777" w:rsidR="00D30B85" w:rsidRDefault="00D30B85" w:rsidP="00F509F0">
      <w:pPr>
        <w:pStyle w:val="Heading1"/>
        <w:sectPr w:rsidR="00D30B85" w:rsidSect="00CF52F6">
          <w:headerReference w:type="default" r:id="rId159"/>
          <w:footnotePr>
            <w:numRestart w:val="eachPage"/>
          </w:footnotePr>
          <w:pgSz w:w="8392" w:h="11907" w:code="11"/>
          <w:pgMar w:top="851" w:right="851" w:bottom="851" w:left="1247" w:header="567" w:footer="567" w:gutter="0"/>
          <w:cols w:space="720"/>
          <w:titlePg/>
        </w:sectPr>
      </w:pPr>
      <w:bookmarkStart w:id="36" w:name="_Toc232339038"/>
    </w:p>
    <w:p w14:paraId="6B64F72F" w14:textId="77777777" w:rsidR="00D30B85" w:rsidRPr="00B97827" w:rsidRDefault="00D30B85" w:rsidP="00F509F0">
      <w:pPr>
        <w:pStyle w:val="Heading1"/>
      </w:pPr>
      <w:bookmarkStart w:id="37" w:name="_Toc237339545"/>
      <w:r>
        <w:lastRenderedPageBreak/>
        <w:t>4. «Слоёный коктейль» глобальной политики</w:t>
      </w:r>
      <w:bookmarkEnd w:id="36"/>
      <w:bookmarkEnd w:id="37"/>
    </w:p>
    <w:p w14:paraId="1B6BB532" w14:textId="77777777" w:rsidR="00D30B85" w:rsidRDefault="00D30B85" w:rsidP="00873ABF">
      <w:pPr>
        <w:pStyle w:val="PlainText"/>
      </w:pPr>
      <w:r>
        <w:t xml:space="preserve">Обычно говорят «слоёный пирог», но пирог </w:t>
      </w:r>
      <w:r w:rsidRPr="00223AAE">
        <w:t>—</w:t>
      </w:r>
      <w:r>
        <w:t xml:space="preserve"> это нечто зап</w:t>
      </w:r>
      <w:r>
        <w:t>е</w:t>
      </w:r>
      <w:r>
        <w:t xml:space="preserve">чённое, форма и содержание чего неизменна до начала поедания, а политика </w:t>
      </w:r>
      <w:r w:rsidRPr="00223AAE">
        <w:t>—</w:t>
      </w:r>
      <w:r>
        <w:t xml:space="preserve"> она текучая, поэтому «слоёный коктейль» </w:t>
      </w:r>
      <w:r w:rsidRPr="00223AAE">
        <w:t>—</w:t>
      </w:r>
      <w:r>
        <w:t xml:space="preserve"> более точная метафора, нежели «слоёный п</w:t>
      </w:r>
      <w:r>
        <w:t>и</w:t>
      </w:r>
      <w:r>
        <w:t>рог», по отношению к тому, о чём пойдёт речь.</w:t>
      </w:r>
    </w:p>
    <w:p w14:paraId="0E130108" w14:textId="77777777" w:rsidR="00D30B85" w:rsidRDefault="00D30B85" w:rsidP="00F509F0">
      <w:pPr>
        <w:pStyle w:val="ab"/>
      </w:pPr>
      <w:r w:rsidRPr="00223AAE">
        <w:t>————————</w:t>
      </w:r>
    </w:p>
    <w:p w14:paraId="0A1B366C" w14:textId="77777777" w:rsidR="00D30B85" w:rsidRDefault="00D30B85" w:rsidP="00873ABF">
      <w:pPr>
        <w:pStyle w:val="PlainText"/>
      </w:pPr>
      <w:r>
        <w:t>Поскольку речь пойдёт о политике в разных её проявлениях, то прежде всего обеспечим терминологическую определённость:</w:t>
      </w:r>
    </w:p>
    <w:p w14:paraId="51038EA5" w14:textId="77777777" w:rsidR="00D30B85" w:rsidRDefault="00D30B85" w:rsidP="00F509F0">
      <w:pPr>
        <w:pStyle w:val="a3"/>
        <w:numPr>
          <w:ilvl w:val="0"/>
          <w:numId w:val="20"/>
        </w:numPr>
        <w:ind w:left="397" w:hanging="227"/>
      </w:pPr>
      <w:r>
        <w:rPr>
          <w:b/>
        </w:rPr>
        <w:t>Глобальная политика это — деятельность по осуществл</w:t>
      </w:r>
      <w:r>
        <w:rPr>
          <w:b/>
        </w:rPr>
        <w:t>е</w:t>
      </w:r>
      <w:r>
        <w:rPr>
          <w:b/>
        </w:rPr>
        <w:t>нию целей в отношении всего человечества и планеты Земля.</w:t>
      </w:r>
      <w:r>
        <w:t xml:space="preserve"> По своему существу это большей частью — управл</w:t>
      </w:r>
      <w:r>
        <w:t>е</w:t>
      </w:r>
      <w:r>
        <w:t>ние спектром долговременных тенденций, что исключает во многих случаях соответствие текущей политики ранее сл</w:t>
      </w:r>
      <w:r>
        <w:t>о</w:t>
      </w:r>
      <w:r>
        <w:t xml:space="preserve">жившимся тенденциям, которые признаны неприемлемыми в концепции управления. </w:t>
      </w:r>
    </w:p>
    <w:p w14:paraId="10843FBD" w14:textId="77777777" w:rsidR="00D30B85" w:rsidRDefault="00D30B85" w:rsidP="00F509F0">
      <w:pPr>
        <w:pStyle w:val="af3"/>
      </w:pPr>
      <w:r>
        <w:t>При формировании глобальной политики Землю, конечно, можно уподобить “Великой шахматной доске”, как то сделал З.Бже</w:t>
      </w:r>
      <w:r>
        <w:softHyphen/>
        <w:t xml:space="preserve">зинский в упоминавшейся ранее одноимённой книге, но </w:t>
      </w:r>
      <w:r w:rsidRPr="002164D1">
        <w:rPr>
          <w:i/>
        </w:rPr>
        <w:t>на эту “доску” придётся поместить все страны, включая и свою собственную</w:t>
      </w:r>
      <w:r>
        <w:t>. В силу обстоятельства, выделенного курс</w:t>
      </w:r>
      <w:r>
        <w:t>и</w:t>
      </w:r>
      <w:r>
        <w:t xml:space="preserve">вом в предъидущей фразе, приобщение к </w:t>
      </w:r>
      <w:r w:rsidRPr="002164D1">
        <w:rPr>
          <w:i/>
        </w:rPr>
        <w:t>глобальной политике как к виду деятельности</w:t>
      </w:r>
      <w:r>
        <w:t xml:space="preserve"> возможно на основе:</w:t>
      </w:r>
    </w:p>
    <w:p w14:paraId="3C8DE970" w14:textId="77777777" w:rsidR="00D30B85" w:rsidRDefault="00D30B85" w:rsidP="00F509F0">
      <w:pPr>
        <w:pStyle w:val="2"/>
        <w:numPr>
          <w:ilvl w:val="0"/>
          <w:numId w:val="25"/>
        </w:numPr>
        <w:ind w:left="624" w:hanging="227"/>
      </w:pPr>
      <w:r>
        <w:t xml:space="preserve">либо всечеловечности, </w:t>
      </w:r>
    </w:p>
    <w:p w14:paraId="2B4134DF" w14:textId="77777777" w:rsidR="00D30B85" w:rsidRDefault="00D30B85" w:rsidP="00F509F0">
      <w:pPr>
        <w:pStyle w:val="2"/>
        <w:numPr>
          <w:ilvl w:val="0"/>
          <w:numId w:val="25"/>
        </w:numPr>
        <w:ind w:left="624" w:hanging="227"/>
      </w:pPr>
      <w:r>
        <w:t>либо на основе предельно полной античеловечности, на к</w:t>
      </w:r>
      <w:r>
        <w:t>а</w:t>
      </w:r>
      <w:r>
        <w:t>ких позициях и стоят заправилы библейского проекта п</w:t>
      </w:r>
      <w:r>
        <w:t>о</w:t>
      </w:r>
      <w:r>
        <w:t>рабощения человечества от имени Бога.</w:t>
      </w:r>
    </w:p>
    <w:p w14:paraId="7F9617EA" w14:textId="77777777" w:rsidR="00D30B85" w:rsidRDefault="00D30B85" w:rsidP="00F509F0">
      <w:pPr>
        <w:pStyle w:val="a3"/>
        <w:numPr>
          <w:ilvl w:val="0"/>
          <w:numId w:val="20"/>
        </w:numPr>
        <w:ind w:left="397" w:hanging="227"/>
      </w:pPr>
      <w:r>
        <w:rPr>
          <w:b/>
        </w:rPr>
        <w:t>Внешняя политика это — деятельность по осуществл</w:t>
      </w:r>
      <w:r>
        <w:rPr>
          <w:b/>
        </w:rPr>
        <w:t>е</w:t>
      </w:r>
      <w:r>
        <w:rPr>
          <w:b/>
        </w:rPr>
        <w:t>нию целей правящего класса государства вне пределов его территории и юрисди</w:t>
      </w:r>
      <w:r>
        <w:rPr>
          <w:b/>
        </w:rPr>
        <w:t>к</w:t>
      </w:r>
      <w:r>
        <w:rPr>
          <w:b/>
        </w:rPr>
        <w:t>ции</w:t>
      </w:r>
      <w:r>
        <w:t>.</w:t>
      </w:r>
    </w:p>
    <w:p w14:paraId="3C206218" w14:textId="77777777" w:rsidR="00D30B85" w:rsidRDefault="00D30B85" w:rsidP="00F509F0">
      <w:pPr>
        <w:pStyle w:val="a3"/>
        <w:numPr>
          <w:ilvl w:val="0"/>
          <w:numId w:val="20"/>
        </w:numPr>
        <w:ind w:left="397" w:hanging="227"/>
      </w:pPr>
      <w:r>
        <w:rPr>
          <w:b/>
        </w:rPr>
        <w:t>Внутренняя политика это — деятельность по осуществл</w:t>
      </w:r>
      <w:r>
        <w:rPr>
          <w:b/>
        </w:rPr>
        <w:t>е</w:t>
      </w:r>
      <w:r>
        <w:rPr>
          <w:b/>
        </w:rPr>
        <w:t>нию целей правящего класса государства на его террит</w:t>
      </w:r>
      <w:r>
        <w:rPr>
          <w:b/>
        </w:rPr>
        <w:t>о</w:t>
      </w:r>
      <w:r>
        <w:rPr>
          <w:b/>
        </w:rPr>
        <w:t>рии в пределах его юри</w:t>
      </w:r>
      <w:r>
        <w:rPr>
          <w:b/>
        </w:rPr>
        <w:t>с</w:t>
      </w:r>
      <w:r>
        <w:rPr>
          <w:b/>
        </w:rPr>
        <w:t>дикции.</w:t>
      </w:r>
    </w:p>
    <w:p w14:paraId="416016C0" w14:textId="2993DBF8" w:rsidR="00D30B85" w:rsidRDefault="00D30B85" w:rsidP="00873ABF">
      <w:pPr>
        <w:pStyle w:val="PlainText"/>
      </w:pPr>
      <w:r>
        <w:t>Правящие классы подавляющего большинства государстве</w:t>
      </w:r>
      <w:r>
        <w:t>н</w:t>
      </w:r>
      <w:r>
        <w:t>ных образований в истории не однородны, в силу чего разные их подгруппы могут иметь разные интересы и по-</w:t>
      </w:r>
      <w:r>
        <w:lastRenderedPageBreak/>
        <w:t>разному распред</w:t>
      </w:r>
      <w:r>
        <w:t>е</w:t>
      </w:r>
      <w:r>
        <w:t>лять свои усилия между глобальной, внешней и внутренней пол</w:t>
      </w:r>
      <w:r>
        <w:t>и</w:t>
      </w:r>
      <w:r>
        <w:t>тикой, вкладывая в каждую из них своё понимание смысла жизни. По этой причине глобальная политика, внешняя политика и вну</w:t>
      </w:r>
      <w:r>
        <w:t>т</w:t>
      </w:r>
      <w:r>
        <w:t>ренняя политика одного и того же государства в большей или меньшей степени могут не соответствовать друг другу и пода</w:t>
      </w:r>
      <w:r>
        <w:t>в</w:t>
      </w:r>
      <w:r>
        <w:t>лять друг друга</w:t>
      </w:r>
      <w:r w:rsidRPr="00D30B85">
        <w:rPr>
          <w:vertAlign w:val="superscript"/>
        </w:rPr>
        <w:t>[CCCXI]</w:t>
      </w:r>
      <w:r>
        <w:t xml:space="preserve">. </w:t>
      </w:r>
    </w:p>
    <w:p w14:paraId="1E558A09" w14:textId="77777777" w:rsidR="00D30B85" w:rsidRDefault="00D30B85" w:rsidP="00C50FE4">
      <w:pPr>
        <w:pStyle w:val="a9"/>
      </w:pPr>
      <w:r>
        <w:t>Кроме того, восприятие процессов и проблематики, отн</w:t>
      </w:r>
      <w:r>
        <w:t>о</w:t>
      </w:r>
      <w:r>
        <w:t>симых к области глобальной политики, требует от инд</w:t>
      </w:r>
      <w:r>
        <w:t>и</w:t>
      </w:r>
      <w:r>
        <w:t>вида соответствующей широты кругозора, масштаба и культуры мышл</w:t>
      </w:r>
      <w:r>
        <w:t>е</w:t>
      </w:r>
      <w:r>
        <w:t xml:space="preserve">ния. </w:t>
      </w:r>
    </w:p>
    <w:p w14:paraId="529D3D48" w14:textId="77777777" w:rsidR="00D30B85" w:rsidRDefault="00D30B85" w:rsidP="00873ABF">
      <w:pPr>
        <w:pStyle w:val="PlainText"/>
      </w:pPr>
      <w:r>
        <w:t xml:space="preserve">Если этого нет, то: </w:t>
      </w:r>
    </w:p>
    <w:p w14:paraId="7544CDF7" w14:textId="77777777" w:rsidR="00D30B85" w:rsidRDefault="00D30B85" w:rsidP="00F509F0">
      <w:pPr>
        <w:pStyle w:val="a3"/>
        <w:numPr>
          <w:ilvl w:val="0"/>
          <w:numId w:val="20"/>
        </w:numPr>
        <w:ind w:left="397" w:hanging="227"/>
      </w:pPr>
      <w:r>
        <w:t>Глобальная политика представляется ему несуществующей, выдумкой. Так что для некоторой части читателей всё, изл</w:t>
      </w:r>
      <w:r>
        <w:t>а</w:t>
      </w:r>
      <w:r>
        <w:t xml:space="preserve">гаемое в настоящей записке и в этом её разделе, в частности, </w:t>
      </w:r>
      <w:r w:rsidRPr="00223AAE">
        <w:t>—</w:t>
      </w:r>
      <w:r>
        <w:t xml:space="preserve"> повествование о том, чего в природе нет. Но подвластность этому </w:t>
      </w:r>
      <w:r>
        <w:rPr>
          <w:i/>
        </w:rPr>
        <w:t>предубеждению, сформированному толпо-“элитар</w:t>
      </w:r>
      <w:r>
        <w:rPr>
          <w:i/>
        </w:rPr>
        <w:softHyphen/>
        <w:t xml:space="preserve">ной” культурой целенаправленно, </w:t>
      </w:r>
      <w:r w:rsidRPr="00223AAE">
        <w:t>—</w:t>
      </w:r>
      <w:r>
        <w:t xml:space="preserve"> это, прежде всего, их личностная проблема и беда…</w:t>
      </w:r>
    </w:p>
    <w:p w14:paraId="6B9E82A0" w14:textId="77777777" w:rsidR="00D30B85" w:rsidRPr="00B43716" w:rsidRDefault="00D30B85" w:rsidP="00F509F0">
      <w:pPr>
        <w:pStyle w:val="a3"/>
        <w:numPr>
          <w:ilvl w:val="0"/>
          <w:numId w:val="20"/>
        </w:numPr>
        <w:ind w:left="397" w:hanging="227"/>
      </w:pPr>
      <w:r>
        <w:t>Либо он убеждён в существовании некоего мирового загов</w:t>
      </w:r>
      <w:r>
        <w:t>о</w:t>
      </w:r>
      <w:r>
        <w:t xml:space="preserve">ра, но его представления о целях и способах осуществления которого </w:t>
      </w:r>
      <w:r w:rsidRPr="00223AAE">
        <w:t>—</w:t>
      </w:r>
      <w:r>
        <w:t xml:space="preserve"> противоестественны.</w:t>
      </w:r>
    </w:p>
    <w:p w14:paraId="3B0624BE" w14:textId="4BAABAE3" w:rsidR="00D30B85" w:rsidRDefault="00D30B85" w:rsidP="00873ABF">
      <w:pPr>
        <w:pStyle w:val="PlainText"/>
      </w:pPr>
      <w:r>
        <w:t>Также надо понимать, что всякая эффективная политика (включая и глобальную) строится на основе схемы управления предиктор-корректор в её интеллектуальной разновидности</w:t>
      </w:r>
      <w:r w:rsidRPr="00D30B85">
        <w:rPr>
          <w:vertAlign w:val="superscript"/>
        </w:rPr>
        <w:t>[CCCXII]</w:t>
      </w:r>
      <w:r>
        <w:t>. Е</w:t>
      </w:r>
      <w:r>
        <w:t>с</w:t>
      </w:r>
      <w:r>
        <w:t>ли политика строится как-то иначе, то проигрывает политике, пров</w:t>
      </w:r>
      <w:r>
        <w:t>о</w:t>
      </w:r>
      <w:r>
        <w:t>димой в жизнь на основе схемы предиктор-корректор в её инте</w:t>
      </w:r>
      <w:r>
        <w:t>л</w:t>
      </w:r>
      <w:r>
        <w:t>лектуальной разновидности.</w:t>
      </w:r>
    </w:p>
    <w:p w14:paraId="75BC6729" w14:textId="77777777" w:rsidR="00D30B85" w:rsidRDefault="00D30B85" w:rsidP="00F509F0">
      <w:pPr>
        <w:pStyle w:val="ab"/>
      </w:pPr>
      <w:r w:rsidRPr="00223AAE">
        <w:t>————————</w:t>
      </w:r>
    </w:p>
    <w:p w14:paraId="57CE7D70" w14:textId="77777777" w:rsidR="00D30B85" w:rsidRDefault="00D30B85" w:rsidP="00873ABF">
      <w:pPr>
        <w:pStyle w:val="PlainText"/>
      </w:pPr>
      <w:r>
        <w:t xml:space="preserve">Соответственно изложенному выше подходу к рассмотрению </w:t>
      </w:r>
      <w:r w:rsidRPr="00E93C3B">
        <w:rPr>
          <w:i/>
        </w:rPr>
        <w:t>политики в целом</w:t>
      </w:r>
      <w:r>
        <w:t xml:space="preserve"> как совокупности глобальной, внешней и вну</w:t>
      </w:r>
      <w:r>
        <w:t>т</w:t>
      </w:r>
      <w:r>
        <w:t>ренней политик, прежде, чем говорить о текущей глобальной п</w:t>
      </w:r>
      <w:r>
        <w:t>о</w:t>
      </w:r>
      <w:r>
        <w:t>литике, необходимо вспомнить кое-что из предъистории, чтобы понять историч</w:t>
      </w:r>
      <w:r>
        <w:t>е</w:t>
      </w:r>
      <w:r>
        <w:t>ски сложившуюся проблематику, на разрешение которой глобальная политика может (или должна) быть напра</w:t>
      </w:r>
      <w:r>
        <w:t>в</w:t>
      </w:r>
      <w:r>
        <w:t>лена в н</w:t>
      </w:r>
      <w:r>
        <w:t>а</w:t>
      </w:r>
      <w:r>
        <w:t>стоящее время и в обозримой перспективе.</w:t>
      </w:r>
    </w:p>
    <w:p w14:paraId="27AF211C" w14:textId="77777777" w:rsidR="00D30B85" w:rsidRDefault="00D30B85" w:rsidP="00F509F0">
      <w:pPr>
        <w:pStyle w:val="Heading2"/>
        <w:spacing w:before="240"/>
      </w:pPr>
      <w:bookmarkStart w:id="38" w:name="_Toc232339039"/>
      <w:bookmarkStart w:id="39" w:name="_Toc237339546"/>
      <w:r>
        <w:lastRenderedPageBreak/>
        <w:t xml:space="preserve">4.1. Общий кризис капитализма </w:t>
      </w:r>
      <w:r>
        <w:br/>
        <w:t>и попытка его преодоления на основе марксизма</w:t>
      </w:r>
      <w:bookmarkEnd w:id="38"/>
      <w:bookmarkEnd w:id="39"/>
    </w:p>
    <w:p w14:paraId="0495E679" w14:textId="77777777" w:rsidR="00D30B85" w:rsidRDefault="00D30B85" w:rsidP="00873ABF">
      <w:pPr>
        <w:pStyle w:val="PlainText"/>
      </w:pPr>
      <w:r>
        <w:t>Как было показано в разделе 3.3.1, США возникли в результ</w:t>
      </w:r>
      <w:r>
        <w:t>а</w:t>
      </w:r>
      <w:r>
        <w:t>те перезагрузки библейского проекта, который в своей предъид</w:t>
      </w:r>
      <w:r>
        <w:t>у</w:t>
      </w:r>
      <w:r>
        <w:t>щей версии (феодализма на основе родоплеменного строя) зашёл в тупик. Следствием перезагрузки стало развитие Западной (би</w:t>
      </w:r>
      <w:r>
        <w:t>б</w:t>
      </w:r>
      <w:r>
        <w:t>лейской) региональной цивилизации на основе идей буржуазного либерализма. При этом, если пользоваться современным компь</w:t>
      </w:r>
      <w:r>
        <w:t>ю</w:t>
      </w:r>
      <w:r>
        <w:t xml:space="preserve">терным слэнгом, следует понимать, что: </w:t>
      </w:r>
    </w:p>
    <w:p w14:paraId="05B76563" w14:textId="77777777" w:rsidR="00D30B85" w:rsidRDefault="00D30B85" w:rsidP="00F509F0">
      <w:pPr>
        <w:pStyle w:val="a3"/>
        <w:numPr>
          <w:ilvl w:val="0"/>
          <w:numId w:val="20"/>
        </w:numPr>
        <w:ind w:left="397" w:hanging="227"/>
      </w:pPr>
      <w:r>
        <w:t xml:space="preserve">буржуазный либерализм США </w:t>
      </w:r>
      <w:r w:rsidRPr="00223AAE">
        <w:t>—</w:t>
      </w:r>
      <w:r>
        <w:t xml:space="preserve"> это версия «</w:t>
      </w:r>
      <w:r>
        <w:rPr>
          <w:lang w:val="en-US"/>
        </w:rPr>
        <w:t>Professional</w:t>
      </w:r>
      <w:r>
        <w:t xml:space="preserve"> </w:t>
      </w:r>
      <w:r>
        <w:rPr>
          <w:lang w:val="en-US"/>
        </w:rPr>
        <w:t>ed</w:t>
      </w:r>
      <w:r>
        <w:rPr>
          <w:lang w:val="en-US"/>
        </w:rPr>
        <w:t>i</w:t>
      </w:r>
      <w:r>
        <w:rPr>
          <w:lang w:val="en-US"/>
        </w:rPr>
        <w:t>tion</w:t>
      </w:r>
      <w:r>
        <w:t xml:space="preserve">» («профессиональная»); </w:t>
      </w:r>
    </w:p>
    <w:p w14:paraId="67B927A2" w14:textId="711FAC82" w:rsidR="00D30B85" w:rsidRDefault="00D30B85" w:rsidP="00F509F0">
      <w:pPr>
        <w:pStyle w:val="a3"/>
        <w:numPr>
          <w:ilvl w:val="0"/>
          <w:numId w:val="20"/>
        </w:numPr>
        <w:ind w:left="397" w:hanging="227"/>
      </w:pPr>
      <w:r>
        <w:t xml:space="preserve">буржуазный либерализм в странах Европы (за исключением Франции) </w:t>
      </w:r>
      <w:r w:rsidRPr="00223AAE">
        <w:t>—</w:t>
      </w:r>
      <w:r>
        <w:t xml:space="preserve"> это версия «</w:t>
      </w:r>
      <w:r>
        <w:rPr>
          <w:lang w:val="en-US"/>
        </w:rPr>
        <w:t>Home</w:t>
      </w:r>
      <w:r>
        <w:t>,</w:t>
      </w:r>
      <w:r w:rsidRPr="008368A6">
        <w:t xml:space="preserve"> </w:t>
      </w:r>
      <w:r>
        <w:rPr>
          <w:lang w:val="en-US"/>
        </w:rPr>
        <w:t>light</w:t>
      </w:r>
      <w:r w:rsidRPr="008368A6">
        <w:t xml:space="preserve"> </w:t>
      </w:r>
      <w:r>
        <w:rPr>
          <w:lang w:val="en-US"/>
        </w:rPr>
        <w:t>edition</w:t>
      </w:r>
      <w:r>
        <w:t>», т.е. «домашняя, облегченная», не вполне функциональная вследствие того, что предъистория обществ европейских государств не была «о</w:t>
      </w:r>
      <w:r>
        <w:t>б</w:t>
      </w:r>
      <w:r>
        <w:t>нулена» (как это было целенаправленно осуществлено при создании США) и продолжает оказывать своё возде</w:t>
      </w:r>
      <w:r>
        <w:t>й</w:t>
      </w:r>
      <w:r>
        <w:t>ствие на текущую политику</w:t>
      </w:r>
      <w:r w:rsidRPr="00D30B85">
        <w:rPr>
          <w:vertAlign w:val="superscript"/>
        </w:rPr>
        <w:t>[CCCXIII]</w:t>
      </w:r>
      <w:r>
        <w:t xml:space="preserve">; </w:t>
      </w:r>
    </w:p>
    <w:p w14:paraId="4532532F" w14:textId="77777777" w:rsidR="00D30B85" w:rsidRDefault="00D30B85" w:rsidP="00F509F0">
      <w:pPr>
        <w:pStyle w:val="a3"/>
        <w:numPr>
          <w:ilvl w:val="0"/>
          <w:numId w:val="20"/>
        </w:numPr>
        <w:ind w:left="397" w:hanging="227"/>
      </w:pPr>
      <w:r>
        <w:t xml:space="preserve">буржуазный же либерализм во Франции </w:t>
      </w:r>
      <w:r w:rsidRPr="00223AAE">
        <w:t>—</w:t>
      </w:r>
      <w:r>
        <w:t xml:space="preserve"> версия промеж</w:t>
      </w:r>
      <w:r>
        <w:t>у</w:t>
      </w:r>
      <w:r>
        <w:t>точная между «профессиональной» и «облегченной» и отча</w:t>
      </w:r>
      <w:r>
        <w:t>с</w:t>
      </w:r>
      <w:r>
        <w:t xml:space="preserve">ти </w:t>
      </w:r>
      <w:r w:rsidRPr="00223AAE">
        <w:t>—</w:t>
      </w:r>
      <w:r>
        <w:t xml:space="preserve"> «экспериментальная».</w:t>
      </w:r>
    </w:p>
    <w:p w14:paraId="36AE0A0A" w14:textId="2FD75C82" w:rsidR="00D30B85" w:rsidRPr="00F56FB0" w:rsidRDefault="00D30B85" w:rsidP="00C50FE4">
      <w:pPr>
        <w:pStyle w:val="a7"/>
      </w:pPr>
      <w:r>
        <w:t xml:space="preserve">Поскольку в миропонимании библейской культуры «лучшее </w:t>
      </w:r>
      <w:r w:rsidRPr="00223AAE">
        <w:t>—</w:t>
      </w:r>
      <w:r>
        <w:t xml:space="preserve"> враг хорошего»</w:t>
      </w:r>
      <w:r w:rsidRPr="00D30B85">
        <w:rPr>
          <w:vertAlign w:val="superscript"/>
        </w:rPr>
        <w:t>[CCCXIV]</w:t>
      </w:r>
      <w:r>
        <w:t xml:space="preserve">, то либерально-буржуазная Европа </w:t>
      </w:r>
      <w:r w:rsidRPr="00223AAE">
        <w:t>—</w:t>
      </w:r>
      <w:r>
        <w:t xml:space="preserve"> </w:t>
      </w:r>
      <w:r w:rsidRPr="00797C59">
        <w:rPr>
          <w:b/>
        </w:rPr>
        <w:t>системообразующими принципами построения её кул</w:t>
      </w:r>
      <w:r w:rsidRPr="00797C59">
        <w:rPr>
          <w:b/>
        </w:rPr>
        <w:t>ь</w:t>
      </w:r>
      <w:r w:rsidRPr="00797C59">
        <w:rPr>
          <w:b/>
        </w:rPr>
        <w:t xml:space="preserve">туры и </w:t>
      </w:r>
      <w:r w:rsidRPr="00797C59">
        <w:rPr>
          <w:b/>
          <w:i/>
        </w:rPr>
        <w:t>субкультуры управления во всех сферах жизни о</w:t>
      </w:r>
      <w:r w:rsidRPr="00797C59">
        <w:rPr>
          <w:b/>
          <w:i/>
        </w:rPr>
        <w:t>б</w:t>
      </w:r>
      <w:r w:rsidRPr="00797C59">
        <w:rPr>
          <w:b/>
          <w:i/>
        </w:rPr>
        <w:t>щества</w:t>
      </w:r>
      <w:r w:rsidRPr="00797C59">
        <w:rPr>
          <w:i/>
        </w:rPr>
        <w:t xml:space="preserve"> </w:t>
      </w:r>
      <w:r w:rsidRPr="00223AAE">
        <w:t>—</w:t>
      </w:r>
      <w:r>
        <w:t xml:space="preserve"> обречена проигрывать США</w:t>
      </w:r>
      <w:r w:rsidRPr="00D30B85">
        <w:rPr>
          <w:vertAlign w:val="superscript"/>
        </w:rPr>
        <w:t>[CCCXV]</w:t>
      </w:r>
      <w:r>
        <w:t>. Чтобы Европе в</w:t>
      </w:r>
      <w:r>
        <w:t>ы</w:t>
      </w:r>
      <w:r>
        <w:t>играть, т.е. сохранить и развить свою самобытность и кул</w:t>
      </w:r>
      <w:r>
        <w:t>ь</w:t>
      </w:r>
      <w:r>
        <w:t xml:space="preserve">турное своеобразие её народов, </w:t>
      </w:r>
      <w:r w:rsidRPr="00223AAE">
        <w:t>—</w:t>
      </w:r>
      <w:r>
        <w:t xml:space="preserve"> «там надо всю систему менять»</w:t>
      </w:r>
      <w:r w:rsidRPr="00D30B85">
        <w:rPr>
          <w:vertAlign w:val="superscript"/>
        </w:rPr>
        <w:t>[CCCXVI]</w:t>
      </w:r>
      <w:r>
        <w:t>: т.е. надо выйти из-под власти заправил библейск</w:t>
      </w:r>
      <w:r>
        <w:t>о</w:t>
      </w:r>
      <w:r>
        <w:t>го проекта и вывести из-под их власти культуру…</w:t>
      </w:r>
    </w:p>
    <w:p w14:paraId="4DC404EA" w14:textId="77777777" w:rsidR="00D30B85" w:rsidRDefault="00D30B85" w:rsidP="00873ABF">
      <w:pPr>
        <w:pStyle w:val="PlainText"/>
      </w:pPr>
      <w:r w:rsidRPr="00D86151">
        <w:rPr>
          <w:i/>
        </w:rPr>
        <w:t>Перезагрузка библейского проекта, развитие библейской р</w:t>
      </w:r>
      <w:r w:rsidRPr="00D86151">
        <w:rPr>
          <w:i/>
        </w:rPr>
        <w:t>е</w:t>
      </w:r>
      <w:r w:rsidRPr="00D86151">
        <w:rPr>
          <w:i/>
        </w:rPr>
        <w:t>гиональной цивилизации и её агрессивная экспансия в другие р</w:t>
      </w:r>
      <w:r w:rsidRPr="00D86151">
        <w:rPr>
          <w:i/>
        </w:rPr>
        <w:t>е</w:t>
      </w:r>
      <w:r w:rsidRPr="00D86151">
        <w:rPr>
          <w:i/>
        </w:rPr>
        <w:t>гионы планеты на основе идей буржуазного либерализма</w:t>
      </w:r>
      <w:r w:rsidRPr="007F347F">
        <w:t xml:space="preserve"> </w:t>
      </w:r>
      <w:r>
        <w:t>дейс</w:t>
      </w:r>
      <w:r>
        <w:t>т</w:t>
      </w:r>
      <w:r>
        <w:t>вительно разрешили те проблемы, которые были неразрешимы в его предшествующей версии (феодализма на основе родоплеме</w:t>
      </w:r>
      <w:r>
        <w:t>н</w:t>
      </w:r>
      <w:r>
        <w:t>ного строя). Однако развитие и распространение за пределы би</w:t>
      </w:r>
      <w:r>
        <w:t>б</w:t>
      </w:r>
      <w:r>
        <w:t xml:space="preserve">лейской цивилизации культуры </w:t>
      </w:r>
      <w:r>
        <w:lastRenderedPageBreak/>
        <w:t>на основе идей буржуазного л</w:t>
      </w:r>
      <w:r>
        <w:t>и</w:t>
      </w:r>
      <w:r>
        <w:t>бер</w:t>
      </w:r>
      <w:r>
        <w:t>а</w:t>
      </w:r>
      <w:r>
        <w:t>лизма породило новые проблемы, которых сословно-кастовая си</w:t>
      </w:r>
      <w:r>
        <w:t>с</w:t>
      </w:r>
      <w:r>
        <w:t>тема организации жизни национальных и многонациональных обществ в государствах прошлых эпох не поро</w:t>
      </w:r>
      <w:r>
        <w:t>ж</w:t>
      </w:r>
      <w:r>
        <w:t>дала.</w:t>
      </w:r>
    </w:p>
    <w:p w14:paraId="73FD5255" w14:textId="77777777" w:rsidR="00D30B85" w:rsidRDefault="00D30B85" w:rsidP="00C50FE4">
      <w:pPr>
        <w:pStyle w:val="a7"/>
      </w:pPr>
      <w:r>
        <w:t>Одна из особенностей сословно-кастовой организации общ</w:t>
      </w:r>
      <w:r>
        <w:t>е</w:t>
      </w:r>
      <w:r>
        <w:t xml:space="preserve">ства </w:t>
      </w:r>
      <w:r w:rsidRPr="00223AAE">
        <w:t>—</w:t>
      </w:r>
      <w:r>
        <w:t xml:space="preserve"> регламентация норм поведения представителей ра</w:t>
      </w:r>
      <w:r>
        <w:t>з</w:t>
      </w:r>
      <w:r>
        <w:t>ных сословий в жизни общества, включая и сферу потребл</w:t>
      </w:r>
      <w:r>
        <w:t>е</w:t>
      </w:r>
      <w:r>
        <w:t>ния: монарх имеет право потреблять то, что не в праве п</w:t>
      </w:r>
      <w:r>
        <w:t>о</w:t>
      </w:r>
      <w:r>
        <w:t>треблять все другие, родовая аристократия в праве потре</w:t>
      </w:r>
      <w:r>
        <w:t>б</w:t>
      </w:r>
      <w:r>
        <w:t>лять то, что не в праве потреблять купцы, ремесленники, кресть</w:t>
      </w:r>
      <w:r>
        <w:t>я</w:t>
      </w:r>
      <w:r>
        <w:t>не, и т.д.</w:t>
      </w:r>
    </w:p>
    <w:p w14:paraId="584C721A" w14:textId="3801C680" w:rsidR="00D30B85" w:rsidRDefault="00D30B85" w:rsidP="00873ABF">
      <w:pPr>
        <w:pStyle w:val="PlainText"/>
      </w:pPr>
      <w:r>
        <w:t>Наиболее известные примеры такого рода: осетровые (в пр</w:t>
      </w:r>
      <w:r>
        <w:t>о</w:t>
      </w:r>
      <w:r>
        <w:t xml:space="preserve">шлом они водились не только в реках Руси) в Англии </w:t>
      </w:r>
      <w:r w:rsidRPr="00223AAE">
        <w:t>—</w:t>
      </w:r>
      <w:r>
        <w:t xml:space="preserve"> собс</w:t>
      </w:r>
      <w:r>
        <w:t>т</w:t>
      </w:r>
      <w:r>
        <w:t>венность короля, и каждый поймавший осетра обязан был безво</w:t>
      </w:r>
      <w:r>
        <w:t>з</w:t>
      </w:r>
      <w:r>
        <w:t xml:space="preserve">мездно передать его королю, съесть его в кругу семьи или друзей </w:t>
      </w:r>
      <w:r w:rsidRPr="00223AAE">
        <w:t>—</w:t>
      </w:r>
      <w:r>
        <w:t xml:space="preserve"> преступление; Робин Гуд браконьерствует в Шервудском лесу, охотясь на «королевских» оленей, на которых пр</w:t>
      </w:r>
      <w:r>
        <w:t>о</w:t>
      </w:r>
      <w:r>
        <w:t>столюдин не в праве охотиться даже, если его семья умирает от голода; в Ро</w:t>
      </w:r>
      <w:r>
        <w:t>с</w:t>
      </w:r>
      <w:r>
        <w:t>сийской империи купец третьей гильдии не в праве иметь такой же выезд</w:t>
      </w:r>
      <w:r w:rsidRPr="00D30B85">
        <w:rPr>
          <w:vertAlign w:val="superscript"/>
        </w:rPr>
        <w:t>[CCCXVII]</w:t>
      </w:r>
      <w:r>
        <w:t>, дом, какие в праве иметь купец первой гильдии; купец третьей гильдии не в праве заниматься теми видами предприн</w:t>
      </w:r>
      <w:r>
        <w:t>и</w:t>
      </w:r>
      <w:r>
        <w:t>мательства, которыми в праве заниматься купцы высших гильдий; крепостной крестьянин мог завести какое-то промышленное дело, и в случае успеха такой крестьянин-капиталист платил своему барину-хозяину миллионные оброки, и хотя имел доходы, бóльшие, чем у подавляющего большинства дворян, но перед л</w:t>
      </w:r>
      <w:r>
        <w:t>ю</w:t>
      </w:r>
      <w:r>
        <w:t xml:space="preserve">бым дворянином он </w:t>
      </w:r>
      <w:r w:rsidRPr="00223AAE">
        <w:t>—</w:t>
      </w:r>
      <w:r>
        <w:t xml:space="preserve"> почти </w:t>
      </w:r>
      <w:r w:rsidRPr="001D4AF0">
        <w:rPr>
          <w:i/>
        </w:rPr>
        <w:t>что безправный</w:t>
      </w:r>
      <w:r>
        <w:t xml:space="preserve"> крепостной, а ша</w:t>
      </w:r>
      <w:r>
        <w:t>н</w:t>
      </w:r>
      <w:r>
        <w:t>сов выкупиться на свободу с семейством у него было даже мен</w:t>
      </w:r>
      <w:r>
        <w:t>ь</w:t>
      </w:r>
      <w:r>
        <w:t>ше, чем у большинства «сере</w:t>
      </w:r>
      <w:r>
        <w:t>д</w:t>
      </w:r>
      <w:r>
        <w:t xml:space="preserve">няков», поскольку для паразита-барина его ежегодный большой оброк предпочтительнее, нежели единовременный выкуп; доступ к образованию, прежде всего высшему специальному (и соответственно далее </w:t>
      </w:r>
      <w:r w:rsidRPr="00223AAE">
        <w:t>—</w:t>
      </w:r>
      <w:r>
        <w:t xml:space="preserve"> к професси</w:t>
      </w:r>
      <w:r>
        <w:t>о</w:t>
      </w:r>
      <w:r>
        <w:t xml:space="preserve">нальной деятельности) </w:t>
      </w:r>
      <w:r w:rsidRPr="00223AAE">
        <w:t>—</w:t>
      </w:r>
      <w:r>
        <w:t xml:space="preserve"> тоже обусловлен сословным происхо</w:t>
      </w:r>
      <w:r>
        <w:t>ж</w:t>
      </w:r>
      <w:r>
        <w:t xml:space="preserve">дением и т.п. </w:t>
      </w:r>
    </w:p>
    <w:p w14:paraId="07C22697" w14:textId="3FEA9BC2" w:rsidR="00D30B85" w:rsidRDefault="00D30B85" w:rsidP="00873ABF">
      <w:pPr>
        <w:pStyle w:val="PlainText"/>
      </w:pPr>
      <w:r>
        <w:t>На еврейскую диаспору, чтобы евреи не ассимилировались и продолжали исполнять свои функции в библейском проекте, тоже налагались определённые правовые ограничения в больши</w:t>
      </w:r>
      <w:r>
        <w:t>н</w:t>
      </w:r>
      <w:r>
        <w:t>стве сословно-кастовых обществ докапиталистической эпохи</w:t>
      </w:r>
      <w:r w:rsidRPr="00D30B85">
        <w:rPr>
          <w:vertAlign w:val="superscript"/>
        </w:rPr>
        <w:t>[CCCXVIII]</w:t>
      </w:r>
      <w:r>
        <w:t>.</w:t>
      </w:r>
    </w:p>
    <w:p w14:paraId="3E4F2BD9" w14:textId="77777777" w:rsidR="00D30B85" w:rsidRDefault="00D30B85" w:rsidP="00873ABF">
      <w:pPr>
        <w:pStyle w:val="PlainText"/>
      </w:pPr>
      <w:r>
        <w:lastRenderedPageBreak/>
        <w:t>Такого рода примеров во всех исторически известных сосло</w:t>
      </w:r>
      <w:r>
        <w:t>в</w:t>
      </w:r>
      <w:r>
        <w:t xml:space="preserve">но-кастовых системах полно, хотя в каждой из них ограничения </w:t>
      </w:r>
      <w:r w:rsidRPr="00223AAE">
        <w:t>—</w:t>
      </w:r>
      <w:r>
        <w:t xml:space="preserve"> специфические. Тем не менее, если с позиций теории управл</w:t>
      </w:r>
      <w:r>
        <w:t>е</w:t>
      </w:r>
      <w:r>
        <w:t>ния смотреть на такого рода сословно-кастовые ограничения прав на ведение той или иной деятельности и прав на потребление природных и социальных благ, то можно сделать следующие в</w:t>
      </w:r>
      <w:r>
        <w:t>ы</w:t>
      </w:r>
      <w:r>
        <w:t>воды:</w:t>
      </w:r>
    </w:p>
    <w:p w14:paraId="7E51F81F" w14:textId="17EF0A8E" w:rsidR="00D30B85" w:rsidRDefault="00D30B85" w:rsidP="00F509F0">
      <w:pPr>
        <w:pStyle w:val="a3"/>
        <w:numPr>
          <w:ilvl w:val="0"/>
          <w:numId w:val="20"/>
        </w:numPr>
        <w:ind w:left="397" w:hanging="227"/>
      </w:pPr>
      <w:r>
        <w:t>прямые запреты на потребление не только ограничивали п</w:t>
      </w:r>
      <w:r>
        <w:t>о</w:t>
      </w:r>
      <w:r>
        <w:t>требление</w:t>
      </w:r>
      <w:r w:rsidRPr="00524979">
        <w:t xml:space="preserve"> </w:t>
      </w:r>
      <w:r>
        <w:t>непосредственно, но исключали возможности сб</w:t>
      </w:r>
      <w:r>
        <w:t>ы</w:t>
      </w:r>
      <w:r>
        <w:t xml:space="preserve">та продукции сверх сословно-кастовых ограничений, чем опосредованно сдерживали развитие </w:t>
      </w:r>
      <w:r w:rsidRPr="00CF1AB2">
        <w:rPr>
          <w:i/>
        </w:rPr>
        <w:t>системы общественн</w:t>
      </w:r>
      <w:r w:rsidRPr="00CF1AB2">
        <w:rPr>
          <w:i/>
        </w:rPr>
        <w:t>о</w:t>
      </w:r>
      <w:r w:rsidRPr="00CF1AB2">
        <w:rPr>
          <w:i/>
        </w:rPr>
        <w:t>го производства</w:t>
      </w:r>
      <w:r w:rsidRPr="00D30B85">
        <w:rPr>
          <w:vertAlign w:val="superscript"/>
        </w:rPr>
        <w:t>[CCCXIX]</w:t>
      </w:r>
      <w:r>
        <w:rPr>
          <w:i/>
        </w:rPr>
        <w:t>,</w:t>
      </w:r>
      <w:r>
        <w:t xml:space="preserve"> международную торговлю и культурный обмен;</w:t>
      </w:r>
    </w:p>
    <w:p w14:paraId="29A8CABA" w14:textId="77777777" w:rsidR="00D30B85" w:rsidRDefault="00D30B85" w:rsidP="00F509F0">
      <w:pPr>
        <w:pStyle w:val="a3"/>
        <w:numPr>
          <w:ilvl w:val="0"/>
          <w:numId w:val="20"/>
        </w:numPr>
        <w:ind w:left="397" w:hanging="227"/>
      </w:pPr>
      <w:r>
        <w:t>как следствие сословно-кастовая система обеспечивала:</w:t>
      </w:r>
    </w:p>
    <w:p w14:paraId="4B761903" w14:textId="3BAA7887" w:rsidR="00D30B85" w:rsidRDefault="00D30B85" w:rsidP="00F509F0">
      <w:pPr>
        <w:pStyle w:val="2"/>
        <w:numPr>
          <w:ilvl w:val="0"/>
          <w:numId w:val="25"/>
        </w:numPr>
        <w:ind w:left="624" w:hanging="227"/>
      </w:pPr>
      <w:r>
        <w:t>если и не неизменность структуры статистики професси</w:t>
      </w:r>
      <w:r>
        <w:t>о</w:t>
      </w:r>
      <w:r>
        <w:t>нализма и занятости членов общества, то медленные (по отношению к скорости смены поколений людей) её изм</w:t>
      </w:r>
      <w:r>
        <w:t>е</w:t>
      </w:r>
      <w:r>
        <w:t>нения, что было одним из факторов поддержания полит</w:t>
      </w:r>
      <w:r>
        <w:t>и</w:t>
      </w:r>
      <w:r>
        <w:t>ческой и финансово-экономи</w:t>
      </w:r>
      <w:r>
        <w:softHyphen/>
        <w:t>чес</w:t>
      </w:r>
      <w:r>
        <w:softHyphen/>
        <w:t xml:space="preserve">кой стабильности и </w:t>
      </w:r>
      <w:r w:rsidRPr="00CC505C">
        <w:rPr>
          <w:i/>
        </w:rPr>
        <w:t>упра</w:t>
      </w:r>
      <w:r w:rsidRPr="00CC505C">
        <w:rPr>
          <w:i/>
        </w:rPr>
        <w:t>в</w:t>
      </w:r>
      <w:r w:rsidRPr="00CC505C">
        <w:rPr>
          <w:i/>
        </w:rPr>
        <w:t>ляемости</w:t>
      </w:r>
      <w:r w:rsidRPr="00D30B85">
        <w:rPr>
          <w:vertAlign w:val="superscript"/>
        </w:rPr>
        <w:t>[CCCXX]</w:t>
      </w:r>
      <w:r w:rsidRPr="00CC505C">
        <w:rPr>
          <w:i/>
        </w:rPr>
        <w:t xml:space="preserve"> социальных систем;</w:t>
      </w:r>
    </w:p>
    <w:p w14:paraId="0CAA60F5" w14:textId="2F09789A" w:rsidR="00D30B85" w:rsidRDefault="00D30B85" w:rsidP="00F509F0">
      <w:pPr>
        <w:pStyle w:val="2"/>
        <w:numPr>
          <w:ilvl w:val="0"/>
          <w:numId w:val="25"/>
        </w:numPr>
        <w:ind w:left="624" w:hanging="227"/>
      </w:pPr>
      <w:r>
        <w:t>ограниченный уровень социального давления на среду об</w:t>
      </w:r>
      <w:r>
        <w:t>и</w:t>
      </w:r>
      <w:r>
        <w:t>тания, что в большинстве случаев гарантировало устойч</w:t>
      </w:r>
      <w:r>
        <w:t>и</w:t>
      </w:r>
      <w:r>
        <w:t>вость биоценозов и их самовосстановление на протяж</w:t>
      </w:r>
      <w:r>
        <w:t>е</w:t>
      </w:r>
      <w:r>
        <w:t>нии жизни общества в преемственности поколений людей</w:t>
      </w:r>
      <w:r w:rsidRPr="00D30B85">
        <w:rPr>
          <w:vertAlign w:val="superscript"/>
        </w:rPr>
        <w:t>[CCCXXI]</w:t>
      </w:r>
      <w:r>
        <w:t>.</w:t>
      </w:r>
    </w:p>
    <w:p w14:paraId="7F565ACF" w14:textId="77777777" w:rsidR="00D30B85" w:rsidRDefault="00D30B85" w:rsidP="00873ABF">
      <w:pPr>
        <w:pStyle w:val="PlainText"/>
      </w:pPr>
      <w:r>
        <w:t>Развитие культуры на основе идей буржуазного либерализма сняло практически все названные выше ограничения, чем и пор</w:t>
      </w:r>
      <w:r>
        <w:t>о</w:t>
      </w:r>
      <w:r>
        <w:t>дило множество проблем для заправил глобальной полит</w:t>
      </w:r>
      <w:r>
        <w:t>и</w:t>
      </w:r>
      <w:r>
        <w:t xml:space="preserve">ки на основе библейского проекта. </w:t>
      </w:r>
    </w:p>
    <w:p w14:paraId="2EE6C62A" w14:textId="599B3DAC" w:rsidR="00D30B85" w:rsidRDefault="00D30B85" w:rsidP="00873ABF">
      <w:pPr>
        <w:pStyle w:val="PlainText"/>
      </w:pPr>
      <w:r>
        <w:t>Снятие этих ограничений открыло возможности для проявл</w:t>
      </w:r>
      <w:r>
        <w:t>е</w:t>
      </w:r>
      <w:r>
        <w:t xml:space="preserve">ния разнородной личностной инициативы во всех сферах жизни общества. Это явление, став массовым </w:t>
      </w:r>
      <w:r w:rsidRPr="00223AAE">
        <w:t>—</w:t>
      </w:r>
      <w:r>
        <w:t xml:space="preserve"> социально-сти</w:t>
      </w:r>
      <w:r>
        <w:softHyphen/>
        <w:t>хий</w:t>
      </w:r>
      <w:r>
        <w:softHyphen/>
        <w:t xml:space="preserve">ным, повлекло за собой «первую промышленную революцию» и </w:t>
      </w:r>
      <w:r w:rsidRPr="00E119E9">
        <w:rPr>
          <w:i/>
        </w:rPr>
        <w:t>посл</w:t>
      </w:r>
      <w:r w:rsidRPr="00E119E9">
        <w:rPr>
          <w:i/>
        </w:rPr>
        <w:t>е</w:t>
      </w:r>
      <w:r w:rsidRPr="00E119E9">
        <w:rPr>
          <w:i/>
        </w:rPr>
        <w:t>дующий — непрестанно ускорявшийся в обозримом историч</w:t>
      </w:r>
      <w:r w:rsidRPr="00E119E9">
        <w:rPr>
          <w:i/>
        </w:rPr>
        <w:t>е</w:t>
      </w:r>
      <w:r w:rsidRPr="00E119E9">
        <w:rPr>
          <w:i/>
        </w:rPr>
        <w:t>ском прошлом</w:t>
      </w:r>
      <w:r w:rsidRPr="00D30B85">
        <w:rPr>
          <w:vertAlign w:val="superscript"/>
        </w:rPr>
        <w:t>[CCCXXII]</w:t>
      </w:r>
      <w:r w:rsidRPr="00E119E9">
        <w:rPr>
          <w:i/>
        </w:rPr>
        <w:t xml:space="preserve"> — технико-технологический и организационный пр</w:t>
      </w:r>
      <w:r w:rsidRPr="00E119E9">
        <w:rPr>
          <w:i/>
        </w:rPr>
        <w:t>о</w:t>
      </w:r>
      <w:r w:rsidRPr="00E119E9">
        <w:rPr>
          <w:i/>
        </w:rPr>
        <w:t>гресс</w:t>
      </w:r>
      <w:r>
        <w:t xml:space="preserve">. </w:t>
      </w:r>
    </w:p>
    <w:p w14:paraId="664D029C" w14:textId="3BAB0FD1" w:rsidR="00D30B85" w:rsidRDefault="00D30B85" w:rsidP="00F509F0">
      <w:pPr>
        <w:pStyle w:val="a3"/>
        <w:numPr>
          <w:ilvl w:val="0"/>
          <w:numId w:val="20"/>
        </w:numPr>
        <w:ind w:left="397" w:hanging="227"/>
      </w:pPr>
      <w:r>
        <w:t xml:space="preserve">Главным социальным последствием этого прогресса стало непредсказуемое изменение спектра предложения продукции и структуры востребованного общественным производством профессионализма, вследствие чего </w:t>
      </w:r>
      <w:r w:rsidRPr="00954FF9">
        <w:rPr>
          <w:i/>
        </w:rPr>
        <w:t xml:space="preserve">исторически </w:t>
      </w:r>
      <w:r w:rsidRPr="00954FF9">
        <w:rPr>
          <w:i/>
        </w:rPr>
        <w:lastRenderedPageBreak/>
        <w:t>склад</w:t>
      </w:r>
      <w:r w:rsidRPr="00954FF9">
        <w:rPr>
          <w:i/>
        </w:rPr>
        <w:t>ы</w:t>
      </w:r>
      <w:r w:rsidRPr="00954FF9">
        <w:rPr>
          <w:i/>
        </w:rPr>
        <w:t xml:space="preserve">вающаяся структура обретённого в прошлом </w:t>
      </w:r>
      <w:r>
        <w:rPr>
          <w:i/>
        </w:rPr>
        <w:t>обществом</w:t>
      </w:r>
      <w:r w:rsidRPr="00954FF9">
        <w:rPr>
          <w:i/>
        </w:rPr>
        <w:t xml:space="preserve"> профессионализма</w:t>
      </w:r>
      <w:r>
        <w:t xml:space="preserve"> внезапно оказывалась не соответствующей </w:t>
      </w:r>
      <w:r w:rsidRPr="00954FF9">
        <w:rPr>
          <w:u w:val="single"/>
        </w:rPr>
        <w:t>структуре профессионализма, востребуемого системой прои</w:t>
      </w:r>
      <w:r w:rsidRPr="00954FF9">
        <w:rPr>
          <w:u w:val="single"/>
        </w:rPr>
        <w:t>з</w:t>
      </w:r>
      <w:r w:rsidRPr="00954FF9">
        <w:rPr>
          <w:u w:val="single"/>
        </w:rPr>
        <w:t xml:space="preserve">водства </w:t>
      </w:r>
      <w:r w:rsidRPr="00954FF9">
        <w:rPr>
          <w:i/>
          <w:u w:val="single"/>
        </w:rPr>
        <w:t>на основе общественного объединения професси</w:t>
      </w:r>
      <w:r w:rsidRPr="00954FF9">
        <w:rPr>
          <w:i/>
          <w:u w:val="single"/>
        </w:rPr>
        <w:t>о</w:t>
      </w:r>
      <w:r w:rsidRPr="00954FF9">
        <w:rPr>
          <w:i/>
          <w:u w:val="single"/>
        </w:rPr>
        <w:t>нальн</w:t>
      </w:r>
      <w:r w:rsidRPr="00954FF9">
        <w:rPr>
          <w:i/>
          <w:u w:val="single"/>
        </w:rPr>
        <w:t>о</w:t>
      </w:r>
      <w:r w:rsidRPr="00954FF9">
        <w:rPr>
          <w:i/>
          <w:u w:val="single"/>
        </w:rPr>
        <w:t>го труда</w:t>
      </w:r>
      <w:r w:rsidRPr="00D30B85">
        <w:rPr>
          <w:vertAlign w:val="superscript"/>
        </w:rPr>
        <w:t>[CCCXXIII]</w:t>
      </w:r>
      <w:r>
        <w:t>.</w:t>
      </w:r>
    </w:p>
    <w:p w14:paraId="336A1435" w14:textId="77777777" w:rsidR="00D30B85" w:rsidRDefault="00D30B85" w:rsidP="00F509F0">
      <w:pPr>
        <w:pStyle w:val="af3"/>
      </w:pPr>
      <w:r>
        <w:t>Но отношение толпо-“элитаризма” к образованию людей в аспекте освоения личностного познавательно-творческого п</w:t>
      </w:r>
      <w:r>
        <w:t>о</w:t>
      </w:r>
      <w:r>
        <w:t>тенциала при этом исключало возможность быстрого освоения других профессий и трудоустройство в иных сферах деятельн</w:t>
      </w:r>
      <w:r>
        <w:t>о</w:t>
      </w:r>
      <w:r>
        <w:t>сти. И это стало фактором, сдерживающим развитие произв</w:t>
      </w:r>
      <w:r>
        <w:t>о</w:t>
      </w:r>
      <w:r>
        <w:t xml:space="preserve">дительных сил. </w:t>
      </w:r>
    </w:p>
    <w:p w14:paraId="07960090" w14:textId="7AA3718A" w:rsidR="00D30B85" w:rsidRDefault="00D30B85" w:rsidP="00F509F0">
      <w:pPr>
        <w:pStyle w:val="af3"/>
      </w:pPr>
      <w:r>
        <w:t>Кроме того ценообразование в условиях нерегулируемых г</w:t>
      </w:r>
      <w:r>
        <w:t>о</w:t>
      </w:r>
      <w:r>
        <w:t>сударством рынков продуктов и рынка профессионализма ведёт к расслоению общества на богатых и нищих, с таким удалением полюсов богатства и бедности друг от друга, которое было н</w:t>
      </w:r>
      <w:r>
        <w:t>е</w:t>
      </w:r>
      <w:r>
        <w:t>возможно в условиях сословно-кастового строя.</w:t>
      </w:r>
      <w:r w:rsidRPr="00D30B85">
        <w:rPr>
          <w:vertAlign w:val="superscript"/>
        </w:rPr>
        <w:t>[CCCXXIV]</w:t>
      </w:r>
      <w:r>
        <w:t xml:space="preserve"> Причина этого </w:t>
      </w:r>
      <w:r w:rsidRPr="00223AAE">
        <w:t>—</w:t>
      </w:r>
      <w:r>
        <w:t xml:space="preserve"> навязывание обществу принципа «каждый сам за себя», вследствие чего вопрос о развитии «социалки» и её законод</w:t>
      </w:r>
      <w:r>
        <w:t>а</w:t>
      </w:r>
      <w:r>
        <w:t>тельном обеспечении просто не встаёт, поскольку она пре</w:t>
      </w:r>
      <w:r>
        <w:t>д</w:t>
      </w:r>
      <w:r>
        <w:t>ставляет собой дополнительную нагрузку на бизнес, ухудшая показатели конкурентоспособности предприятий в сопоставл</w:t>
      </w:r>
      <w:r>
        <w:t>е</w:t>
      </w:r>
      <w:r>
        <w:t>нии с предприятиями, лишёнными каких бы то ни было соц</w:t>
      </w:r>
      <w:r>
        <w:t>и</w:t>
      </w:r>
      <w:r>
        <w:t>альных и экологических обязательств в прямой либо опосред</w:t>
      </w:r>
      <w:r>
        <w:t>о</w:t>
      </w:r>
      <w:r>
        <w:t>ванной форме.</w:t>
      </w:r>
    </w:p>
    <w:p w14:paraId="20A0367B" w14:textId="77777777" w:rsidR="00D30B85" w:rsidRDefault="00D30B85" w:rsidP="00F509F0">
      <w:pPr>
        <w:pStyle w:val="af3"/>
      </w:pPr>
      <w:r>
        <w:t>Как следствие скученность бедноты в промышленных ква</w:t>
      </w:r>
      <w:r>
        <w:t>р</w:t>
      </w:r>
      <w:r>
        <w:t>талах и фабричных казармах для рабочих повлекла за собой массовый рост заболеваемости населения, более высокую де</w:t>
      </w:r>
      <w:r>
        <w:t>т</w:t>
      </w:r>
      <w:r>
        <w:t>скую смертность и общее снижение уровня здоровья населения.</w:t>
      </w:r>
    </w:p>
    <w:p w14:paraId="3D56DFEE" w14:textId="77777777" w:rsidR="00D30B85" w:rsidRDefault="00D30B85" w:rsidP="00F509F0">
      <w:pPr>
        <w:pStyle w:val="af3"/>
      </w:pPr>
      <w:r>
        <w:t>Это всё в совокупности повлекло за собой рост внутриобщ</w:t>
      </w:r>
      <w:r>
        <w:t>е</w:t>
      </w:r>
      <w:r>
        <w:t xml:space="preserve">ственной напряжённости (обострение классовых противоречий </w:t>
      </w:r>
      <w:r w:rsidRPr="00223AAE">
        <w:t>—</w:t>
      </w:r>
      <w:r>
        <w:t xml:space="preserve"> если пользоваться марксистской терминологией).</w:t>
      </w:r>
    </w:p>
    <w:p w14:paraId="48D97FBB" w14:textId="77777777" w:rsidR="00D30B85" w:rsidRDefault="00D30B85" w:rsidP="00F509F0">
      <w:pPr>
        <w:pStyle w:val="a3"/>
        <w:numPr>
          <w:ilvl w:val="0"/>
          <w:numId w:val="20"/>
        </w:numPr>
        <w:ind w:left="397" w:hanging="227"/>
      </w:pPr>
      <w:r>
        <w:t>Кроме того развитие производства на основе идей буржуазн</w:t>
      </w:r>
      <w:r>
        <w:t>о</w:t>
      </w:r>
      <w:r>
        <w:t xml:space="preserve">го либерализма практически сразу повлекло за собой первые биосферно-экологические неприятности. </w:t>
      </w:r>
    </w:p>
    <w:p w14:paraId="5B0613B5" w14:textId="67E69376" w:rsidR="00D30B85" w:rsidRDefault="00D30B85" w:rsidP="00F509F0">
      <w:pPr>
        <w:pStyle w:val="af3"/>
      </w:pPr>
      <w:r>
        <w:t>Редкое производство может обходиться без воды, но этич</w:t>
      </w:r>
      <w:r>
        <w:t>е</w:t>
      </w:r>
      <w:r>
        <w:t xml:space="preserve">ский подход буржуазного либерализма изначально </w:t>
      </w:r>
      <w:r>
        <w:lastRenderedPageBreak/>
        <w:t xml:space="preserve">исключал организацию производства и применение технологий на основе замкнутых циклов водопользования, в результате чего некогда чистые реки (сначала малые, а спустя несколько столетий </w:t>
      </w:r>
      <w:r w:rsidRPr="00223AAE">
        <w:t>—</w:t>
      </w:r>
      <w:r>
        <w:t xml:space="preserve"> и большие</w:t>
      </w:r>
      <w:r w:rsidRPr="00D30B85">
        <w:rPr>
          <w:vertAlign w:val="superscript"/>
        </w:rPr>
        <w:t>[CCCXXV]</w:t>
      </w:r>
      <w:r>
        <w:t>) превратились в зловонные «сточные канавы», и к концу ХХ века и некоторые морские и океанские акватории оказались покрыты плавающим техногенным мусором, а вода в них стала непригодной для жизни прежних биоцен</w:t>
      </w:r>
      <w:r>
        <w:t>о</w:t>
      </w:r>
      <w:r>
        <w:t xml:space="preserve">зов. </w:t>
      </w:r>
    </w:p>
    <w:p w14:paraId="132EDA60" w14:textId="1AE0B8EC" w:rsidR="00D30B85" w:rsidRPr="00B84974" w:rsidRDefault="00D30B85" w:rsidP="00F509F0">
      <w:pPr>
        <w:pStyle w:val="af3"/>
      </w:pPr>
      <w:r>
        <w:t>Потом к проблемам с водой добавились проблемы с загря</w:t>
      </w:r>
      <w:r>
        <w:t>з</w:t>
      </w:r>
      <w:r>
        <w:t>нением в промышленных районах воздуха</w:t>
      </w:r>
      <w:r w:rsidRPr="00D30B85">
        <w:rPr>
          <w:vertAlign w:val="superscript"/>
        </w:rPr>
        <w:t>[CCCXXVI]</w:t>
      </w:r>
      <w:r>
        <w:t xml:space="preserve"> и почв по мере ма</w:t>
      </w:r>
      <w:r>
        <w:t>с</w:t>
      </w:r>
      <w:r>
        <w:t>сового внедрения в производство химических процессов и п</w:t>
      </w:r>
      <w:r>
        <w:t>е</w:t>
      </w:r>
      <w:r>
        <w:t>рехода к техногенным видам энергии, используемым в прои</w:t>
      </w:r>
      <w:r>
        <w:t>з</w:t>
      </w:r>
      <w:r>
        <w:t>водстве, увеличения общего объёма промышленных и бытовых отходов</w:t>
      </w:r>
      <w:r w:rsidRPr="00D30B85">
        <w:rPr>
          <w:vertAlign w:val="superscript"/>
        </w:rPr>
        <w:t>[CCCXXVII]</w:t>
      </w:r>
      <w:r>
        <w:t>.</w:t>
      </w:r>
    </w:p>
    <w:p w14:paraId="077C63A1" w14:textId="4DED7D36" w:rsidR="00D30B85" w:rsidRDefault="00D30B85" w:rsidP="00873ABF">
      <w:pPr>
        <w:pStyle w:val="PlainText"/>
      </w:pPr>
      <w:r>
        <w:t>Что касается социальных проблем, порождённых буржуазным либерализмом, то для запр</w:t>
      </w:r>
      <w:r>
        <w:t>а</w:t>
      </w:r>
      <w:r>
        <w:t>вил библейского проекта они были неприятны не потому, что массе людей было безпросветно плохо жить</w:t>
      </w:r>
      <w:r w:rsidRPr="00D30B85">
        <w:rPr>
          <w:vertAlign w:val="superscript"/>
        </w:rPr>
        <w:t>[CCCXXVIII]</w:t>
      </w:r>
      <w:r>
        <w:t xml:space="preserve">, а потому, что рост внутриобщественной напряжённости ухудшал параметры управляемости социальных систем и в случае массовых безпорядков (народных волнений, тем более </w:t>
      </w:r>
      <w:r w:rsidRPr="00223AAE">
        <w:t>—</w:t>
      </w:r>
      <w:r>
        <w:t xml:space="preserve"> пр</w:t>
      </w:r>
      <w:r>
        <w:t>о</w:t>
      </w:r>
      <w:r>
        <w:t xml:space="preserve">должительных) </w:t>
      </w:r>
      <w:r w:rsidRPr="00223AAE">
        <w:t>—</w:t>
      </w:r>
      <w:r>
        <w:t xml:space="preserve"> падала отдача от системы, что могло лишить ресурсов политические проекты, осуществляемые за пределами общества, впавшего в массовые безпорядки. Иными словами, хотя социальный хаос, бунты и революции могут быть элементами п</w:t>
      </w:r>
      <w:r>
        <w:t>о</w:t>
      </w:r>
      <w:r>
        <w:t>литических сценариев, но общества не должны впадать в такие состояния самопроизвольно, не управляемо, без санкций со ст</w:t>
      </w:r>
      <w:r>
        <w:t>о</w:t>
      </w:r>
      <w:r>
        <w:t>роны заправил библейского проекта.</w:t>
      </w:r>
    </w:p>
    <w:p w14:paraId="4A06C74B" w14:textId="77777777" w:rsidR="00D30B85" w:rsidRDefault="00D30B85" w:rsidP="00C50FE4">
      <w:pPr>
        <w:pStyle w:val="a9"/>
      </w:pPr>
      <w:r>
        <w:t xml:space="preserve">Т.е. общий кризис капитализма </w:t>
      </w:r>
      <w:r w:rsidRPr="00223AAE">
        <w:t>—</w:t>
      </w:r>
      <w:r>
        <w:t xml:space="preserve"> не пропагандистская выдумка марксистов, а действительно </w:t>
      </w:r>
      <w:r w:rsidRPr="00223AAE">
        <w:t>—</w:t>
      </w:r>
      <w:r>
        <w:t xml:space="preserve"> суровая жи</w:t>
      </w:r>
      <w:r>
        <w:t>з</w:t>
      </w:r>
      <w:r>
        <w:t>ненная реальность.</w:t>
      </w:r>
    </w:p>
    <w:p w14:paraId="01185DBE" w14:textId="77777777" w:rsidR="00D30B85" w:rsidRDefault="00D30B85" w:rsidP="00873ABF">
      <w:pPr>
        <w:pStyle w:val="PlainText"/>
      </w:pPr>
      <w:r>
        <w:t>Мы пишем о нём сейчас, когда он «расцвёл во всей красе», и так или иначе «достал» пра</w:t>
      </w:r>
      <w:r>
        <w:t>к</w:t>
      </w:r>
      <w:r>
        <w:t>тически каждого жителя, если не всей планеты, то государств, более или менее цивилизованных на о</w:t>
      </w:r>
      <w:r>
        <w:t>с</w:t>
      </w:r>
      <w:r>
        <w:t>нове техносферы, порождённой библейской цивилизацией под властью идей бурж</w:t>
      </w:r>
      <w:r>
        <w:t>у</w:t>
      </w:r>
      <w:r>
        <w:t>азного либерализма и политической практики на их основе. Мы пишем о нём, оглядываясь в</w:t>
      </w:r>
      <w:r>
        <w:t>о</w:t>
      </w:r>
      <w:r>
        <w:t>круг и вспоминая исторические факты прошлого.</w:t>
      </w:r>
    </w:p>
    <w:p w14:paraId="1ED0FF2B" w14:textId="77777777" w:rsidR="00D30B85" w:rsidRDefault="00D30B85" w:rsidP="00873ABF">
      <w:pPr>
        <w:pStyle w:val="PlainText"/>
      </w:pPr>
      <w:r>
        <w:t xml:space="preserve">Поскольку многим свойственно отношение к миру в стиле </w:t>
      </w:r>
      <w:r w:rsidRPr="002E4E34">
        <w:rPr>
          <w:i/>
        </w:rPr>
        <w:t>«пока гром не грянет — мужик не перекрестится»,</w:t>
      </w:r>
      <w:r>
        <w:t xml:space="preserve"> </w:t>
      </w:r>
      <w:r w:rsidRPr="00223AAE">
        <w:t>—</w:t>
      </w:r>
      <w:r>
        <w:t xml:space="preserve"> они </w:t>
      </w:r>
      <w:r>
        <w:lastRenderedPageBreak/>
        <w:t>убе</w:t>
      </w:r>
      <w:r>
        <w:t>ж</w:t>
      </w:r>
      <w:r>
        <w:t xml:space="preserve">дены в том, что и все другие люди </w:t>
      </w:r>
      <w:r w:rsidRPr="00223AAE">
        <w:t>—</w:t>
      </w:r>
      <w:r>
        <w:t xml:space="preserve"> такие же, как они, и п</w:t>
      </w:r>
      <w:r>
        <w:t>о</w:t>
      </w:r>
      <w:r>
        <w:t>тому перед их сознанием даже не встают вопросы о том, что кто-то в уже далёком от нас пр</w:t>
      </w:r>
      <w:r>
        <w:t>о</w:t>
      </w:r>
      <w:r>
        <w:t xml:space="preserve">шлом: </w:t>
      </w:r>
    </w:p>
    <w:p w14:paraId="52D9D07D" w14:textId="77777777" w:rsidR="00D30B85" w:rsidRDefault="00D30B85" w:rsidP="00F509F0">
      <w:pPr>
        <w:pStyle w:val="a3"/>
        <w:numPr>
          <w:ilvl w:val="0"/>
          <w:numId w:val="20"/>
        </w:numPr>
        <w:ind w:left="397" w:hanging="227"/>
      </w:pPr>
      <w:r>
        <w:t>мог видеть первые негативные плоды буржуазного либер</w:t>
      </w:r>
      <w:r>
        <w:t>а</w:t>
      </w:r>
      <w:r>
        <w:t xml:space="preserve">лизма; </w:t>
      </w:r>
    </w:p>
    <w:p w14:paraId="092035C6" w14:textId="77777777" w:rsidR="00D30B85" w:rsidRDefault="00D30B85" w:rsidP="00F509F0">
      <w:pPr>
        <w:pStyle w:val="a3"/>
        <w:numPr>
          <w:ilvl w:val="0"/>
          <w:numId w:val="20"/>
        </w:numPr>
        <w:ind w:left="397" w:hanging="227"/>
      </w:pPr>
      <w:r>
        <w:t xml:space="preserve">что, видя их, кто-то мог оценивать перспективы и думать о том, как устранить проблемы, порождаемые </w:t>
      </w:r>
      <w:r w:rsidRPr="00CC505C">
        <w:rPr>
          <w:i/>
          <w:u w:val="single"/>
        </w:rPr>
        <w:t>капитализмом как способом хозяйствования</w:t>
      </w:r>
      <w:r w:rsidRPr="00CC505C">
        <w:rPr>
          <w:u w:val="single"/>
        </w:rPr>
        <w:t xml:space="preserve"> на основе частного предприн</w:t>
      </w:r>
      <w:r w:rsidRPr="00CC505C">
        <w:rPr>
          <w:u w:val="single"/>
        </w:rPr>
        <w:t>и</w:t>
      </w:r>
      <w:r w:rsidRPr="00CC505C">
        <w:rPr>
          <w:u w:val="single"/>
        </w:rPr>
        <w:t>мательства, освободившего себя от какой бы то ни было с</w:t>
      </w:r>
      <w:r w:rsidRPr="00CC505C">
        <w:rPr>
          <w:u w:val="single"/>
        </w:rPr>
        <w:t>о</w:t>
      </w:r>
      <w:r w:rsidRPr="00CC505C">
        <w:rPr>
          <w:u w:val="single"/>
        </w:rPr>
        <w:t>циальной ответственности за судьбы других людей и состо</w:t>
      </w:r>
      <w:r w:rsidRPr="00CC505C">
        <w:rPr>
          <w:u w:val="single"/>
        </w:rPr>
        <w:t>я</w:t>
      </w:r>
      <w:r w:rsidRPr="00CC505C">
        <w:rPr>
          <w:u w:val="single"/>
        </w:rPr>
        <w:t>ние среды обитания (как в населённых пунктах, так и вне их)</w:t>
      </w:r>
      <w:r>
        <w:t xml:space="preserve">; </w:t>
      </w:r>
    </w:p>
    <w:p w14:paraId="33BBAD5E" w14:textId="77777777" w:rsidR="00D30B85" w:rsidRDefault="00D30B85" w:rsidP="00F509F0">
      <w:pPr>
        <w:pStyle w:val="a3"/>
        <w:numPr>
          <w:ilvl w:val="0"/>
          <w:numId w:val="20"/>
        </w:numPr>
        <w:ind w:left="397" w:hanging="227"/>
      </w:pPr>
      <w:r>
        <w:t>что ещё кто-то вёл мониторинг «общественного мнения» и думал, в какие политические проекты можно ввести таких инициативных мыслителей или воспитать под такого рода проекты своих более авторитетных мыслителей; либо какие политические проекты можно развернуть на основе их идей.</w:t>
      </w:r>
    </w:p>
    <w:p w14:paraId="41F6D114" w14:textId="77777777" w:rsidR="00D30B85" w:rsidRDefault="00D30B85" w:rsidP="00873ABF">
      <w:pPr>
        <w:pStyle w:val="PlainText"/>
      </w:pPr>
      <w:r>
        <w:t>Тем не менее, вопреки мнениям не думающих о будущем:</w:t>
      </w:r>
    </w:p>
    <w:p w14:paraId="34BFD59E" w14:textId="77777777" w:rsidR="00D30B85" w:rsidRDefault="00D30B85" w:rsidP="00C50FE4">
      <w:pPr>
        <w:pStyle w:val="a7"/>
      </w:pPr>
      <w:r w:rsidRPr="003A5E9F">
        <w:rPr>
          <w:b/>
        </w:rPr>
        <w:t>Вся действительная п</w:t>
      </w:r>
      <w:r>
        <w:rPr>
          <w:b/>
        </w:rPr>
        <w:t>олитика делается на основе схемы</w:t>
      </w:r>
      <w:r w:rsidRPr="003A5E9F">
        <w:rPr>
          <w:b/>
        </w:rPr>
        <w:t xml:space="preserve"> управления предиктор-кор</w:t>
      </w:r>
      <w:r>
        <w:rPr>
          <w:b/>
        </w:rPr>
        <w:softHyphen/>
      </w:r>
      <w:r w:rsidRPr="003A5E9F">
        <w:rPr>
          <w:b/>
        </w:rPr>
        <w:t>рек</w:t>
      </w:r>
      <w:r>
        <w:rPr>
          <w:b/>
        </w:rPr>
        <w:softHyphen/>
      </w:r>
      <w:r w:rsidRPr="003A5E9F">
        <w:rPr>
          <w:b/>
        </w:rPr>
        <w:t>тор</w:t>
      </w:r>
      <w:r>
        <w:t xml:space="preserve">; вся политика, которая не строится на основе этой схемы, </w:t>
      </w:r>
      <w:r w:rsidRPr="003A5E9F">
        <w:rPr>
          <w:i/>
        </w:rPr>
        <w:t>вне зависимости от нам</w:t>
      </w:r>
      <w:r w:rsidRPr="003A5E9F">
        <w:rPr>
          <w:i/>
        </w:rPr>
        <w:t>е</w:t>
      </w:r>
      <w:r w:rsidRPr="003A5E9F">
        <w:rPr>
          <w:i/>
        </w:rPr>
        <w:t>рений её приверженцев</w:t>
      </w:r>
      <w:r>
        <w:rPr>
          <w:i/>
        </w:rPr>
        <w:t xml:space="preserve">, </w:t>
      </w:r>
      <w:r>
        <w:t>издревле укладывается другими п</w:t>
      </w:r>
      <w:r>
        <w:t>о</w:t>
      </w:r>
      <w:r>
        <w:t xml:space="preserve">литиками </w:t>
      </w:r>
      <w:r w:rsidRPr="00091355">
        <w:rPr>
          <w:i/>
        </w:rPr>
        <w:t>в полную функцию управления по этой схеме</w:t>
      </w:r>
      <w:r>
        <w:t xml:space="preserve"> и о</w:t>
      </w:r>
      <w:r>
        <w:t>б</w:t>
      </w:r>
      <w:r>
        <w:t>служивает её работу,</w:t>
      </w:r>
      <w:r w:rsidRPr="003A5E9F">
        <w:rPr>
          <w:i/>
        </w:rPr>
        <w:t xml:space="preserve"> приводя к результатам, запрограмм</w:t>
      </w:r>
      <w:r w:rsidRPr="003A5E9F">
        <w:rPr>
          <w:i/>
        </w:rPr>
        <w:t>и</w:t>
      </w:r>
      <w:r w:rsidRPr="003A5E9F">
        <w:rPr>
          <w:i/>
        </w:rPr>
        <w:t>рованным</w:t>
      </w:r>
      <w:r>
        <w:rPr>
          <w:i/>
        </w:rPr>
        <w:t xml:space="preserve"> носителями концептуальной власти</w:t>
      </w:r>
      <w:r>
        <w:t>.</w:t>
      </w:r>
    </w:p>
    <w:p w14:paraId="3E72D0B6" w14:textId="77777777" w:rsidR="00D30B85" w:rsidRDefault="00D30B85" w:rsidP="00873ABF">
      <w:pPr>
        <w:pStyle w:val="PlainText"/>
      </w:pPr>
      <w:r>
        <w:t xml:space="preserve">И соответственно этому общеметодологическому подходу к политике ещё в первой половине </w:t>
      </w:r>
      <w:r>
        <w:rPr>
          <w:lang w:val="en-US"/>
        </w:rPr>
        <w:t>XIX</w:t>
      </w:r>
      <w:r>
        <w:t xml:space="preserve"> века заправилы библейск</w:t>
      </w:r>
      <w:r>
        <w:t>о</w:t>
      </w:r>
      <w:r>
        <w:t xml:space="preserve">го проекта предприняли попытку отреагировать на общий кризис капитализма и избавиться от проблем, порождаемых буржуазным либерализмом. Именно </w:t>
      </w:r>
      <w:r w:rsidRPr="00E6248D">
        <w:rPr>
          <w:i/>
        </w:rPr>
        <w:t xml:space="preserve">в русле </w:t>
      </w:r>
      <w:r>
        <w:rPr>
          <w:i/>
        </w:rPr>
        <w:t xml:space="preserve">попытки </w:t>
      </w:r>
      <w:r w:rsidRPr="00E6248D">
        <w:rPr>
          <w:i/>
        </w:rPr>
        <w:t>решения проблемы общ</w:t>
      </w:r>
      <w:r w:rsidRPr="00E6248D">
        <w:rPr>
          <w:i/>
        </w:rPr>
        <w:t>е</w:t>
      </w:r>
      <w:r w:rsidRPr="00E6248D">
        <w:rPr>
          <w:i/>
        </w:rPr>
        <w:t>го кризиса капитализма по полной функции управления</w:t>
      </w:r>
      <w:r>
        <w:t xml:space="preserve"> следует рассматривать писания социалистов-утопистов конца </w:t>
      </w:r>
      <w:r>
        <w:rPr>
          <w:lang w:val="en-US"/>
        </w:rPr>
        <w:t>XVIII</w:t>
      </w:r>
      <w:r w:rsidRPr="008368A6">
        <w:t xml:space="preserve"> — </w:t>
      </w:r>
      <w:r>
        <w:t xml:space="preserve">начала </w:t>
      </w:r>
      <w:r>
        <w:rPr>
          <w:lang w:val="en-US"/>
        </w:rPr>
        <w:t>XIX</w:t>
      </w:r>
      <w:r>
        <w:t xml:space="preserve"> века и их социальные эксперименты: это была реа</w:t>
      </w:r>
      <w:r>
        <w:t>к</w:t>
      </w:r>
      <w:r>
        <w:t>ция «инициативников», которая не осталась не замеченной запр</w:t>
      </w:r>
      <w:r>
        <w:t>а</w:t>
      </w:r>
      <w:r>
        <w:t>вилами библейского проекта.</w:t>
      </w:r>
    </w:p>
    <w:p w14:paraId="55BDA670" w14:textId="4905F208" w:rsidR="00D30B85" w:rsidRDefault="00D30B85" w:rsidP="00873ABF">
      <w:pPr>
        <w:pStyle w:val="PlainText"/>
      </w:pPr>
      <w:r>
        <w:t xml:space="preserve">В частности Роберт Оуэн (1771 </w:t>
      </w:r>
      <w:r w:rsidRPr="00223AAE">
        <w:t>—</w:t>
      </w:r>
      <w:r>
        <w:t xml:space="preserve"> 1858) в начале 1810</w:t>
      </w:r>
      <w:r>
        <w:noBreakHyphen/>
        <w:t>х гг. разработал план улучшения жизни промышленных рабочих и п</w:t>
      </w:r>
      <w:r>
        <w:t>ы</w:t>
      </w:r>
      <w:r>
        <w:t xml:space="preserve">тался осуществить его на прядильной фабрике в Нью-Ланарке </w:t>
      </w:r>
      <w:r>
        <w:lastRenderedPageBreak/>
        <w:t xml:space="preserve">(Шотландия), управляющим которой он был с </w:t>
      </w:r>
      <w:smartTag w:uri="urn:schemas-microsoft-com:office:smarttags" w:element="metricconverter">
        <w:smartTagPr>
          <w:attr w:name="ProductID" w:val="1800 г"/>
        </w:smartTagPr>
        <w:r>
          <w:t>1800 г</w:t>
        </w:r>
      </w:smartTag>
      <w:r>
        <w:t xml:space="preserve">. Далее в </w:t>
      </w:r>
      <w:smartTag w:uri="urn:schemas-microsoft-com:office:smarttags" w:element="metricconverter">
        <w:smartTagPr>
          <w:attr w:name="ProductID" w:val="1817 г"/>
        </w:smartTagPr>
        <w:r>
          <w:t>1817 г</w:t>
        </w:r>
      </w:smartTag>
      <w:r>
        <w:t>. он выдвинул программу радикального переустройства о</w:t>
      </w:r>
      <w:r>
        <w:t>б</w:t>
      </w:r>
      <w:r>
        <w:t>щества путём создания «посёлков общности и с</w:t>
      </w:r>
      <w:r>
        <w:t>о</w:t>
      </w:r>
      <w:r>
        <w:t>трудничества», лишённых частной собственности, классов, эксплуатации одних людей другими, противоречий между «умственным» и «физич</w:t>
      </w:r>
      <w:r>
        <w:t>е</w:t>
      </w:r>
      <w:r>
        <w:t>ским» трудом и других антагонизмов. Основанные Р.Оуэном коммунистические поселения в США и в Великобритании поте</w:t>
      </w:r>
      <w:r>
        <w:t>р</w:t>
      </w:r>
      <w:r>
        <w:t xml:space="preserve">пели неудачу. Тем не менее </w:t>
      </w:r>
      <w:r w:rsidRPr="008C639D">
        <w:rPr>
          <w:i/>
        </w:rPr>
        <w:t>«учение Оуэна, не смотря на утоп</w:t>
      </w:r>
      <w:r w:rsidRPr="008C639D">
        <w:rPr>
          <w:i/>
        </w:rPr>
        <w:t>и</w:t>
      </w:r>
      <w:r w:rsidRPr="008C639D">
        <w:rPr>
          <w:i/>
        </w:rPr>
        <w:t>ческий характер, с</w:t>
      </w:r>
      <w:r>
        <w:rPr>
          <w:i/>
        </w:rPr>
        <w:t>ы</w:t>
      </w:r>
      <w:r w:rsidRPr="008C639D">
        <w:rPr>
          <w:i/>
        </w:rPr>
        <w:t>грало значительную роль в просвещении ан</w:t>
      </w:r>
      <w:r w:rsidRPr="008C639D">
        <w:rPr>
          <w:i/>
        </w:rPr>
        <w:t>г</w:t>
      </w:r>
      <w:r w:rsidRPr="008C639D">
        <w:rPr>
          <w:i/>
        </w:rPr>
        <w:t>лийских рабочих и сказалось на формировании социалистической мысли за пределами</w:t>
      </w:r>
      <w:r>
        <w:rPr>
          <w:i/>
        </w:rPr>
        <w:t xml:space="preserve"> Великобритании</w:t>
      </w:r>
      <w:r w:rsidRPr="008C639D">
        <w:rPr>
          <w:i/>
        </w:rPr>
        <w:t>»</w:t>
      </w:r>
      <w:r w:rsidRPr="00D30B85">
        <w:rPr>
          <w:vertAlign w:val="superscript"/>
        </w:rPr>
        <w:t>[CCCXXIX]</w:t>
      </w:r>
      <w:r w:rsidRPr="008C639D">
        <w:rPr>
          <w:i/>
        </w:rPr>
        <w:t xml:space="preserve"> </w:t>
      </w:r>
      <w:r>
        <w:t>(“Советский энциклоп</w:t>
      </w:r>
      <w:r>
        <w:t>е</w:t>
      </w:r>
      <w:r>
        <w:t>дический словарь”, Москва, «Советская энци</w:t>
      </w:r>
      <w:r>
        <w:t>к</w:t>
      </w:r>
      <w:r>
        <w:t xml:space="preserve">лопедия», </w:t>
      </w:r>
      <w:smartTag w:uri="urn:schemas-microsoft-com:office:smarttags" w:element="metricconverter">
        <w:smartTagPr>
          <w:attr w:name="ProductID" w:val="1987 г"/>
        </w:smartTagPr>
        <w:r>
          <w:t>1987 г</w:t>
        </w:r>
      </w:smartTag>
      <w:r>
        <w:t>., стр. 952).</w:t>
      </w:r>
    </w:p>
    <w:p w14:paraId="67A70C19" w14:textId="439A983B" w:rsidR="00D30B85" w:rsidRDefault="00D30B85" w:rsidP="00873ABF">
      <w:pPr>
        <w:pStyle w:val="PlainText"/>
      </w:pPr>
      <w:r>
        <w:t>Если вывести из рассмотрения нравственные и психологич</w:t>
      </w:r>
      <w:r>
        <w:t>е</w:t>
      </w:r>
      <w:r>
        <w:t>ские в целом аспекты, то построение социализма в условиях кап</w:t>
      </w:r>
      <w:r>
        <w:t>и</w:t>
      </w:r>
      <w:r>
        <w:t>талистического окружения ограничивается действием макроэк</w:t>
      </w:r>
      <w:r>
        <w:t>о</w:t>
      </w:r>
      <w:r>
        <w:t>номических факторов. При принятых в обществе технологиях коммуна может быть рентабельной в экономическом обмене с другими хозяйствующими субъектами, обеспечивая её участн</w:t>
      </w:r>
      <w:r>
        <w:t>и</w:t>
      </w:r>
      <w:r>
        <w:t>кам уровень экономического обеспечения их жизни не многим лучший, чем наёмному персоналу вне коммуны обеспечивает к</w:t>
      </w:r>
      <w:r>
        <w:t>а</w:t>
      </w:r>
      <w:r>
        <w:t>питализм на основе частной собственности на средства произво</w:t>
      </w:r>
      <w:r>
        <w:t>д</w:t>
      </w:r>
      <w:r>
        <w:t>ства. Причина этого в том, что высшие управленцы, в условиях капитализма обладающие доходами, многократно превосходящ</w:t>
      </w:r>
      <w:r>
        <w:t>и</w:t>
      </w:r>
      <w:r>
        <w:t>ми доходы носителей массовых профе</w:t>
      </w:r>
      <w:r>
        <w:t>с</w:t>
      </w:r>
      <w:r>
        <w:t>сий, составляют весьма незначительную долю населения, поэтому если в коммуне её высшие управленцы живут, как и все простые общинники, то п</w:t>
      </w:r>
      <w:r>
        <w:t>е</w:t>
      </w:r>
      <w:r>
        <w:t>рераспределение не реализованных монопольно высоких доходов её топ-менеджеров среди членов коммуны безусловно поднимет их доходы в сопоставлении с такими же работниками на частно-капиталистических предпр</w:t>
      </w:r>
      <w:r>
        <w:t>и</w:t>
      </w:r>
      <w:r>
        <w:t>ятиях. Однако и этот уровень доходов может оказаться недостаточным для того, чтобы всем членам коммуны обеспечить достойные человека условия жизни и труда, если в окружающем капиталистическом обществе капитал платит персоналу прожиточный минимум, обеспечивающий только ф</w:t>
      </w:r>
      <w:r>
        <w:t>и</w:t>
      </w:r>
      <w:r>
        <w:t>зиологическое выживание и едва ли воспроизводство населения</w:t>
      </w:r>
      <w:r w:rsidRPr="00D30B85">
        <w:rPr>
          <w:vertAlign w:val="superscript"/>
        </w:rPr>
        <w:t>[CCCXXX]</w:t>
      </w:r>
      <w:r>
        <w:t>.</w:t>
      </w:r>
    </w:p>
    <w:p w14:paraId="0E880D20" w14:textId="77777777" w:rsidR="00D30B85" w:rsidRDefault="00D30B85" w:rsidP="00873ABF">
      <w:pPr>
        <w:pStyle w:val="PlainText"/>
      </w:pPr>
      <w:r>
        <w:t xml:space="preserve">Т.е. для своего успеха в конкурентной борьбе с частно-капиталистическими предприятиями такая коммуна изначально </w:t>
      </w:r>
      <w:r>
        <w:lastRenderedPageBreak/>
        <w:t>должна на порядки превосходить их по совокупной производ</w:t>
      </w:r>
      <w:r>
        <w:t>и</w:t>
      </w:r>
      <w:r>
        <w:t>тельности труда либо в кратчайшие сроки достичь этого качес</w:t>
      </w:r>
      <w:r>
        <w:t>т</w:t>
      </w:r>
      <w:r>
        <w:t>ва. В подавляющем большинстве случаев достижение этого нево</w:t>
      </w:r>
      <w:r>
        <w:t>з</w:t>
      </w:r>
      <w:r>
        <w:t>можно только за счёт более совершенной организации произво</w:t>
      </w:r>
      <w:r>
        <w:t>д</w:t>
      </w:r>
      <w:r>
        <w:t>ства, но требует «сегодня» работать на основе технологий «за</w:t>
      </w:r>
      <w:r>
        <w:t>в</w:t>
      </w:r>
      <w:r>
        <w:t>трашнего» и «послезавтра</w:t>
      </w:r>
      <w:r>
        <w:t>ш</w:t>
      </w:r>
      <w:r>
        <w:t>него» дней, не говоря уж о том, что переход конкурентов к тем же технологиям и организации работ практически мгновенно лишает её такого рода конкурентного преимущества даже, если оно каким-то чудом</w:t>
      </w:r>
      <w:r w:rsidRPr="00A27A3A">
        <w:t xml:space="preserve"> </w:t>
      </w:r>
      <w:r>
        <w:t>и возникнет в нек</w:t>
      </w:r>
      <w:r>
        <w:t>о</w:t>
      </w:r>
      <w:r>
        <w:t>торый момент времени. Кроме того, надо помнить и об огран</w:t>
      </w:r>
      <w:r>
        <w:t>и</w:t>
      </w:r>
      <w:r>
        <w:t>ченной ёмкости рынков, на которые коммуна выходит со своими продуктами произво</w:t>
      </w:r>
      <w:r>
        <w:t>д</w:t>
      </w:r>
      <w:r>
        <w:t>ства.</w:t>
      </w:r>
    </w:p>
    <w:p w14:paraId="146C49A3" w14:textId="77777777" w:rsidR="00D30B85" w:rsidRDefault="00D30B85" w:rsidP="00873ABF">
      <w:pPr>
        <w:pStyle w:val="PlainText"/>
      </w:pPr>
      <w:r>
        <w:t xml:space="preserve">Это означает, что: </w:t>
      </w:r>
    </w:p>
    <w:p w14:paraId="1951B0DC" w14:textId="77777777" w:rsidR="00D30B85" w:rsidRDefault="00D30B85" w:rsidP="00C50FE4">
      <w:pPr>
        <w:pStyle w:val="a7"/>
      </w:pPr>
      <w:r>
        <w:t xml:space="preserve">Коммуна изначально должна быть </w:t>
      </w:r>
      <w:r w:rsidRPr="002C050E">
        <w:rPr>
          <w:i/>
        </w:rPr>
        <w:t>макроэкономической си</w:t>
      </w:r>
      <w:r w:rsidRPr="002C050E">
        <w:rPr>
          <w:i/>
        </w:rPr>
        <w:t>с</w:t>
      </w:r>
      <w:r w:rsidRPr="002C050E">
        <w:rPr>
          <w:i/>
        </w:rPr>
        <w:t>темой,</w:t>
      </w:r>
      <w:r>
        <w:t xml:space="preserve"> обладающей качеством практически полной самодо</w:t>
      </w:r>
      <w:r>
        <w:t>с</w:t>
      </w:r>
      <w:r>
        <w:t>таточности в аспектах производства и потребления проду</w:t>
      </w:r>
      <w:r>
        <w:t>к</w:t>
      </w:r>
      <w:r>
        <w:t>ции. Т.е. продуктообмен с внешними по отношению к ней хозяйственными системами либо его отсутствие не должны быть для неё определяющими фа</w:t>
      </w:r>
      <w:r>
        <w:t>к</w:t>
      </w:r>
      <w:r>
        <w:t>торами.</w:t>
      </w:r>
    </w:p>
    <w:p w14:paraId="6DFA95B3" w14:textId="77777777" w:rsidR="00D30B85" w:rsidRPr="00D86151" w:rsidRDefault="00D30B85" w:rsidP="00873ABF">
      <w:pPr>
        <w:pStyle w:val="PlainText"/>
        <w:rPr>
          <w:i/>
        </w:rPr>
      </w:pPr>
      <w:r>
        <w:t xml:space="preserve">Но как было отмечено выше: </w:t>
      </w:r>
      <w:r w:rsidRPr="00D86151">
        <w:rPr>
          <w:i/>
        </w:rPr>
        <w:t>«Сад растёт сам: садовник только ухаживает за ним — пропалывает, под</w:t>
      </w:r>
      <w:r w:rsidRPr="00D86151">
        <w:rPr>
          <w:i/>
        </w:rPr>
        <w:softHyphen/>
        <w:t>саживает новые раст</w:t>
      </w:r>
      <w:r w:rsidRPr="00D86151">
        <w:rPr>
          <w:i/>
        </w:rPr>
        <w:t>е</w:t>
      </w:r>
      <w:r w:rsidRPr="00D86151">
        <w:rPr>
          <w:i/>
        </w:rPr>
        <w:t>ния, прививает на них подвои, поливает, удобряет и т.п.».</w:t>
      </w:r>
    </w:p>
    <w:p w14:paraId="414DF38E" w14:textId="77777777" w:rsidR="00D30B85" w:rsidRPr="001162B4" w:rsidRDefault="00D30B85" w:rsidP="00C50FE4">
      <w:pPr>
        <w:pStyle w:val="a7"/>
      </w:pPr>
      <w:r w:rsidRPr="00A77F93">
        <w:t>В жизни общества, ни одно явление не может быть создано из ничего и после этого «вытянуто за уши» до нужной ко</w:t>
      </w:r>
      <w:r w:rsidRPr="00A77F93">
        <w:t>н</w:t>
      </w:r>
      <w:r w:rsidRPr="00A77F93">
        <w:t xml:space="preserve">диции, но </w:t>
      </w:r>
      <w:r>
        <w:t>открывшиеся возможности могут быть преобраз</w:t>
      </w:r>
      <w:r>
        <w:t>о</w:t>
      </w:r>
      <w:r>
        <w:t>ваны в действующие тенденции, тенденции могут быть в</w:t>
      </w:r>
      <w:r>
        <w:t>ы</w:t>
      </w:r>
      <w:r>
        <w:t xml:space="preserve">ращены в </w:t>
      </w:r>
      <w:r w:rsidRPr="00A77F93">
        <w:t xml:space="preserve">явления, </w:t>
      </w:r>
      <w:r>
        <w:t xml:space="preserve">а порождаемые </w:t>
      </w:r>
      <w:r w:rsidRPr="00A77F93">
        <w:t>обществом</w:t>
      </w:r>
      <w:r>
        <w:t xml:space="preserve"> явления</w:t>
      </w:r>
      <w:r w:rsidRPr="00A77F93">
        <w:t>, могут быть взяты под управление</w:t>
      </w:r>
      <w:r>
        <w:t xml:space="preserve">, </w:t>
      </w:r>
      <w:r w:rsidRPr="00223AAE">
        <w:t>—</w:t>
      </w:r>
      <w:r>
        <w:t xml:space="preserve"> разнородное по своим целям и средствам</w:t>
      </w:r>
      <w:r w:rsidRPr="00A77F93">
        <w:t xml:space="preserve">, </w:t>
      </w:r>
      <w:r w:rsidRPr="00223AAE">
        <w:t>—</w:t>
      </w:r>
      <w:r>
        <w:t xml:space="preserve"> </w:t>
      </w:r>
      <w:r w:rsidRPr="00A77F93">
        <w:t xml:space="preserve">на какой основе жизнь общества обретает </w:t>
      </w:r>
      <w:r>
        <w:t xml:space="preserve">определённую целесообразность </w:t>
      </w:r>
      <w:r w:rsidRPr="00223AAE">
        <w:t>—</w:t>
      </w:r>
      <w:r>
        <w:t xml:space="preserve"> </w:t>
      </w:r>
      <w:r w:rsidRPr="00A77F93">
        <w:t>управляемую направле</w:t>
      </w:r>
      <w:r w:rsidRPr="00A77F93">
        <w:t>н</w:t>
      </w:r>
      <w:r w:rsidRPr="00A77F93">
        <w:t>ность.</w:t>
      </w:r>
    </w:p>
    <w:p w14:paraId="66856E6B" w14:textId="77777777" w:rsidR="00D30B85" w:rsidRDefault="00D30B85" w:rsidP="00F509F0">
      <w:pPr>
        <w:pStyle w:val="ab"/>
      </w:pPr>
      <w:r w:rsidRPr="00223AAE">
        <w:t>————————</w:t>
      </w:r>
    </w:p>
    <w:p w14:paraId="27E9E4ED" w14:textId="77777777" w:rsidR="00D30B85" w:rsidRDefault="00D30B85" w:rsidP="00873ABF">
      <w:pPr>
        <w:pStyle w:val="PlainText"/>
      </w:pPr>
      <w:r>
        <w:t>Т.е. из экспериментов Р.Оуэна и ему подобных кто-то сделал основные выводы, содержательно во многом аналогичные сл</w:t>
      </w:r>
      <w:r>
        <w:t>е</w:t>
      </w:r>
      <w:r>
        <w:t>дующим, хотя и выразил их в каких-то иных словах либо намёках:</w:t>
      </w:r>
    </w:p>
    <w:p w14:paraId="53001AB5" w14:textId="77777777" w:rsidR="00D30B85" w:rsidRDefault="00D30B85" w:rsidP="00F509F0">
      <w:pPr>
        <w:pStyle w:val="a3"/>
        <w:numPr>
          <w:ilvl w:val="0"/>
          <w:numId w:val="20"/>
        </w:numPr>
        <w:ind w:left="397" w:hanging="227"/>
      </w:pPr>
      <w:r>
        <w:lastRenderedPageBreak/>
        <w:t>Рабочие и простонародье в целом хотят социальных гарантий и социальной защищённ</w:t>
      </w:r>
      <w:r>
        <w:t>о</w:t>
      </w:r>
      <w:r>
        <w:t xml:space="preserve">сти, и если им их дать, то: </w:t>
      </w:r>
    </w:p>
    <w:p w14:paraId="460D7DF3" w14:textId="77777777" w:rsidR="00D30B85" w:rsidRDefault="00D30B85" w:rsidP="00F509F0">
      <w:pPr>
        <w:pStyle w:val="2"/>
        <w:numPr>
          <w:ilvl w:val="0"/>
          <w:numId w:val="25"/>
        </w:numPr>
        <w:ind w:left="624" w:hanging="227"/>
      </w:pPr>
      <w:r>
        <w:t xml:space="preserve">социальная напряжённость упадёт, </w:t>
      </w:r>
    </w:p>
    <w:p w14:paraId="0EA5B836" w14:textId="77777777" w:rsidR="00D30B85" w:rsidRDefault="00D30B85" w:rsidP="00F509F0">
      <w:pPr>
        <w:pStyle w:val="2"/>
        <w:numPr>
          <w:ilvl w:val="0"/>
          <w:numId w:val="25"/>
        </w:numPr>
        <w:ind w:left="624" w:hanging="227"/>
      </w:pPr>
      <w:r>
        <w:t xml:space="preserve">система станет более гарантированно управляемой, </w:t>
      </w:r>
    </w:p>
    <w:p w14:paraId="0698966F" w14:textId="77777777" w:rsidR="00D30B85" w:rsidRDefault="00D30B85" w:rsidP="00F509F0">
      <w:pPr>
        <w:pStyle w:val="2"/>
        <w:numPr>
          <w:ilvl w:val="0"/>
          <w:numId w:val="25"/>
        </w:numPr>
        <w:ind w:left="624" w:hanging="227"/>
      </w:pPr>
      <w:r>
        <w:t>а её ресурсоотдача по отношению к решению задач гл</w:t>
      </w:r>
      <w:r>
        <w:t>о</w:t>
      </w:r>
      <w:r>
        <w:t>бальной политики увеличится главным образом за счёт роста качества населения, поскольку либерал-буржуины просто прожигают человеческий потенциал, вместо того, чтобы дать ему реализоваться (что иллюстрирует прив</w:t>
      </w:r>
      <w:r>
        <w:t>е</w:t>
      </w:r>
      <w:r>
        <w:t>дённая выше сноска о положении рабочих в США в 1880</w:t>
      </w:r>
      <w:r>
        <w:noBreakHyphen/>
        <w:t>е гг.: люди должны умирать, чтобы индустрия процветала).</w:t>
      </w:r>
    </w:p>
    <w:p w14:paraId="26CFD740" w14:textId="77777777" w:rsidR="00D30B85" w:rsidRDefault="00D30B85" w:rsidP="00F509F0">
      <w:pPr>
        <w:pStyle w:val="a3"/>
        <w:numPr>
          <w:ilvl w:val="0"/>
          <w:numId w:val="20"/>
        </w:numPr>
        <w:ind w:left="397" w:hanging="227"/>
      </w:pPr>
      <w:r>
        <w:t xml:space="preserve">Либерал-буржуины </w:t>
      </w:r>
      <w:r w:rsidRPr="00223AAE">
        <w:t>—</w:t>
      </w:r>
      <w:r>
        <w:t xml:space="preserve"> необучаемы. Каждый из них по од</w:t>
      </w:r>
      <w:r>
        <w:t>и</w:t>
      </w:r>
      <w:r>
        <w:t xml:space="preserve">ночке, будучи невольником своекорыстия и находясь под давлением конкурентов и конъюнктуры рынка (это тоже </w:t>
      </w:r>
      <w:r w:rsidRPr="00223AAE">
        <w:t>—</w:t>
      </w:r>
      <w:r>
        <w:t>своего рода отсутствие социальной защищённости и гара</w:t>
      </w:r>
      <w:r>
        <w:t>н</w:t>
      </w:r>
      <w:r>
        <w:t>тий, но по отношению к предпринимателям), сам не в состо</w:t>
      </w:r>
      <w:r>
        <w:t>я</w:t>
      </w:r>
      <w:r>
        <w:t xml:space="preserve">нии обеспечить </w:t>
      </w:r>
      <w:r w:rsidRPr="00966A5A">
        <w:rPr>
          <w:i/>
        </w:rPr>
        <w:t>не вызывающие озлобленности условия труда и жизни</w:t>
      </w:r>
      <w:r>
        <w:t xml:space="preserve"> рабочим своего пре</w:t>
      </w:r>
      <w:r>
        <w:t>д</w:t>
      </w:r>
      <w:r>
        <w:t xml:space="preserve">приятия. </w:t>
      </w:r>
    </w:p>
    <w:p w14:paraId="0E816B33" w14:textId="23D0BFFE" w:rsidR="00D30B85" w:rsidRDefault="00D30B85" w:rsidP="00F509F0">
      <w:pPr>
        <w:pStyle w:val="a3"/>
        <w:numPr>
          <w:ilvl w:val="0"/>
          <w:numId w:val="20"/>
        </w:numPr>
        <w:ind w:left="397" w:hanging="227"/>
      </w:pPr>
      <w:r>
        <w:t>Буржуазное государство служит своекорыстию каждого из множества таких либерал-иди</w:t>
      </w:r>
      <w:r>
        <w:t>о</w:t>
      </w:r>
      <w:r>
        <w:softHyphen/>
        <w:t>тов</w:t>
      </w:r>
      <w:r w:rsidRPr="00D30B85">
        <w:rPr>
          <w:vertAlign w:val="superscript"/>
        </w:rPr>
        <w:t>[CCCXXXI]</w:t>
      </w:r>
      <w:r>
        <w:t xml:space="preserve"> и не способно: </w:t>
      </w:r>
    </w:p>
    <w:p w14:paraId="15FA38CE" w14:textId="77777777" w:rsidR="00D30B85" w:rsidRDefault="00D30B85" w:rsidP="00F509F0">
      <w:pPr>
        <w:pStyle w:val="2"/>
        <w:numPr>
          <w:ilvl w:val="0"/>
          <w:numId w:val="25"/>
        </w:numPr>
        <w:ind w:left="624" w:hanging="227"/>
      </w:pPr>
      <w:r>
        <w:t>ограничить их своекорыстие и конкурентное давление так, чтобы создать систему социальных гарантий и для прост</w:t>
      </w:r>
      <w:r>
        <w:t>о</w:t>
      </w:r>
      <w:r>
        <w:t xml:space="preserve">народья, и для предпринимателей; </w:t>
      </w:r>
    </w:p>
    <w:p w14:paraId="3B61EFEF" w14:textId="77777777" w:rsidR="00D30B85" w:rsidRDefault="00D30B85" w:rsidP="00F509F0">
      <w:pPr>
        <w:pStyle w:val="2"/>
        <w:numPr>
          <w:ilvl w:val="0"/>
          <w:numId w:val="25"/>
        </w:numPr>
        <w:ind w:left="624" w:hanging="227"/>
      </w:pPr>
      <w:r>
        <w:t>обуздать гонку потребления, в которой перемалываются без толку природные и социальные ресурсы и разрушается ср</w:t>
      </w:r>
      <w:r>
        <w:t>е</w:t>
      </w:r>
      <w:r>
        <w:t xml:space="preserve">да обитания; </w:t>
      </w:r>
    </w:p>
    <w:p w14:paraId="373E6709" w14:textId="77777777" w:rsidR="00D30B85" w:rsidRDefault="00D30B85" w:rsidP="00F509F0">
      <w:pPr>
        <w:pStyle w:val="2"/>
        <w:numPr>
          <w:ilvl w:val="0"/>
          <w:numId w:val="25"/>
        </w:numPr>
        <w:ind w:left="624" w:hanging="227"/>
      </w:pPr>
      <w:r>
        <w:t>и потому буржуазное государство в дальнейшем будет только усугублять проблему общего кр</w:t>
      </w:r>
      <w:r>
        <w:t>и</w:t>
      </w:r>
      <w:r>
        <w:t xml:space="preserve">зиса капитализма. </w:t>
      </w:r>
    </w:p>
    <w:p w14:paraId="70039B7C" w14:textId="77777777" w:rsidR="00D30B85" w:rsidRDefault="00D30B85" w:rsidP="00F509F0">
      <w:pPr>
        <w:pStyle w:val="a3"/>
        <w:numPr>
          <w:ilvl w:val="0"/>
          <w:numId w:val="20"/>
        </w:numPr>
        <w:ind w:left="397" w:hanging="227"/>
      </w:pPr>
      <w:r>
        <w:t>П</w:t>
      </w:r>
      <w:r>
        <w:t>о</w:t>
      </w:r>
      <w:r>
        <w:t xml:space="preserve">этому: </w:t>
      </w:r>
    </w:p>
    <w:p w14:paraId="5570CE5F" w14:textId="77777777" w:rsidR="00D30B85" w:rsidRDefault="00D30B85" w:rsidP="00F509F0">
      <w:pPr>
        <w:pStyle w:val="2"/>
        <w:numPr>
          <w:ilvl w:val="0"/>
          <w:numId w:val="25"/>
        </w:numPr>
        <w:ind w:left="624" w:hanging="227"/>
      </w:pPr>
      <w:r>
        <w:t xml:space="preserve">буржуины должны быть уничтожены как класс; </w:t>
      </w:r>
    </w:p>
    <w:p w14:paraId="63A9E2C2" w14:textId="77777777" w:rsidR="00D30B85" w:rsidRDefault="00D30B85" w:rsidP="00F509F0">
      <w:pPr>
        <w:pStyle w:val="2"/>
        <w:numPr>
          <w:ilvl w:val="0"/>
          <w:numId w:val="25"/>
        </w:numPr>
        <w:ind w:left="624" w:hanging="227"/>
      </w:pPr>
      <w:r>
        <w:t>система должна быть построена так, чтобы в ней возникн</w:t>
      </w:r>
      <w:r>
        <w:t>о</w:t>
      </w:r>
      <w:r>
        <w:t>вение новых поколений буржуинов было невозможно;</w:t>
      </w:r>
    </w:p>
    <w:p w14:paraId="076D1AED" w14:textId="77777777" w:rsidR="00D30B85" w:rsidRDefault="00D30B85" w:rsidP="00F509F0">
      <w:pPr>
        <w:pStyle w:val="2"/>
        <w:numPr>
          <w:ilvl w:val="0"/>
          <w:numId w:val="25"/>
        </w:numPr>
        <w:ind w:left="624" w:hanging="227"/>
      </w:pPr>
      <w:r>
        <w:t>коммуна изначально должна быть макроэкономической системой, обладающей качес</w:t>
      </w:r>
      <w:r>
        <w:t>т</w:t>
      </w:r>
      <w:r>
        <w:t>вом как можно более полной самодостаточности в аспектах производства и потребл</w:t>
      </w:r>
      <w:r>
        <w:t>е</w:t>
      </w:r>
      <w:r>
        <w:t>ния.</w:t>
      </w:r>
    </w:p>
    <w:p w14:paraId="7FAE9F88" w14:textId="77777777" w:rsidR="00D30B85" w:rsidRDefault="00D30B85" w:rsidP="00F509F0">
      <w:pPr>
        <w:pStyle w:val="a3"/>
        <w:numPr>
          <w:ilvl w:val="0"/>
          <w:numId w:val="20"/>
        </w:numPr>
        <w:ind w:left="397" w:hanging="227"/>
      </w:pPr>
      <w:r>
        <w:t>Власть над системой по-прежнему должна оставаться в н</w:t>
      </w:r>
      <w:r>
        <w:t>а</w:t>
      </w:r>
      <w:r>
        <w:t xml:space="preserve">ших руках, а «коммунары» </w:t>
      </w:r>
      <w:r w:rsidRPr="00223AAE">
        <w:t>—</w:t>
      </w:r>
      <w:r>
        <w:t xml:space="preserve"> такие же идиоты, как и бу</w:t>
      </w:r>
      <w:r>
        <w:t>р</w:t>
      </w:r>
      <w:r>
        <w:t xml:space="preserve">жуины </w:t>
      </w:r>
      <w:r w:rsidRPr="00223AAE">
        <w:lastRenderedPageBreak/>
        <w:t>—</w:t>
      </w:r>
      <w:r>
        <w:t xml:space="preserve"> пускай тешатся иллюзией, что они </w:t>
      </w:r>
      <w:r w:rsidRPr="00223AAE">
        <w:t>—</w:t>
      </w:r>
      <w:r>
        <w:t xml:space="preserve"> хозяева сами себе и коммуне.</w:t>
      </w:r>
    </w:p>
    <w:p w14:paraId="692B0F67" w14:textId="77777777" w:rsidR="00D30B85" w:rsidRDefault="00D30B85" w:rsidP="00873ABF">
      <w:pPr>
        <w:pStyle w:val="PlainText"/>
      </w:pPr>
      <w:r>
        <w:t>На воплощение в политику этих выводов и требований изн</w:t>
      </w:r>
      <w:r>
        <w:t>а</w:t>
      </w:r>
      <w:r>
        <w:t>чально был нацелен</w:t>
      </w:r>
      <w:r w:rsidRPr="00966A5A">
        <w:t xml:space="preserve"> </w:t>
      </w:r>
      <w:r>
        <w:t xml:space="preserve">марксизм. </w:t>
      </w:r>
    </w:p>
    <w:p w14:paraId="33FACAF2" w14:textId="77777777" w:rsidR="00D30B85" w:rsidRDefault="00D30B85" w:rsidP="00F509F0">
      <w:pPr>
        <w:pStyle w:val="ab"/>
      </w:pPr>
      <w:r w:rsidRPr="00223AAE">
        <w:t>————————</w:t>
      </w:r>
    </w:p>
    <w:p w14:paraId="3748684D" w14:textId="1335E868" w:rsidR="00D30B85" w:rsidRDefault="00D30B85" w:rsidP="00873ABF">
      <w:pPr>
        <w:pStyle w:val="PlainText"/>
      </w:pPr>
      <w:r>
        <w:t xml:space="preserve">Марксизм </w:t>
      </w:r>
      <w:r w:rsidRPr="00223AAE">
        <w:t>—</w:t>
      </w:r>
      <w:r>
        <w:t xml:space="preserve"> это 39 томов собрания сочинений К.Маркса и Ф.Энгельса (2</w:t>
      </w:r>
      <w:r>
        <w:noBreakHyphen/>
        <w:t>е издание), д</w:t>
      </w:r>
      <w:r>
        <w:t>о</w:t>
      </w:r>
      <w:r>
        <w:t>полнительные тома (40</w:t>
      </w:r>
      <w:r>
        <w:noBreakHyphen/>
        <w:t xml:space="preserve">й </w:t>
      </w:r>
      <w:r w:rsidRPr="00223AAE">
        <w:t>—</w:t>
      </w:r>
      <w:r>
        <w:t xml:space="preserve"> 49</w:t>
      </w:r>
      <w:r>
        <w:noBreakHyphen/>
        <w:t>й), выпущенные спустя несколько лет после завершения издания, плюс к ним произведения продолжателей дела К.Маркса, начиная от «ренегата Каутск</w:t>
      </w:r>
      <w:r>
        <w:t>о</w:t>
      </w:r>
      <w:r>
        <w:t>го» до «иудушки Троцкого», если стоять на позициях «единственно верного продолжателя» В.И.Ленина, чьи произведения представлены 55 томами (5</w:t>
      </w:r>
      <w:r>
        <w:noBreakHyphen/>
        <w:t>е издание). Если же стоять на поз</w:t>
      </w:r>
      <w:r>
        <w:t>и</w:t>
      </w:r>
      <w:r>
        <w:t>циях других «единственно верных продолжателей», то библиотека всё равно по объёму такая, что её реально никому кроме историков, специализирующихся на марксизме, не пр</w:t>
      </w:r>
      <w:r>
        <w:t>о</w:t>
      </w:r>
      <w:r>
        <w:t>честь</w:t>
      </w:r>
      <w:r w:rsidRPr="00D30B85">
        <w:rPr>
          <w:vertAlign w:val="superscript"/>
        </w:rPr>
        <w:t>[CCCXXXII]</w:t>
      </w:r>
      <w:r>
        <w:t>. Поэтому о марксизме кратко приходится говорить своими слов</w:t>
      </w:r>
      <w:r>
        <w:t>а</w:t>
      </w:r>
      <w:r>
        <w:t>ми.</w:t>
      </w:r>
    </w:p>
    <w:p w14:paraId="6FD62943" w14:textId="77777777" w:rsidR="00D30B85" w:rsidRDefault="00D30B85" w:rsidP="00873ABF">
      <w:pPr>
        <w:pStyle w:val="PlainText"/>
      </w:pPr>
      <w:r w:rsidRPr="00F5741C">
        <w:rPr>
          <w:b/>
        </w:rPr>
        <w:t>Провозглашаемые цели марксистского проекта</w:t>
      </w:r>
      <w:r>
        <w:t xml:space="preserve"> </w:t>
      </w:r>
      <w:r w:rsidRPr="00223AAE">
        <w:t>—</w:t>
      </w:r>
      <w:r>
        <w:t xml:space="preserve"> п</w:t>
      </w:r>
      <w:r>
        <w:t>о</w:t>
      </w:r>
      <w:r>
        <w:t xml:space="preserve">строение безклассового общества, а на первом этапе </w:t>
      </w:r>
      <w:r w:rsidRPr="00223AAE">
        <w:t>—</w:t>
      </w:r>
      <w:r>
        <w:t xml:space="preserve"> общества, в котором нет эксплуататорских классов. Переход к этому общ</w:t>
      </w:r>
      <w:r>
        <w:t>е</w:t>
      </w:r>
      <w:r>
        <w:t xml:space="preserve">ству </w:t>
      </w:r>
      <w:r w:rsidRPr="00223AAE">
        <w:t>—</w:t>
      </w:r>
      <w:r>
        <w:t xml:space="preserve"> вследствие необучаемости буржуинов </w:t>
      </w:r>
      <w:r w:rsidRPr="00223AAE">
        <w:t>—</w:t>
      </w:r>
      <w:r>
        <w:t xml:space="preserve"> изначально пр</w:t>
      </w:r>
      <w:r>
        <w:t>о</w:t>
      </w:r>
      <w:r>
        <w:t>ектировался через революцию, к</w:t>
      </w:r>
      <w:r>
        <w:t>о</w:t>
      </w:r>
      <w:r>
        <w:t>торая уничтожит право частной собственности на средства производства, после чего собстве</w:t>
      </w:r>
      <w:r>
        <w:t>н</w:t>
      </w:r>
      <w:r>
        <w:t>ность якобы станет общественной, а представителем общества-собственника в деле распоряжения средствами производства ст</w:t>
      </w:r>
      <w:r>
        <w:t>а</w:t>
      </w:r>
      <w:r>
        <w:t>нет государство, реализующее принцип «диктатуры пролетари</w:t>
      </w:r>
      <w:r>
        <w:t>а</w:t>
      </w:r>
      <w:r>
        <w:t>та», которое впоследствии должно «отмереть» и заместиться н</w:t>
      </w:r>
      <w:r>
        <w:t>е</w:t>
      </w:r>
      <w:r>
        <w:t>ким общественным самоуправлением, а в нём будут участвовать практически все, что и гарантирует всем св</w:t>
      </w:r>
      <w:r>
        <w:t>о</w:t>
      </w:r>
      <w:r>
        <w:t>бодное развитие и свободную жизнь на основе того, что труд на благо общества ст</w:t>
      </w:r>
      <w:r>
        <w:t>а</w:t>
      </w:r>
      <w:r>
        <w:t xml:space="preserve">нет первой жизненной потребностью людей. И тогда на основе роста производительных сил общества будет реализовываться принцип </w:t>
      </w:r>
      <w:r w:rsidRPr="00F5741C">
        <w:rPr>
          <w:i/>
        </w:rPr>
        <w:t>«от каждого по способности — каждому по потребн</w:t>
      </w:r>
      <w:r w:rsidRPr="00F5741C">
        <w:rPr>
          <w:i/>
        </w:rPr>
        <w:t>о</w:t>
      </w:r>
      <w:r w:rsidRPr="00F5741C">
        <w:rPr>
          <w:i/>
        </w:rPr>
        <w:t>сти».</w:t>
      </w:r>
      <w:r>
        <w:t xml:space="preserve"> Что касается экономики, то на первом этапе товарно-денежные отношения сохранятся в отношениях государства, представляющего общество в качестве собственника средств пр</w:t>
      </w:r>
      <w:r>
        <w:t>о</w:t>
      </w:r>
      <w:r>
        <w:t xml:space="preserve">изводства и продукции, </w:t>
      </w:r>
      <w:r w:rsidRPr="00223AAE">
        <w:t>—</w:t>
      </w:r>
      <w:r>
        <w:t xml:space="preserve"> с одной стороны, и с другой стороны </w:t>
      </w:r>
      <w:r w:rsidRPr="00223AAE">
        <w:t>—</w:t>
      </w:r>
      <w:r>
        <w:t xml:space="preserve"> граждан </w:t>
      </w:r>
      <w:r w:rsidRPr="00223AAE">
        <w:t>—</w:t>
      </w:r>
      <w:r>
        <w:t xml:space="preserve"> потребителей этой продукции; денежные отнош</w:t>
      </w:r>
      <w:r>
        <w:t>е</w:t>
      </w:r>
      <w:r>
        <w:t xml:space="preserve">ния между гражданами не будут </w:t>
      </w:r>
      <w:r>
        <w:lastRenderedPageBreak/>
        <w:t>играть сколь-нибудь существе</w:t>
      </w:r>
      <w:r>
        <w:t>н</w:t>
      </w:r>
      <w:r>
        <w:t>ной роли, поскольку деньги в условиях социалистической орган</w:t>
      </w:r>
      <w:r>
        <w:t>и</w:t>
      </w:r>
      <w:r>
        <w:t>зации жизни не смогут стать частным капиталом. А когда прои</w:t>
      </w:r>
      <w:r>
        <w:t>з</w:t>
      </w:r>
      <w:r>
        <w:t xml:space="preserve">водственные отношения достигнут своего полного развития, то с началом реализации принципа </w:t>
      </w:r>
      <w:r w:rsidRPr="00F5741C">
        <w:rPr>
          <w:i/>
        </w:rPr>
        <w:t xml:space="preserve">«от каждого по способности — каждому по потребности» </w:t>
      </w:r>
      <w:r>
        <w:t>упразднятся и товарно-денежные о</w:t>
      </w:r>
      <w:r>
        <w:t>т</w:t>
      </w:r>
      <w:r>
        <w:t>нош</w:t>
      </w:r>
      <w:r>
        <w:t>е</w:t>
      </w:r>
      <w:r>
        <w:t>ния.</w:t>
      </w:r>
    </w:p>
    <w:p w14:paraId="05F9E0A3" w14:textId="4C99752D" w:rsidR="00D30B85" w:rsidRDefault="00D30B85" w:rsidP="00873ABF">
      <w:pPr>
        <w:pStyle w:val="PlainText"/>
      </w:pPr>
      <w:r>
        <w:t xml:space="preserve">Первая попытка реализовать этот проект </w:t>
      </w:r>
      <w:r w:rsidRPr="00223AAE">
        <w:t>—</w:t>
      </w:r>
      <w:r>
        <w:t xml:space="preserve"> революция </w:t>
      </w:r>
      <w:smartTag w:uri="urn:schemas-microsoft-com:office:smarttags" w:element="metricconverter">
        <w:smartTagPr>
          <w:attr w:name="ProductID" w:val="1848 г"/>
        </w:smartTagPr>
        <w:r>
          <w:t>1848 г</w:t>
        </w:r>
      </w:smartTag>
      <w:r>
        <w:t>.</w:t>
      </w:r>
      <w:r w:rsidRPr="00D30B85">
        <w:rPr>
          <w:vertAlign w:val="superscript"/>
        </w:rPr>
        <w:t>[CCCXXXIII]</w:t>
      </w:r>
      <w:r>
        <w:t>, которая так или иначе пр</w:t>
      </w:r>
      <w:r>
        <w:t>о</w:t>
      </w:r>
      <w:r>
        <w:t>явилась в большинстве стран Европы, но больше всего затронула Францию, в которой дин</w:t>
      </w:r>
      <w:r>
        <w:t>а</w:t>
      </w:r>
      <w:r>
        <w:t xml:space="preserve">стия Бурбонов, восстановленная после разгрома Наполеона в битве при Ватерлоо в </w:t>
      </w:r>
      <w:smartTag w:uri="urn:schemas-microsoft-com:office:smarttags" w:element="metricconverter">
        <w:smartTagPr>
          <w:attr w:name="ProductID" w:val="1815 г"/>
        </w:smartTagPr>
        <w:r>
          <w:t>1815 г</w:t>
        </w:r>
      </w:smartTag>
      <w:r>
        <w:t>., окончательно ушла в историческое неб</w:t>
      </w:r>
      <w:r>
        <w:t>ы</w:t>
      </w:r>
      <w:r>
        <w:t>тиё. Но тогда довести революцию до стадии начала реализации марксистского проекта не удалось: революция завершилась уст</w:t>
      </w:r>
      <w:r>
        <w:t>а</w:t>
      </w:r>
      <w:r>
        <w:t>новлением буржуазной республики, которая вскорости преврат</w:t>
      </w:r>
      <w:r>
        <w:t>и</w:t>
      </w:r>
      <w:r>
        <w:t>лась в империю во главе с племянником Наполеона, первоначал</w:t>
      </w:r>
      <w:r>
        <w:t>ь</w:t>
      </w:r>
      <w:r>
        <w:t>но избранного президентом.</w:t>
      </w:r>
    </w:p>
    <w:p w14:paraId="5E2B72E7" w14:textId="5F51CEC9" w:rsidR="00D30B85" w:rsidRDefault="00D30B85" w:rsidP="00873ABF">
      <w:pPr>
        <w:pStyle w:val="PlainText"/>
      </w:pPr>
      <w:r>
        <w:t xml:space="preserve">Вторая попытка реализовать этот проект </w:t>
      </w:r>
      <w:r w:rsidRPr="00223AAE">
        <w:t>—</w:t>
      </w:r>
      <w:r>
        <w:t xml:space="preserve"> революция во Франции в период франко-прусской войны, известная такими с</w:t>
      </w:r>
      <w:r>
        <w:t>о</w:t>
      </w:r>
      <w:r>
        <w:t>бытиями как Парижская и Лионская коммуны.</w:t>
      </w:r>
      <w:r w:rsidRPr="00D30B85">
        <w:rPr>
          <w:vertAlign w:val="superscript"/>
        </w:rPr>
        <w:t>[CCCXXXIV]</w:t>
      </w:r>
      <w:r>
        <w:t xml:space="preserve"> </w:t>
      </w:r>
    </w:p>
    <w:p w14:paraId="43E3EFC5" w14:textId="77777777" w:rsidR="00D30B85" w:rsidRDefault="00D30B85" w:rsidP="00873ABF">
      <w:pPr>
        <w:pStyle w:val="PlainText"/>
      </w:pPr>
      <w:r>
        <w:t>Этих двух попыток оказалось достаточно, чтобы некоторая часть буржуинов, задумалась о перспективах революции под зн</w:t>
      </w:r>
      <w:r>
        <w:t>а</w:t>
      </w:r>
      <w:r>
        <w:t>мёнами марксизма и её последствиях «для себя любимых», и о</w:t>
      </w:r>
      <w:r>
        <w:t>б</w:t>
      </w:r>
      <w:r>
        <w:t>ратилась к проблематике построения системы социальных гара</w:t>
      </w:r>
      <w:r>
        <w:t>н</w:t>
      </w:r>
      <w:r>
        <w:t xml:space="preserve">тий для простонародья. </w:t>
      </w:r>
    </w:p>
    <w:p w14:paraId="1A7228F8" w14:textId="77777777" w:rsidR="00D30B85" w:rsidRDefault="00D30B85" w:rsidP="00873ABF">
      <w:pPr>
        <w:pStyle w:val="PlainText"/>
      </w:pPr>
      <w:r>
        <w:t>Надо признать, что:</w:t>
      </w:r>
    </w:p>
    <w:p w14:paraId="289A61C0" w14:textId="77777777" w:rsidR="00D30B85" w:rsidRDefault="00D30B85" w:rsidP="00F509F0">
      <w:pPr>
        <w:pStyle w:val="a3"/>
        <w:numPr>
          <w:ilvl w:val="0"/>
          <w:numId w:val="20"/>
        </w:numPr>
        <w:ind w:left="397" w:hanging="227"/>
      </w:pPr>
      <w:r>
        <w:t>наиболее обучаемым оказался создатель и первый канцлер Германской империи князь Отто Бисмарк фон Шёнгаузен (чем вызывал в свой адрес ненависть революционеров, т</w:t>
      </w:r>
      <w:r>
        <w:t>е</w:t>
      </w:r>
      <w:r>
        <w:t xml:space="preserve">рявших социальную базу), благодаря которому к </w:t>
      </w:r>
      <w:smartTag w:uri="urn:schemas-microsoft-com:office:smarttags" w:element="metricconverter">
        <w:smartTagPr>
          <w:attr w:name="ProductID" w:val="1914 г"/>
        </w:smartTagPr>
        <w:r>
          <w:t>1914 г</w:t>
        </w:r>
      </w:smartTag>
      <w:r>
        <w:t>. в Германии классовые противоречия были во многом сглажены и страна обладала изрядным потенциалом развития, который политические преемники Бисмарка бездарно слили в ходе первой мировой войны ХХ века, последствия чего Германия не преодолела до настоящего времени;</w:t>
      </w:r>
    </w:p>
    <w:p w14:paraId="45A4CA4E" w14:textId="4974D935" w:rsidR="00D30B85" w:rsidRDefault="00D30B85" w:rsidP="00F509F0">
      <w:pPr>
        <w:pStyle w:val="a3"/>
        <w:widowControl w:val="0"/>
        <w:numPr>
          <w:ilvl w:val="0"/>
          <w:numId w:val="20"/>
        </w:numPr>
        <w:ind w:left="397" w:hanging="227"/>
      </w:pPr>
      <w:r>
        <w:t xml:space="preserve">а наименее обучаемой </w:t>
      </w:r>
      <w:r w:rsidRPr="00223AAE">
        <w:t>—</w:t>
      </w:r>
      <w:r>
        <w:t xml:space="preserve"> “элита” Российской империи, н</w:t>
      </w:r>
      <w:r>
        <w:t>а</w:t>
      </w:r>
      <w:r>
        <w:t>гнетавшая социальную напряжённость на протяжении всего времени правления трёх последних императоров</w:t>
      </w:r>
      <w:r w:rsidRPr="00D30B85">
        <w:rPr>
          <w:vertAlign w:val="superscript"/>
        </w:rPr>
        <w:t>[CCCXXXV]</w:t>
      </w:r>
      <w:r>
        <w:t>, что и со</w:t>
      </w:r>
      <w:r>
        <w:t>з</w:t>
      </w:r>
      <w:r>
        <w:t>дало предпосылки к революциям начала ХХ века.</w:t>
      </w:r>
    </w:p>
    <w:p w14:paraId="5DF1FE15" w14:textId="77777777" w:rsidR="00D30B85" w:rsidRDefault="00D30B85" w:rsidP="00873ABF">
      <w:pPr>
        <w:pStyle w:val="PlainText"/>
      </w:pPr>
      <w:r>
        <w:t xml:space="preserve">Проявление </w:t>
      </w:r>
      <w:r w:rsidRPr="00D77490">
        <w:rPr>
          <w:i/>
        </w:rPr>
        <w:t>под воздействием Парижской коммуны</w:t>
      </w:r>
      <w:r>
        <w:t xml:space="preserve"> склонн</w:t>
      </w:r>
      <w:r>
        <w:t>о</w:t>
      </w:r>
      <w:r>
        <w:t xml:space="preserve">сти к обучаемости некоторой части буржуинов и </w:t>
      </w:r>
      <w:r>
        <w:lastRenderedPageBreak/>
        <w:t>пробуржуазной интеллигенции привело к возникновению в марксизме течения, пол</w:t>
      </w:r>
      <w:r>
        <w:t>у</w:t>
      </w:r>
      <w:r>
        <w:t>чившего название «ревизионизм», сутью которого был отказ от революционного перехода к коммунизму, а продвижение к н</w:t>
      </w:r>
      <w:r>
        <w:t>е</w:t>
      </w:r>
      <w:r>
        <w:t>му путём реформ. Из этого течения в марксизме выросла совр</w:t>
      </w:r>
      <w:r>
        <w:t>е</w:t>
      </w:r>
      <w:r>
        <w:t xml:space="preserve">менная нам социал-демократия </w:t>
      </w:r>
      <w:r w:rsidRPr="00223AAE">
        <w:t>—</w:t>
      </w:r>
      <w:r>
        <w:t xml:space="preserve"> Социалистический интерн</w:t>
      </w:r>
      <w:r>
        <w:t>а</w:t>
      </w:r>
      <w:r>
        <w:t xml:space="preserve">ционал, не последняя </w:t>
      </w:r>
      <w:r w:rsidRPr="00C06B1C">
        <w:rPr>
          <w:i/>
        </w:rPr>
        <w:t>по влиянию в мире</w:t>
      </w:r>
      <w:r>
        <w:t xml:space="preserve"> трансгосударственная политическая организация. </w:t>
      </w:r>
    </w:p>
    <w:p w14:paraId="27AD4D1D" w14:textId="77777777" w:rsidR="00D30B85" w:rsidRDefault="00D30B85" w:rsidP="00873ABF">
      <w:pPr>
        <w:pStyle w:val="PlainText"/>
      </w:pPr>
      <w:r>
        <w:t>И хотя в тот период истории марксистская идеология ещё не успела стать государственной идеологией ни в одной стране мира, в силу чего говорить о конвергенции двух систем (капит</w:t>
      </w:r>
      <w:r>
        <w:t>а</w:t>
      </w:r>
      <w:r>
        <w:t xml:space="preserve">лизма и социализма) было преждевременно, но по сути «ревизионизм» в марксизме </w:t>
      </w:r>
      <w:r w:rsidRPr="00223AAE">
        <w:t>—</w:t>
      </w:r>
      <w:r>
        <w:t xml:space="preserve"> это самая ранняя версия теории ко</w:t>
      </w:r>
      <w:r>
        <w:t>н</w:t>
      </w:r>
      <w:r>
        <w:t xml:space="preserve">вергенции. </w:t>
      </w:r>
    </w:p>
    <w:p w14:paraId="3E741113" w14:textId="47D24D0F" w:rsidR="00D30B85" w:rsidRDefault="00D30B85" w:rsidP="00873ABF">
      <w:pPr>
        <w:pStyle w:val="PlainText"/>
      </w:pPr>
      <w:r>
        <w:t>И практически со времён Парижской коммуны псевдокомм</w:t>
      </w:r>
      <w:r>
        <w:t>у</w:t>
      </w:r>
      <w:r>
        <w:t>низм марксизма стал инструментом в делании глобальной пол</w:t>
      </w:r>
      <w:r>
        <w:t>и</w:t>
      </w:r>
      <w:r>
        <w:t>тики сначала в руках «Великобратании», а потом и США: оба г</w:t>
      </w:r>
      <w:r>
        <w:t>о</w:t>
      </w:r>
      <w:r>
        <w:t>сударства и крупные банковские дома, действовавшие с их терр</w:t>
      </w:r>
      <w:r>
        <w:t>и</w:t>
      </w:r>
      <w:r>
        <w:t>тории, поддерживали марксистские и прочие революционные партии в государствах-конкурентах, хотя правление в них самих осуществлялось на основе идей буржуазного либерализма. Евре</w:t>
      </w:r>
      <w:r>
        <w:t>й</w:t>
      </w:r>
      <w:r>
        <w:t>ские банковские дома играли в деле финансирования революций в государствах-конкурентах (России, Герм</w:t>
      </w:r>
      <w:r>
        <w:t>а</w:t>
      </w:r>
      <w:r>
        <w:t>нии, Австро-Венгрии) ведущую роль.</w:t>
      </w:r>
      <w:r w:rsidRPr="00D30B85">
        <w:rPr>
          <w:vertAlign w:val="superscript"/>
        </w:rPr>
        <w:t>[CCCXXXVI]</w:t>
      </w:r>
    </w:p>
    <w:p w14:paraId="05BFE0F2" w14:textId="6DA8AFFF" w:rsidR="00D30B85" w:rsidRDefault="00D30B85" w:rsidP="00873ABF">
      <w:pPr>
        <w:pStyle w:val="PlainText"/>
      </w:pPr>
      <w:r>
        <w:t>Но дело не сводилось только к финансированию революцио</w:t>
      </w:r>
      <w:r>
        <w:t>н</w:t>
      </w:r>
      <w:r>
        <w:t>ных партий и предоставлению политического убежища револ</w:t>
      </w:r>
      <w:r>
        <w:t>ю</w:t>
      </w:r>
      <w:r>
        <w:t xml:space="preserve">ционерам, начиная от К.Маркса до Л.Д.Троцкого, поскольку, как возразил король Афганистана при установлении дипломатических отношений с СССР кому-то из своих придворных, опасавшихся экспорта революции из СССР: </w:t>
      </w:r>
      <w:r w:rsidRPr="002712AD">
        <w:rPr>
          <w:i/>
        </w:rPr>
        <w:t>«Революция — не юрта: где х</w:t>
      </w:r>
      <w:r w:rsidRPr="002712AD">
        <w:rPr>
          <w:i/>
        </w:rPr>
        <w:t>о</w:t>
      </w:r>
      <w:r w:rsidRPr="002712AD">
        <w:rPr>
          <w:i/>
        </w:rPr>
        <w:t>чешь — не поставишь»,</w:t>
      </w:r>
      <w:r>
        <w:t xml:space="preserve"> </w:t>
      </w:r>
      <w:r w:rsidRPr="00223AAE">
        <w:t>—</w:t>
      </w:r>
      <w:r>
        <w:t xml:space="preserve"> т.е. в самой стране должны быть со</w:t>
      </w:r>
      <w:r>
        <w:t>з</w:t>
      </w:r>
      <w:r>
        <w:t>даны предпосы</w:t>
      </w:r>
      <w:r>
        <w:t>л</w:t>
      </w:r>
      <w:r>
        <w:t>ки к революции</w:t>
      </w:r>
      <w:r w:rsidRPr="00D30B85">
        <w:rPr>
          <w:vertAlign w:val="superscript"/>
        </w:rPr>
        <w:t>[CCCXXXVII]</w:t>
      </w:r>
      <w:r>
        <w:t>. А для этого в ней необходимо нагнетать революционную ситуацию: стимулировать недеесп</w:t>
      </w:r>
      <w:r>
        <w:t>о</w:t>
      </w:r>
      <w:r>
        <w:t xml:space="preserve">собность режима в решении социальных проблем </w:t>
      </w:r>
      <w:r w:rsidRPr="00223AAE">
        <w:t>—</w:t>
      </w:r>
      <w:r>
        <w:t xml:space="preserve"> с одной ст</w:t>
      </w:r>
      <w:r>
        <w:t>о</w:t>
      </w:r>
      <w:r>
        <w:t xml:space="preserve">роны, и с ругой стороны </w:t>
      </w:r>
      <w:r w:rsidRPr="00223AAE">
        <w:t>—</w:t>
      </w:r>
      <w:r>
        <w:t xml:space="preserve"> культивировать недовольство масс властью. Кроме того нужна идея, которая бы олицетворяла собой «светлое послереволюционное будущее», партия профессионал</w:t>
      </w:r>
      <w:r>
        <w:t>ь</w:t>
      </w:r>
      <w:r>
        <w:t xml:space="preserve">ных </w:t>
      </w:r>
      <w:r w:rsidRPr="002712AD">
        <w:rPr>
          <w:i/>
        </w:rPr>
        <w:t>функционеров идеи</w:t>
      </w:r>
      <w:r>
        <w:rPr>
          <w:i/>
        </w:rPr>
        <w:t xml:space="preserve"> и просвещённая массовка, готовая по</w:t>
      </w:r>
      <w:r>
        <w:rPr>
          <w:i/>
        </w:rPr>
        <w:t>д</w:t>
      </w:r>
      <w:r>
        <w:rPr>
          <w:i/>
        </w:rPr>
        <w:t>держать функционеров в ходе разрешения революционной с</w:t>
      </w:r>
      <w:r>
        <w:rPr>
          <w:i/>
        </w:rPr>
        <w:t>и</w:t>
      </w:r>
      <w:r>
        <w:rPr>
          <w:i/>
        </w:rPr>
        <w:t>туации</w:t>
      </w:r>
      <w:r w:rsidRPr="002712AD">
        <w:rPr>
          <w:i/>
        </w:rPr>
        <w:t>.</w:t>
      </w:r>
      <w:r>
        <w:t xml:space="preserve"> Решение этих задач возлагается на масонскую периф</w:t>
      </w:r>
      <w:r>
        <w:t>е</w:t>
      </w:r>
      <w:r>
        <w:t xml:space="preserve">рию в среде политиков, журналистов и университетской </w:t>
      </w:r>
      <w:r>
        <w:lastRenderedPageBreak/>
        <w:t>профе</w:t>
      </w:r>
      <w:r>
        <w:t>с</w:t>
      </w:r>
      <w:r>
        <w:t>суры и на им сочувствующих не посвященных ни во что проф</w:t>
      </w:r>
      <w:r>
        <w:t>а</w:t>
      </w:r>
      <w:r>
        <w:t>нов-свободолюбцев той страны, которой предстоит стать жертвой р</w:t>
      </w:r>
      <w:r>
        <w:t>е</w:t>
      </w:r>
      <w:r>
        <w:t>волюции.</w:t>
      </w:r>
    </w:p>
    <w:p w14:paraId="2D254BA1" w14:textId="56910019" w:rsidR="00D30B85" w:rsidRDefault="00D30B85" w:rsidP="00873ABF">
      <w:pPr>
        <w:pStyle w:val="PlainText"/>
      </w:pPr>
      <w:r>
        <w:t>В Российской империи происходило именно это. Программно-адаптивный модуль Российской империи с начала воцарения Н</w:t>
      </w:r>
      <w:r>
        <w:t>и</w:t>
      </w:r>
      <w:r>
        <w:t>колая </w:t>
      </w:r>
      <w:r>
        <w:rPr>
          <w:lang w:val="en-US"/>
        </w:rPr>
        <w:t>II</w:t>
      </w:r>
      <w:r>
        <w:t xml:space="preserve"> был подчинён заправилам «Великобратании» как во внешней политике, так и во внутренней</w:t>
      </w:r>
      <w:r w:rsidRPr="00D30B85">
        <w:rPr>
          <w:vertAlign w:val="superscript"/>
        </w:rPr>
        <w:t>[CCCXXXVIII]</w:t>
      </w:r>
      <w:r>
        <w:t>, вследствие чего соц</w:t>
      </w:r>
      <w:r>
        <w:t>и</w:t>
      </w:r>
      <w:r>
        <w:t>альные проблемы обострялись политикой самого же режима (один из примеров тому был приведён выше в сноске о п</w:t>
      </w:r>
      <w:r>
        <w:t>о</w:t>
      </w:r>
      <w:r>
        <w:t xml:space="preserve">зиции С.Ю.Витте в «рабочем вопросе» в 1996 </w:t>
      </w:r>
      <w:r w:rsidRPr="00223AAE">
        <w:t>—</w:t>
      </w:r>
      <w:r>
        <w:t xml:space="preserve"> 1897 гг.). В таких усл</w:t>
      </w:r>
      <w:r>
        <w:t>о</w:t>
      </w:r>
      <w:r>
        <w:t>виях марксизм распр</w:t>
      </w:r>
      <w:r>
        <w:t>о</w:t>
      </w:r>
      <w:r>
        <w:t>странялся:</w:t>
      </w:r>
    </w:p>
    <w:p w14:paraId="0AD31D4F" w14:textId="77777777" w:rsidR="00D30B85" w:rsidRDefault="00D30B85" w:rsidP="00F509F0">
      <w:pPr>
        <w:pStyle w:val="a5"/>
      </w:pPr>
      <w:r>
        <w:t>«Увлечение марксизмом было в то время повальною боле</w:t>
      </w:r>
      <w:r>
        <w:t>з</w:t>
      </w:r>
      <w:r>
        <w:t>нью русской интеллигенции, развившейся ещё в 90</w:t>
      </w:r>
      <w:r>
        <w:noBreakHyphen/>
        <w:t>х годах. Профе</w:t>
      </w:r>
      <w:r>
        <w:t>с</w:t>
      </w:r>
      <w:r>
        <w:t xml:space="preserve">сура, пресса, молодёжь, </w:t>
      </w:r>
      <w:r w:rsidRPr="00223AAE">
        <w:t>—</w:t>
      </w:r>
      <w:r>
        <w:t xml:space="preserve"> все поклонялись одному богу </w:t>
      </w:r>
      <w:r w:rsidRPr="00223AAE">
        <w:t>—</w:t>
      </w:r>
      <w:r>
        <w:t xml:space="preserve"> Марксу. Марксизм с его социал-демократией считался тем, что избавит не только Россию, но и весь мир от всех зол и н</w:t>
      </w:r>
      <w:r>
        <w:t>е</w:t>
      </w:r>
      <w:r>
        <w:t>справедливостей и принесёт царство правды, мира, счастья и д</w:t>
      </w:r>
      <w:r>
        <w:t>о</w:t>
      </w:r>
      <w:r>
        <w:t>вол</w:t>
      </w:r>
      <w:r>
        <w:t>ь</w:t>
      </w:r>
      <w:r>
        <w:t>ства. Марксом зачитывались все, хотя и не все понимали его. Студенческие комнатки и углы украшались портретами вел</w:t>
      </w:r>
      <w:r>
        <w:t>и</w:t>
      </w:r>
      <w:r>
        <w:t>кого учит</w:t>
      </w:r>
      <w:r>
        <w:t>е</w:t>
      </w:r>
      <w:r>
        <w:t>ля, а также Энгельса, Бебеля и Либкнехта.</w:t>
      </w:r>
    </w:p>
    <w:p w14:paraId="60180D8E" w14:textId="77777777" w:rsidR="00D30B85" w:rsidRDefault="00D30B85" w:rsidP="00F509F0">
      <w:pPr>
        <w:pStyle w:val="a5"/>
      </w:pPr>
      <w:r>
        <w:t>Само правительство ещё так недавно покровительствовало марксизму, давая субсидии через св</w:t>
      </w:r>
      <w:r>
        <w:t>о</w:t>
      </w:r>
      <w:r>
        <w:t>его сотрудника на издание марксистского журнала. Оно видело в нём противовес страшному терр</w:t>
      </w:r>
      <w:r>
        <w:t>о</w:t>
      </w:r>
      <w:r>
        <w:t>ром народовольчеству. Грамотные люди, читая о диктатуре пролетариата Маркса, не видели в ней террора и упускали из виду, что диктатура невозможна без террора, что террор целого класса н</w:t>
      </w:r>
      <w:r>
        <w:t>е</w:t>
      </w:r>
      <w:r>
        <w:t>измеримо ужаснее террора группы бомбистов. Читатели не понимали или не хотели понять того, что значилось чёрным по белому.</w:t>
      </w:r>
    </w:p>
    <w:p w14:paraId="15CCE0B9" w14:textId="18BEAD21" w:rsidR="00D30B85" w:rsidRDefault="00D30B85" w:rsidP="00F509F0">
      <w:pPr>
        <w:pStyle w:val="a5"/>
      </w:pPr>
      <w:r>
        <w:t>А легальный марксизм питал идейно подпольную работу “Бунда”</w:t>
      </w:r>
      <w:r w:rsidRPr="00D30B85">
        <w:rPr>
          <w:vertAlign w:val="superscript"/>
        </w:rPr>
        <w:t>[CCCXXXIX]</w:t>
      </w:r>
      <w:r>
        <w:t xml:space="preserve"> и “Российской” партии и очень облегчал им их задачу пропаганды и, стало быть, содействовал их успеху.</w:t>
      </w:r>
    </w:p>
    <w:p w14:paraId="6FD5CE67" w14:textId="77777777" w:rsidR="00D30B85" w:rsidRDefault="00D30B85" w:rsidP="00F509F0">
      <w:pPr>
        <w:pStyle w:val="a5"/>
      </w:pPr>
      <w:r>
        <w:t>Непонимание нарождающегося врага во всём его значении со стороны центрального правител</w:t>
      </w:r>
      <w:r>
        <w:t>ь</w:t>
      </w:r>
      <w:r>
        <w:t>ства не могло не отразиться и на местах» (А.Спиридович, “Записки жандарма”, Москва, «Прол</w:t>
      </w:r>
      <w:r>
        <w:t>е</w:t>
      </w:r>
      <w:r>
        <w:t xml:space="preserve">тарий», </w:t>
      </w:r>
      <w:smartTag w:uri="urn:schemas-microsoft-com:office:smarttags" w:element="metricconverter">
        <w:smartTagPr>
          <w:attr w:name="ProductID" w:val="1930 г"/>
        </w:smartTagPr>
        <w:r>
          <w:t>1930 г</w:t>
        </w:r>
      </w:smartTag>
      <w:r>
        <w:t xml:space="preserve">., репринтное воспроизведение </w:t>
      </w:r>
      <w:smartTag w:uri="urn:schemas-microsoft-com:office:smarttags" w:element="metricconverter">
        <w:smartTagPr>
          <w:attr w:name="ProductID" w:val="1991 г"/>
        </w:smartTagPr>
        <w:r>
          <w:t>1991 г</w:t>
        </w:r>
      </w:smartTag>
      <w:r>
        <w:t>., стр. 67, 68).</w:t>
      </w:r>
    </w:p>
    <w:p w14:paraId="785C4445" w14:textId="77777777" w:rsidR="00D30B85" w:rsidRDefault="00D30B85" w:rsidP="00873ABF">
      <w:pPr>
        <w:pStyle w:val="PlainText"/>
      </w:pPr>
      <w:r>
        <w:t xml:space="preserve">Как можно понять из свидетельства А.Спиридовича: </w:t>
      </w:r>
    </w:p>
    <w:p w14:paraId="06B3F8D7" w14:textId="77777777" w:rsidR="00D30B85" w:rsidRDefault="00D30B85" w:rsidP="00F509F0">
      <w:pPr>
        <w:pStyle w:val="a3"/>
        <w:numPr>
          <w:ilvl w:val="0"/>
          <w:numId w:val="20"/>
        </w:numPr>
        <w:ind w:left="397" w:hanging="227"/>
      </w:pPr>
      <w:r>
        <w:lastRenderedPageBreak/>
        <w:t>марксизм ответил эмоциональному неприятию российской действительности как наиболее просвещённой частью общ</w:t>
      </w:r>
      <w:r>
        <w:t>е</w:t>
      </w:r>
      <w:r>
        <w:t xml:space="preserve">ства, так и изрядной долей простонародья (которая что-то слышала про марксизм), </w:t>
      </w:r>
    </w:p>
    <w:p w14:paraId="415E07A1" w14:textId="77777777" w:rsidR="00D30B85" w:rsidRDefault="00D30B85" w:rsidP="00F509F0">
      <w:pPr>
        <w:pStyle w:val="a3"/>
        <w:numPr>
          <w:ilvl w:val="0"/>
          <w:numId w:val="20"/>
        </w:numPr>
        <w:ind w:left="397" w:hanging="227"/>
      </w:pPr>
      <w:r>
        <w:t xml:space="preserve">но мало кто его знал достаточно полно, </w:t>
      </w:r>
    </w:p>
    <w:p w14:paraId="4F5775D1" w14:textId="2FAA9990" w:rsidR="00D30B85" w:rsidRDefault="00D30B85" w:rsidP="00F509F0">
      <w:pPr>
        <w:pStyle w:val="a3"/>
        <w:numPr>
          <w:ilvl w:val="0"/>
          <w:numId w:val="20"/>
        </w:numPr>
        <w:ind w:left="397" w:hanging="227"/>
      </w:pPr>
      <w:r>
        <w:t xml:space="preserve">а </w:t>
      </w:r>
      <w:r>
        <w:rPr>
          <w:i/>
        </w:rPr>
        <w:t>его алгоритмику</w:t>
      </w:r>
      <w:r w:rsidRPr="001E2E44">
        <w:rPr>
          <w:i/>
        </w:rPr>
        <w:t xml:space="preserve"> обмана общества и введения его в забл</w:t>
      </w:r>
      <w:r w:rsidRPr="001E2E44">
        <w:rPr>
          <w:i/>
        </w:rPr>
        <w:t>у</w:t>
      </w:r>
      <w:r w:rsidRPr="001E2E44">
        <w:rPr>
          <w:i/>
        </w:rPr>
        <w:t>ждение, если судить по литературе тех лет, — вообще н</w:t>
      </w:r>
      <w:r w:rsidRPr="001E2E44">
        <w:rPr>
          <w:i/>
        </w:rPr>
        <w:t>и</w:t>
      </w:r>
      <w:r w:rsidRPr="001E2E44">
        <w:rPr>
          <w:i/>
        </w:rPr>
        <w:t>кто не понимал</w:t>
      </w:r>
      <w:r w:rsidRPr="00D30B85">
        <w:rPr>
          <w:vertAlign w:val="superscript"/>
        </w:rPr>
        <w:t>[CCCXL]</w:t>
      </w:r>
      <w:r w:rsidRPr="001E2E44">
        <w:rPr>
          <w:i/>
        </w:rPr>
        <w:t>;</w:t>
      </w:r>
    </w:p>
    <w:p w14:paraId="694FB3F5" w14:textId="77E975F6" w:rsidR="00D30B85" w:rsidRDefault="00D30B85" w:rsidP="00F509F0">
      <w:pPr>
        <w:pStyle w:val="a3"/>
        <w:numPr>
          <w:ilvl w:val="0"/>
          <w:numId w:val="20"/>
        </w:numPr>
        <w:ind w:left="397" w:hanging="227"/>
      </w:pPr>
      <w:r>
        <w:t>причём, как будет показано далее, упрёк в непонимании ма</w:t>
      </w:r>
      <w:r>
        <w:t>р</w:t>
      </w:r>
      <w:r>
        <w:t>ксизма относится не только к эмоционально увлечённой ма</w:t>
      </w:r>
      <w:r>
        <w:t>с</w:t>
      </w:r>
      <w:r>
        <w:t xml:space="preserve">совке марксистских партий, но и к их вождям </w:t>
      </w:r>
      <w:r w:rsidRPr="00223AAE">
        <w:t>—</w:t>
      </w:r>
      <w:r>
        <w:t xml:space="preserve"> марксистам-профессионалам, “продолжателям дела” основоположников «научного коммунизма»</w:t>
      </w:r>
      <w:r w:rsidRPr="00D30B85">
        <w:rPr>
          <w:vertAlign w:val="superscript"/>
        </w:rPr>
        <w:t>[CCCXLI]</w:t>
      </w:r>
      <w:r>
        <w:t xml:space="preserve">; </w:t>
      </w:r>
    </w:p>
    <w:p w14:paraId="31B7A076" w14:textId="09A7283B" w:rsidR="00D30B85" w:rsidRDefault="00D30B85" w:rsidP="00F509F0">
      <w:pPr>
        <w:pStyle w:val="a3"/>
        <w:numPr>
          <w:ilvl w:val="0"/>
          <w:numId w:val="20"/>
        </w:numPr>
        <w:ind w:left="397" w:hanging="227"/>
      </w:pPr>
      <w:r>
        <w:t>как следствие непонимания (жизни и предназначения ма</w:t>
      </w:r>
      <w:r>
        <w:t>р</w:t>
      </w:r>
      <w:r>
        <w:t xml:space="preserve">ксизма) </w:t>
      </w:r>
      <w:r w:rsidRPr="00223AAE">
        <w:t>—</w:t>
      </w:r>
      <w:r>
        <w:t xml:space="preserve"> никто и не думал о выработке альтернативной марксизму концепции развития страны и человечества, всле</w:t>
      </w:r>
      <w:r>
        <w:t>д</w:t>
      </w:r>
      <w:r>
        <w:t>ствие чего следов наличия альтернативы в литературе и в м</w:t>
      </w:r>
      <w:r>
        <w:t>е</w:t>
      </w:r>
      <w:r>
        <w:t xml:space="preserve">муарах тех лет </w:t>
      </w:r>
      <w:r w:rsidRPr="00223AAE">
        <w:t>—</w:t>
      </w:r>
      <w:r>
        <w:t xml:space="preserve"> не сыскать</w:t>
      </w:r>
      <w:r w:rsidRPr="00D30B85">
        <w:rPr>
          <w:vertAlign w:val="superscript"/>
        </w:rPr>
        <w:t>[CCCXLII]</w:t>
      </w:r>
      <w:r>
        <w:t>.</w:t>
      </w:r>
    </w:p>
    <w:p w14:paraId="6C939C44" w14:textId="201F2F3E" w:rsidR="00D30B85" w:rsidRDefault="00D30B85" w:rsidP="00873ABF">
      <w:pPr>
        <w:pStyle w:val="PlainText"/>
      </w:pPr>
      <w:r>
        <w:t xml:space="preserve">В итоге в </w:t>
      </w:r>
      <w:smartTag w:uri="urn:schemas-microsoft-com:office:smarttags" w:element="metricconverter">
        <w:smartTagPr>
          <w:attr w:name="ProductID" w:val="1917 г"/>
        </w:smartTagPr>
        <w:r>
          <w:t>1917 г</w:t>
        </w:r>
      </w:smartTag>
      <w:r>
        <w:t>. марксистский проект вследствие недеесп</w:t>
      </w:r>
      <w:r>
        <w:t>о</w:t>
      </w:r>
      <w:r>
        <w:t>собности царского режима и либерально-буржуазного режима Временного правительства</w:t>
      </w:r>
      <w:r w:rsidRPr="00D30B85">
        <w:rPr>
          <w:vertAlign w:val="superscript"/>
        </w:rPr>
        <w:t>[CCCXLIII]</w:t>
      </w:r>
      <w:r>
        <w:t xml:space="preserve"> в результате победы государственн</w:t>
      </w:r>
      <w:r>
        <w:t>о</w:t>
      </w:r>
      <w:r>
        <w:t xml:space="preserve">го переворота 7 ноября (впоследствии ставшего </w:t>
      </w:r>
      <w:r>
        <w:rPr>
          <w:i/>
        </w:rPr>
        <w:t xml:space="preserve">действительно </w:t>
      </w:r>
      <w:r>
        <w:t>Великой октябрьской социалистической революцией) вошёл в стадию практического воплощения в политику.</w:t>
      </w:r>
    </w:p>
    <w:p w14:paraId="75DECEE4" w14:textId="703AD30D" w:rsidR="00D30B85" w:rsidRDefault="00D30B85" w:rsidP="00873ABF">
      <w:pPr>
        <w:pStyle w:val="PlainText"/>
      </w:pPr>
      <w:r>
        <w:t>Вопрос о «мировой социалистической революции» отпал практически сразу же вследствие того, что В.И.Ленин, не дов</w:t>
      </w:r>
      <w:r>
        <w:t>е</w:t>
      </w:r>
      <w:r>
        <w:t>рившись масонской периферии в своём окружении</w:t>
      </w:r>
      <w:r w:rsidRPr="00D30B85">
        <w:rPr>
          <w:vertAlign w:val="superscript"/>
        </w:rPr>
        <w:t>[CCCXLIV]</w:t>
      </w:r>
      <w:r>
        <w:t>, пошёл на з</w:t>
      </w:r>
      <w:r>
        <w:t>а</w:t>
      </w:r>
      <w:r>
        <w:t>ключение брестского мира с Германией, в результате чего рев</w:t>
      </w:r>
      <w:r>
        <w:t>о</w:t>
      </w:r>
      <w:r>
        <w:t>люционная ситуация в Европе не достигла необходимого для п</w:t>
      </w:r>
      <w:r>
        <w:t>о</w:t>
      </w:r>
      <w:r>
        <w:t>беды накала и революции в Германии и в Венгрии (на территории Австро-Венгрии) ок</w:t>
      </w:r>
      <w:r>
        <w:t>а</w:t>
      </w:r>
      <w:r>
        <w:t>зались пустоцветами</w:t>
      </w:r>
      <w:r w:rsidRPr="00D30B85">
        <w:rPr>
          <w:vertAlign w:val="superscript"/>
        </w:rPr>
        <w:t>[CCCXLV]</w:t>
      </w:r>
      <w:r>
        <w:t>.</w:t>
      </w:r>
    </w:p>
    <w:p w14:paraId="7FB3FA22" w14:textId="77777777" w:rsidR="00D30B85" w:rsidRDefault="00D30B85" w:rsidP="00873ABF">
      <w:pPr>
        <w:pStyle w:val="PlainText"/>
      </w:pPr>
      <w:r>
        <w:t>Но отказываться от проведения социалистического экспер</w:t>
      </w:r>
      <w:r>
        <w:t>и</w:t>
      </w:r>
      <w:r>
        <w:t>мента в масштабах России как этапа в решении проблемы общего кризиса капитализма заправилы глобальной политики не собир</w:t>
      </w:r>
      <w:r>
        <w:t>а</w:t>
      </w:r>
      <w:r>
        <w:t xml:space="preserve">лись. Руководство этим делом было доверено </w:t>
      </w:r>
      <w:r w:rsidRPr="00B835A1">
        <w:rPr>
          <w:i/>
        </w:rPr>
        <w:t>товарищу</w:t>
      </w:r>
      <w:r>
        <w:t xml:space="preserve"> Сталину. </w:t>
      </w:r>
    </w:p>
    <w:p w14:paraId="368FED8D" w14:textId="22DD9ADD" w:rsidR="00D30B85" w:rsidRDefault="00D30B85" w:rsidP="00873ABF">
      <w:pPr>
        <w:pStyle w:val="PlainText"/>
      </w:pPr>
      <w:r>
        <w:t>Итоги гражданской войны и интервенции стран Антанты на территорию Российской империи (т.е. в начале 1920</w:t>
      </w:r>
      <w:r>
        <w:noBreakHyphen/>
        <w:t>х гг.) показ</w:t>
      </w:r>
      <w:r>
        <w:t>а</w:t>
      </w:r>
      <w:r>
        <w:t xml:space="preserve">ли искренним либерал-буржуинам в Великобритании и в </w:t>
      </w:r>
      <w:r>
        <w:lastRenderedPageBreak/>
        <w:t>США</w:t>
      </w:r>
      <w:r w:rsidRPr="00D30B85">
        <w:rPr>
          <w:vertAlign w:val="superscript"/>
        </w:rPr>
        <w:t>[CCCXLVI]</w:t>
      </w:r>
      <w:r>
        <w:t xml:space="preserve">, что марксизм </w:t>
      </w:r>
      <w:r w:rsidRPr="00223AAE">
        <w:t>—</w:t>
      </w:r>
      <w:r>
        <w:t xml:space="preserve"> это серьёзно, что он направлен против них, и им в прошлом только дали временно попользоваться марксизмом как инструментом в деле ниспровержения геополитических конк</w:t>
      </w:r>
      <w:r>
        <w:t>у</w:t>
      </w:r>
      <w:r>
        <w:t xml:space="preserve">рентов </w:t>
      </w:r>
      <w:r w:rsidRPr="00223AAE">
        <w:t>—</w:t>
      </w:r>
      <w:r>
        <w:t xml:space="preserve"> Российской и Германской империй, </w:t>
      </w:r>
      <w:r w:rsidRPr="00223AAE">
        <w:t>—</w:t>
      </w:r>
      <w:r>
        <w:t xml:space="preserve"> решая при этом задачи более высокого порядка значимости в глобальной полит</w:t>
      </w:r>
      <w:r>
        <w:t>и</w:t>
      </w:r>
      <w:r>
        <w:t>ке, в которые массовку и “элиту” либерал-буржуев не посвятили. Поняв, что марксизм против них, для защиты буржуазного либ</w:t>
      </w:r>
      <w:r>
        <w:t>е</w:t>
      </w:r>
      <w:r>
        <w:t>рализма от марксизма либерал-буржуины вырастили гитлеризм. Это было позволено им сделать по двум пр</w:t>
      </w:r>
      <w:r>
        <w:t>и</w:t>
      </w:r>
      <w:r>
        <w:t>чинам:</w:t>
      </w:r>
    </w:p>
    <w:p w14:paraId="4A991629" w14:textId="77777777" w:rsidR="00D30B85" w:rsidRDefault="00D30B85" w:rsidP="00F509F0">
      <w:pPr>
        <w:pStyle w:val="a3"/>
        <w:numPr>
          <w:ilvl w:val="0"/>
          <w:numId w:val="20"/>
        </w:numPr>
        <w:ind w:left="397" w:hanging="227"/>
      </w:pPr>
      <w:r>
        <w:t xml:space="preserve">еврейство в Европе с конца </w:t>
      </w:r>
      <w:r>
        <w:rPr>
          <w:lang w:val="en-US"/>
        </w:rPr>
        <w:t>XIX</w:t>
      </w:r>
      <w:r>
        <w:t xml:space="preserve"> века стало активно ассим</w:t>
      </w:r>
      <w:r>
        <w:t>и</w:t>
      </w:r>
      <w:r>
        <w:t>лироваться в национальных обществах, переставая быть си</w:t>
      </w:r>
      <w:r>
        <w:t>с</w:t>
      </w:r>
      <w:r>
        <w:t xml:space="preserve">темной компонентой библейского проекта, </w:t>
      </w:r>
      <w:r w:rsidRPr="00223AAE">
        <w:t>—</w:t>
      </w:r>
      <w:r>
        <w:t xml:space="preserve"> надо было сплоить евреев в борьбе с «антисемитизмом» и вернуть их в русло библейского проекта;</w:t>
      </w:r>
    </w:p>
    <w:p w14:paraId="6DF3F7DC" w14:textId="77777777" w:rsidR="00D30B85" w:rsidRDefault="00D30B85" w:rsidP="00F509F0">
      <w:pPr>
        <w:pStyle w:val="a3"/>
        <w:numPr>
          <w:ilvl w:val="0"/>
          <w:numId w:val="20"/>
        </w:numPr>
        <w:ind w:left="397" w:hanging="227"/>
      </w:pPr>
      <w:r>
        <w:t>надо было провести «профилактирование» (о чём уже было сказано ранее мимоходом) интереса к действительной роли еврейской диаспоры в истории, который тоже начал проя</w:t>
      </w:r>
      <w:r>
        <w:t>в</w:t>
      </w:r>
      <w:r>
        <w:t>ляться в национальных общ</w:t>
      </w:r>
      <w:r>
        <w:t>е</w:t>
      </w:r>
      <w:r>
        <w:t>ствах с начала ХХ века.</w:t>
      </w:r>
    </w:p>
    <w:p w14:paraId="4378B260" w14:textId="59097347" w:rsidR="00D30B85" w:rsidRDefault="00D30B85" w:rsidP="00F509F0">
      <w:pPr>
        <w:pStyle w:val="a3"/>
        <w:numPr>
          <w:ilvl w:val="0"/>
          <w:numId w:val="20"/>
        </w:numPr>
        <w:ind w:left="397" w:hanging="227"/>
      </w:pPr>
      <w:r>
        <w:t>Кроме того, запрограммированный принципами его постро</w:t>
      </w:r>
      <w:r>
        <w:t>е</w:t>
      </w:r>
      <w:r>
        <w:t>ния разгром гитлеризма</w:t>
      </w:r>
      <w:r w:rsidRPr="00D30B85">
        <w:rPr>
          <w:vertAlign w:val="superscript"/>
        </w:rPr>
        <w:t>[CCCXLVII]</w:t>
      </w:r>
      <w:r>
        <w:t xml:space="preserve"> должен был показать 1) несосто</w:t>
      </w:r>
      <w:r>
        <w:t>я</w:t>
      </w:r>
      <w:r>
        <w:t>тельность буржуазного либерализма и нацизма (как его ор</w:t>
      </w:r>
      <w:r>
        <w:t>у</w:t>
      </w:r>
      <w:r>
        <w:t>дия) и 2) полную дееспособность коммунизма как альтерн</w:t>
      </w:r>
      <w:r>
        <w:t>а</w:t>
      </w:r>
      <w:r>
        <w:t>тивы капитализму.</w:t>
      </w:r>
    </w:p>
    <w:p w14:paraId="085FE5AB" w14:textId="1978B2A1" w:rsidR="00D30B85" w:rsidRDefault="00D30B85" w:rsidP="00873ABF">
      <w:pPr>
        <w:pStyle w:val="PlainText"/>
      </w:pPr>
      <w:r>
        <w:t>И в общем-то до завершения второй мировой войны со стор</w:t>
      </w:r>
      <w:r>
        <w:t>о</w:t>
      </w:r>
      <w:r>
        <w:t>ны заправил глобальной политики претензий к сталинскому СССР не было. Соответственно СССР и его опыт социалистич</w:t>
      </w:r>
      <w:r>
        <w:t>е</w:t>
      </w:r>
      <w:r>
        <w:t>ского строительства не только пиарили по всему миру, но и ок</w:t>
      </w:r>
      <w:r>
        <w:t>а</w:t>
      </w:r>
      <w:r>
        <w:t xml:space="preserve">зывали реальную экономическую и научно-техническую помощь в индустриализации страны и соответственно </w:t>
      </w:r>
      <w:r w:rsidRPr="00223AAE">
        <w:t>—</w:t>
      </w:r>
      <w:r>
        <w:t xml:space="preserve"> в построении соци</w:t>
      </w:r>
      <w:r>
        <w:t>а</w:t>
      </w:r>
      <w:r>
        <w:t>лизма и коммунизма</w:t>
      </w:r>
      <w:r w:rsidRPr="00D30B85">
        <w:rPr>
          <w:vertAlign w:val="superscript"/>
        </w:rPr>
        <w:t>[CCCXLVIII]</w:t>
      </w:r>
      <w:r>
        <w:t xml:space="preserve">. Как итог пиара, в котором приняли многие тогдашние выдающиеся деятели культуры разных стран, </w:t>
      </w:r>
      <w:r w:rsidRPr="00223AAE">
        <w:t>—</w:t>
      </w:r>
      <w:r>
        <w:t xml:space="preserve"> СССР и, соответственно, идеалы коммунизма, неразрывно св</w:t>
      </w:r>
      <w:r>
        <w:t>я</w:t>
      </w:r>
      <w:r>
        <w:t xml:space="preserve">занные с марксизмом, до </w:t>
      </w:r>
      <w:smartTag w:uri="urn:schemas-microsoft-com:office:smarttags" w:element="metricconverter">
        <w:smartTagPr>
          <w:attr w:name="ProductID" w:val="1956 г"/>
        </w:smartTagPr>
        <w:r>
          <w:t>1956 г</w:t>
        </w:r>
      </w:smartTag>
      <w:r>
        <w:t>., пока Н.С.Хрущёв не выступил на ХХ съезде КПСС с “разоблачением” «культа личности» Стал</w:t>
      </w:r>
      <w:r>
        <w:t>и</w:t>
      </w:r>
      <w:r>
        <w:t>на, б</w:t>
      </w:r>
      <w:r>
        <w:t>ы</w:t>
      </w:r>
      <w:r>
        <w:t>ли популярны по всему миру:</w:t>
      </w:r>
    </w:p>
    <w:p w14:paraId="61FA8DF6" w14:textId="3E377699" w:rsidR="00D30B85" w:rsidRDefault="00D30B85" w:rsidP="00F509F0">
      <w:pPr>
        <w:pStyle w:val="a5"/>
        <w:widowControl w:val="0"/>
      </w:pPr>
      <w:r>
        <w:t>«В умении оправдывать свои деяния и добиваться их одобр</w:t>
      </w:r>
      <w:r>
        <w:t>е</w:t>
      </w:r>
      <w:r>
        <w:t xml:space="preserve">ния Сталин равным образом преуспел и за пределами страны. В течение долгого времени многие </w:t>
      </w:r>
      <w:r>
        <w:lastRenderedPageBreak/>
        <w:t>западные комментаторы были более склонны — лишь отчасти отличаясь друг от друга в те</w:t>
      </w:r>
      <w:r>
        <w:t>р</w:t>
      </w:r>
      <w:r>
        <w:t>минологии — хвалить его за индустриализацию России</w:t>
      </w:r>
      <w:r w:rsidRPr="00D30B85">
        <w:rPr>
          <w:vertAlign w:val="superscript"/>
        </w:rPr>
        <w:t>[CCCXLIX]</w:t>
      </w:r>
      <w:r>
        <w:t>, нежели осуждать за террор. Таким образом сталинская эпоха в знач</w:t>
      </w:r>
      <w:r>
        <w:t>и</w:t>
      </w:r>
      <w:r>
        <w:t>тельной степени интерпретировалась как эпоха великих социал</w:t>
      </w:r>
      <w:r>
        <w:t>ь</w:t>
      </w:r>
      <w:r>
        <w:t>ных перемен, стремительной динамики, перехода от сельскох</w:t>
      </w:r>
      <w:r>
        <w:t>о</w:t>
      </w:r>
      <w:r>
        <w:t>зяйственной экономики к индустриальной. И в некотором смысле это верно» (З.Бжезинский. “Большой провал. Рождение и смерть коммунизма в ХХ веке”).</w:t>
      </w:r>
    </w:p>
    <w:p w14:paraId="64250316" w14:textId="77777777" w:rsidR="00D30B85" w:rsidRDefault="00D30B85" w:rsidP="00873ABF">
      <w:pPr>
        <w:pStyle w:val="PlainText"/>
      </w:pPr>
      <w:r>
        <w:t>Однако признавая исторические факты, З.Бжезинский демо</w:t>
      </w:r>
      <w:r>
        <w:t>н</w:t>
      </w:r>
      <w:r>
        <w:t xml:space="preserve">стрирует непонимание сути самих фактов и глобальной политики: </w:t>
      </w:r>
    </w:p>
    <w:p w14:paraId="7AF45255" w14:textId="77777777" w:rsidR="00D30B85" w:rsidRDefault="00D30B85" w:rsidP="00F509F0">
      <w:pPr>
        <w:pStyle w:val="a3"/>
        <w:numPr>
          <w:ilvl w:val="0"/>
          <w:numId w:val="20"/>
        </w:numPr>
        <w:ind w:left="397" w:hanging="227"/>
      </w:pPr>
      <w:r>
        <w:t>дело не только в Сталине, который вовсе не мотался по всему миру, подавая и продавая себя как гения всех времён и нар</w:t>
      </w:r>
      <w:r>
        <w:t>о</w:t>
      </w:r>
      <w:r>
        <w:t xml:space="preserve">дов, </w:t>
      </w:r>
    </w:p>
    <w:p w14:paraId="0A0783F0" w14:textId="3BE4DD2E" w:rsidR="00D30B85" w:rsidRDefault="00D30B85" w:rsidP="00F509F0">
      <w:pPr>
        <w:pStyle w:val="a3"/>
        <w:numPr>
          <w:ilvl w:val="0"/>
          <w:numId w:val="20"/>
        </w:numPr>
        <w:ind w:left="397" w:hanging="227"/>
      </w:pPr>
      <w:r>
        <w:t>дело в целенаправленном пиаре, который незав</w:t>
      </w:r>
      <w:r>
        <w:t>и</w:t>
      </w:r>
      <w:r>
        <w:t>симо от воли И.В.Сталина осуществлялся по всему миру в русле опред</w:t>
      </w:r>
      <w:r>
        <w:t>е</w:t>
      </w:r>
      <w:r>
        <w:t>лённой глобальной политики преодоления общего кризиса капитализма.</w:t>
      </w:r>
      <w:r w:rsidRPr="00D30B85">
        <w:rPr>
          <w:vertAlign w:val="superscript"/>
        </w:rPr>
        <w:t>[CCCL]</w:t>
      </w:r>
      <w:r>
        <w:t xml:space="preserve"> </w:t>
      </w:r>
    </w:p>
    <w:p w14:paraId="5D5D47CE" w14:textId="77777777" w:rsidR="00D30B85" w:rsidRDefault="00D30B85" w:rsidP="00873ABF">
      <w:pPr>
        <w:pStyle w:val="PlainText"/>
      </w:pPr>
      <w:r>
        <w:t>И соответственно успеху социального эксперимента в СССР, достигнутому в сталинские времена, до начала 1970</w:t>
      </w:r>
      <w:r>
        <w:noBreakHyphen/>
        <w:t>х гг. сове</w:t>
      </w:r>
      <w:r>
        <w:t>т</w:t>
      </w:r>
      <w:r>
        <w:t>ские разведслужбы в общем-то успешно находили во всех слоях буржуазно-либеральных обществ достаточное количество выс</w:t>
      </w:r>
      <w:r>
        <w:t>о</w:t>
      </w:r>
      <w:r>
        <w:t>коинтеллектуальных л</w:t>
      </w:r>
      <w:r>
        <w:t>ю</w:t>
      </w:r>
      <w:r>
        <w:t xml:space="preserve">дей, которые шли на сотрудничество с ними </w:t>
      </w:r>
      <w:r w:rsidRPr="003C78AD">
        <w:rPr>
          <w:i/>
        </w:rPr>
        <w:t>по идейным соображениям, видя в СССР прообраз светлого будущего всего человечества,</w:t>
      </w:r>
      <w:r>
        <w:t xml:space="preserve"> работая не за плату и не под давл</w:t>
      </w:r>
      <w:r>
        <w:t>е</w:t>
      </w:r>
      <w:r>
        <w:t xml:space="preserve">нием шантажа. </w:t>
      </w:r>
    </w:p>
    <w:p w14:paraId="5E989DD3" w14:textId="77777777" w:rsidR="00D30B85" w:rsidRDefault="00D30B85" w:rsidP="00873ABF">
      <w:pPr>
        <w:pStyle w:val="PlainText"/>
      </w:pPr>
      <w:r>
        <w:t xml:space="preserve">Но это </w:t>
      </w:r>
      <w:r w:rsidRPr="00223AAE">
        <w:t>—</w:t>
      </w:r>
      <w:r>
        <w:t xml:space="preserve"> внешне легко видимые аспекты вопроса о роли ма</w:t>
      </w:r>
      <w:r>
        <w:t>р</w:t>
      </w:r>
      <w:r>
        <w:t>ксизма в глобальной политике. Внутренние состоят в том, что:</w:t>
      </w:r>
    </w:p>
    <w:p w14:paraId="1FEB8863" w14:textId="77777777" w:rsidR="00D30B85" w:rsidRDefault="00D30B85" w:rsidP="00F509F0">
      <w:pPr>
        <w:pStyle w:val="a3"/>
        <w:numPr>
          <w:ilvl w:val="0"/>
          <w:numId w:val="20"/>
        </w:numPr>
        <w:ind w:left="397" w:hanging="227"/>
      </w:pPr>
      <w:r>
        <w:t>гонка «потреблятства», характеризующая буржуазный либ</w:t>
      </w:r>
      <w:r>
        <w:t>е</w:t>
      </w:r>
      <w:r>
        <w:t>рализм как образ жизни, была обуздана, что и позволило и</w:t>
      </w:r>
      <w:r>
        <w:t>з</w:t>
      </w:r>
      <w:r>
        <w:t>менить качество жизни общества;</w:t>
      </w:r>
    </w:p>
    <w:p w14:paraId="29DC048D" w14:textId="77777777" w:rsidR="00D30B85" w:rsidRDefault="00D30B85" w:rsidP="00F509F0">
      <w:pPr>
        <w:pStyle w:val="a3"/>
        <w:numPr>
          <w:ilvl w:val="0"/>
          <w:numId w:val="20"/>
        </w:numPr>
        <w:ind w:left="397" w:hanging="227"/>
      </w:pPr>
      <w:r>
        <w:t>в результате этого уровень социальной напряжённости и пр</w:t>
      </w:r>
      <w:r>
        <w:t>о</w:t>
      </w:r>
      <w:r>
        <w:t>тиворечий социальных групп в СССР действительно стал г</w:t>
      </w:r>
      <w:r>
        <w:t>о</w:t>
      </w:r>
      <w:r>
        <w:t>раздо ниже, чем в буржуазно-либеральных обществах, за счёт системы социальной поддержки личности вне зависимости от её происхождения во всех возрастных периодах;</w:t>
      </w:r>
    </w:p>
    <w:p w14:paraId="78A74CBE" w14:textId="77777777" w:rsidR="00D30B85" w:rsidRDefault="00D30B85" w:rsidP="00F509F0">
      <w:pPr>
        <w:pStyle w:val="a3"/>
        <w:numPr>
          <w:ilvl w:val="0"/>
          <w:numId w:val="20"/>
        </w:numPr>
        <w:ind w:left="397" w:hanging="227"/>
      </w:pPr>
      <w:r>
        <w:t>ресурсоотдача системы в глобально-политических проектах выросла;</w:t>
      </w:r>
    </w:p>
    <w:p w14:paraId="453805B7" w14:textId="77777777" w:rsidR="00D30B85" w:rsidRDefault="00D30B85" w:rsidP="00F509F0">
      <w:pPr>
        <w:pStyle w:val="a3"/>
        <w:numPr>
          <w:ilvl w:val="0"/>
          <w:numId w:val="20"/>
        </w:numPr>
        <w:ind w:left="397" w:hanging="227"/>
      </w:pPr>
      <w:r>
        <w:lastRenderedPageBreak/>
        <w:t>власть над социальной системой СССР заправилы глобальной политики сохранили на основе распространения в обществе идей марксизма и эксплуатации его умолчаний (невня</w:t>
      </w:r>
      <w:r>
        <w:t>т</w:t>
      </w:r>
      <w:r>
        <w:t>ность в освещении проблематики права собственности и управления);</w:t>
      </w:r>
    </w:p>
    <w:p w14:paraId="11401E84" w14:textId="77777777" w:rsidR="00D30B85" w:rsidRDefault="00D30B85" w:rsidP="00F509F0">
      <w:pPr>
        <w:pStyle w:val="a3"/>
        <w:numPr>
          <w:ilvl w:val="0"/>
          <w:numId w:val="20"/>
        </w:numPr>
        <w:ind w:left="397" w:hanging="227"/>
      </w:pPr>
      <w:r>
        <w:t xml:space="preserve">были созданы предпосылки к достижению более высокого уровня производительности общественного труда, нежели в капиталистической системе буржуазного либерализма, а тем более </w:t>
      </w:r>
      <w:r w:rsidRPr="00223AAE">
        <w:t>—</w:t>
      </w:r>
      <w:r>
        <w:t xml:space="preserve"> в системе буржуазных диктатур;</w:t>
      </w:r>
    </w:p>
    <w:p w14:paraId="63DF6A0B" w14:textId="77777777" w:rsidR="00D30B85" w:rsidRDefault="00D30B85" w:rsidP="00F509F0">
      <w:pPr>
        <w:pStyle w:val="a3"/>
        <w:numPr>
          <w:ilvl w:val="0"/>
          <w:numId w:val="20"/>
        </w:numPr>
        <w:ind w:left="397" w:hanging="227"/>
      </w:pPr>
      <w:r>
        <w:t>и соответственно это открывало возможности к распростр</w:t>
      </w:r>
      <w:r>
        <w:t>а</w:t>
      </w:r>
      <w:r>
        <w:t>нению достижений социалисти</w:t>
      </w:r>
      <w:r>
        <w:softHyphen/>
        <w:t>ческого строительства в СССР на весь остальной мир.</w:t>
      </w:r>
    </w:p>
    <w:p w14:paraId="0CF41BC4" w14:textId="77777777" w:rsidR="00D30B85" w:rsidRDefault="00D30B85" w:rsidP="00C50FE4">
      <w:pPr>
        <w:pStyle w:val="a7"/>
      </w:pPr>
      <w:r>
        <w:t xml:space="preserve">Но Русь </w:t>
      </w:r>
      <w:r w:rsidRPr="00223AAE">
        <w:t>—</w:t>
      </w:r>
      <w:r>
        <w:t xml:space="preserve"> не лучшее место для постановки экспериментов на тему о том, как придать у</w:t>
      </w:r>
      <w:r>
        <w:t>с</w:t>
      </w:r>
      <w:r>
        <w:t>тойчивость толпо-“элитаризму” в безопасных формах и реализовать принцип идеального р</w:t>
      </w:r>
      <w:r>
        <w:t>а</w:t>
      </w:r>
      <w:r>
        <w:t>бовладения «дурака работа любит и дурак работе рад».</w:t>
      </w:r>
    </w:p>
    <w:p w14:paraId="0BD9D3AC" w14:textId="77777777" w:rsidR="00D30B85" w:rsidRDefault="00D30B85" w:rsidP="00873ABF">
      <w:pPr>
        <w:pStyle w:val="PlainText"/>
      </w:pPr>
      <w:r>
        <w:t>По завершении второй мировой войны И.В.Сталин по сути вынес смертный приговор ма</w:t>
      </w:r>
      <w:r>
        <w:t>р</w:t>
      </w:r>
      <w:r>
        <w:t>ксистскому проекту в своей работе “Экономические проблемы социализма в СССР”:</w:t>
      </w:r>
    </w:p>
    <w:p w14:paraId="3E9A1A11" w14:textId="77777777" w:rsidR="00D30B85" w:rsidRDefault="00D30B85" w:rsidP="00F509F0">
      <w:pPr>
        <w:pStyle w:val="a5"/>
      </w:pPr>
      <w:r>
        <w:t>«Необходимо, в-третьих, добиться такого культурного роста общества, который бы обеспечил всем членам общества всест</w:t>
      </w:r>
      <w:r>
        <w:t>о</w:t>
      </w:r>
      <w:r>
        <w:t>роннее развитие их физических и ум</w:t>
      </w:r>
      <w:r>
        <w:softHyphen/>
        <w:t>ственных способностей, чт</w:t>
      </w:r>
      <w:r>
        <w:t>о</w:t>
      </w:r>
      <w:r>
        <w:t>бы члены общества имели возможность получить образование, достаточное для то</w:t>
      </w:r>
      <w:r>
        <w:softHyphen/>
        <w:t xml:space="preserve">го, чтобы </w:t>
      </w:r>
      <w:r>
        <w:rPr>
          <w:i/>
        </w:rPr>
        <w:t>стать активными деятелями о</w:t>
      </w:r>
      <w:r>
        <w:rPr>
          <w:i/>
        </w:rPr>
        <w:t>б</w:t>
      </w:r>
      <w:r>
        <w:rPr>
          <w:i/>
        </w:rPr>
        <w:t>ще</w:t>
      </w:r>
      <w:r>
        <w:rPr>
          <w:i/>
        </w:rPr>
        <w:softHyphen/>
        <w:t>ственного развития...</w:t>
      </w:r>
      <w:r>
        <w:t>» (“Экономические проблемы соци</w:t>
      </w:r>
      <w:r>
        <w:t>а</w:t>
      </w:r>
      <w:r>
        <w:t xml:space="preserve">лизма в СССР”, стр. 68, отд. изд. </w:t>
      </w:r>
      <w:smartTag w:uri="urn:schemas-microsoft-com:office:smarttags" w:element="metricconverter">
        <w:smartTagPr>
          <w:attr w:name="ProductID" w:val="1952 г"/>
        </w:smartTagPr>
        <w:r>
          <w:t>1952 г</w:t>
        </w:r>
      </w:smartTag>
      <w:r>
        <w:t>., текст выделен н</w:t>
      </w:r>
      <w:r>
        <w:t>а</w:t>
      </w:r>
      <w:r>
        <w:t>ми).</w:t>
      </w:r>
    </w:p>
    <w:p w14:paraId="38E6DAF0" w14:textId="77777777" w:rsidR="00D30B85" w:rsidRDefault="00D30B85" w:rsidP="00873ABF">
      <w:pPr>
        <w:pStyle w:val="PlainText"/>
      </w:pPr>
      <w:r>
        <w:t>Выделенное курсивом в последней фразе предполагает ко</w:t>
      </w:r>
      <w:r>
        <w:t>н</w:t>
      </w:r>
      <w:r>
        <w:t>цептуальную властность общества, устойчиво и гарантированно воспроизводимую в преемственности поколений, и соответстве</w:t>
      </w:r>
      <w:r>
        <w:t>н</w:t>
      </w:r>
      <w:r>
        <w:t xml:space="preserve">но </w:t>
      </w:r>
      <w:r w:rsidRPr="00223AAE">
        <w:t>—</w:t>
      </w:r>
      <w:r>
        <w:t xml:space="preserve"> прекращение эпохи толпо-“элитаризма” и власти над общ</w:t>
      </w:r>
      <w:r>
        <w:t>е</w:t>
      </w:r>
      <w:r>
        <w:t>ством каких бы то ни было зак</w:t>
      </w:r>
      <w:r>
        <w:t>у</w:t>
      </w:r>
      <w:r>
        <w:t xml:space="preserve">лисных мафий. </w:t>
      </w:r>
    </w:p>
    <w:p w14:paraId="0B69FE16" w14:textId="77777777" w:rsidR="00D30B85" w:rsidRDefault="00D30B85" w:rsidP="00873ABF">
      <w:pPr>
        <w:pStyle w:val="PlainText"/>
      </w:pPr>
      <w:r>
        <w:t xml:space="preserve">И далее И.В.Сталин продолжает говорить о будущем, </w:t>
      </w:r>
      <w:r w:rsidRPr="00DA175B">
        <w:rPr>
          <w:b/>
        </w:rPr>
        <w:t>ма</w:t>
      </w:r>
      <w:r w:rsidRPr="00DA175B">
        <w:rPr>
          <w:b/>
        </w:rPr>
        <w:t>т</w:t>
      </w:r>
      <w:r w:rsidRPr="00DA175B">
        <w:rPr>
          <w:b/>
        </w:rPr>
        <w:t>рично-эгрегориально програ</w:t>
      </w:r>
      <w:r w:rsidRPr="00DA175B">
        <w:rPr>
          <w:b/>
        </w:rPr>
        <w:t>м</w:t>
      </w:r>
      <w:r w:rsidRPr="00DA175B">
        <w:rPr>
          <w:b/>
        </w:rPr>
        <w:t>мируя его</w:t>
      </w:r>
      <w:r>
        <w:t>:</w:t>
      </w:r>
    </w:p>
    <w:p w14:paraId="7C453DBF" w14:textId="77777777" w:rsidR="00D30B85" w:rsidRDefault="00D30B85" w:rsidP="00F509F0">
      <w:pPr>
        <w:pStyle w:val="a5"/>
      </w:pPr>
      <w:r>
        <w:t>«Было бы неправильно думать, что можно добиться такого серьезного культурного роста членов общества без серьёзных и</w:t>
      </w:r>
      <w:r>
        <w:t>з</w:t>
      </w:r>
      <w:r>
        <w:t>менений в нынешнем положении труда. Для этого нужно прежде всего сократить рабочий день по крайней мере до 6, а потом и до 5 часов. Это необходи</w:t>
      </w:r>
      <w:r>
        <w:softHyphen/>
        <w:t>мо для того, чтобы члены общества п</w:t>
      </w:r>
      <w:r>
        <w:t>о</w:t>
      </w:r>
      <w:r>
        <w:t xml:space="preserve">лучили достаточно </w:t>
      </w:r>
      <w:r>
        <w:lastRenderedPageBreak/>
        <w:t>свободного времени, необходимого для пол</w:t>
      </w:r>
      <w:r>
        <w:t>у</w:t>
      </w:r>
      <w:r>
        <w:t>чения всестороннего образования. Для этого нужно, далее, ввести общеобязательное политехническое обуч</w:t>
      </w:r>
      <w:r>
        <w:t>е</w:t>
      </w:r>
      <w:r>
        <w:t>ние, не</w:t>
      </w:r>
      <w:r>
        <w:softHyphen/>
        <w:t>обходимое для того, чтобы члены общества имели воз</w:t>
      </w:r>
      <w:r>
        <w:softHyphen/>
        <w:t>мож</w:t>
      </w:r>
      <w:r>
        <w:softHyphen/>
        <w:t>ность свободно выб</w:t>
      </w:r>
      <w:r>
        <w:t>и</w:t>
      </w:r>
      <w:r>
        <w:t>рать профе</w:t>
      </w:r>
      <w:r>
        <w:t>с</w:t>
      </w:r>
      <w:r>
        <w:t>сию и не быть прикованными на всю жизнь к одной какой-либо про</w:t>
      </w:r>
      <w:r>
        <w:softHyphen/>
        <w:t>фессии. Для этого нужно дальше коренным обр</w:t>
      </w:r>
      <w:r>
        <w:t>а</w:t>
      </w:r>
      <w:r>
        <w:t>зом улучшить жилищные условия и поднять реальную зарпла</w:t>
      </w:r>
      <w:r>
        <w:softHyphen/>
        <w:t>ту рабочих и служащих минимум вдвое, если не больше как путем прямого повышения денежной зарплаты, так и особенно путем дальнейшего систематического снижения цен на предметы масс</w:t>
      </w:r>
      <w:r>
        <w:t>о</w:t>
      </w:r>
      <w:r>
        <w:t>вого потребл</w:t>
      </w:r>
      <w:r>
        <w:t>е</w:t>
      </w:r>
      <w:r>
        <w:t>ния.</w:t>
      </w:r>
    </w:p>
    <w:p w14:paraId="075ECB97" w14:textId="77777777" w:rsidR="00D30B85" w:rsidRDefault="00D30B85" w:rsidP="00F509F0">
      <w:pPr>
        <w:pStyle w:val="a5"/>
      </w:pPr>
      <w:r>
        <w:t>Таковы основные условия подготовки перехода к коммуни</w:t>
      </w:r>
      <w:r>
        <w:t>з</w:t>
      </w:r>
      <w:r>
        <w:t>му» (“Экономические проблемы с</w:t>
      </w:r>
      <w:r>
        <w:t>о</w:t>
      </w:r>
      <w:r>
        <w:t xml:space="preserve">циализма в СССР”, стр. 69). </w:t>
      </w:r>
    </w:p>
    <w:p w14:paraId="5AB5156E" w14:textId="77777777" w:rsidR="00D30B85" w:rsidRDefault="00D30B85" w:rsidP="00873ABF">
      <w:pPr>
        <w:pStyle w:val="PlainText"/>
      </w:pPr>
      <w:r>
        <w:t xml:space="preserve">Но это </w:t>
      </w:r>
      <w:r w:rsidRPr="00223AAE">
        <w:t>—</w:t>
      </w:r>
      <w:r>
        <w:t xml:space="preserve"> не пустые декларации о благонамеренности, п</w:t>
      </w:r>
      <w:r>
        <w:t>о</w:t>
      </w:r>
      <w:r>
        <w:t>скольку И.В.Сталин обнажил п</w:t>
      </w:r>
      <w:r>
        <w:t>о</w:t>
      </w:r>
      <w:r>
        <w:t>работительную суть марксизма, чем поставил общество перед вопросом о выработке освобод</w:t>
      </w:r>
      <w:r>
        <w:t>и</w:t>
      </w:r>
      <w:r>
        <w:t>тельной альтерн</w:t>
      </w:r>
      <w:r>
        <w:t>а</w:t>
      </w:r>
      <w:r>
        <w:t xml:space="preserve">тивы поработительному марксистскому проекту: </w:t>
      </w:r>
    </w:p>
    <w:p w14:paraId="7003F1ED" w14:textId="77777777" w:rsidR="00D30B85" w:rsidRDefault="00D30B85" w:rsidP="00F509F0">
      <w:pPr>
        <w:pStyle w:val="a5"/>
      </w:pPr>
      <w:r>
        <w:t>«... наше товарное произ</w:t>
      </w:r>
      <w:r>
        <w:softHyphen/>
        <w:t>водство коренным образом отличае</w:t>
      </w:r>
      <w:r>
        <w:t>т</w:t>
      </w:r>
      <w:r>
        <w:t>ся от товарного производства при капитализме» (“Эконо</w:t>
      </w:r>
      <w:r>
        <w:softHyphen/>
        <w:t>мичес</w:t>
      </w:r>
      <w:r>
        <w:softHyphen/>
        <w:t>кие проблемы ...”, стр. 18).</w:t>
      </w:r>
    </w:p>
    <w:p w14:paraId="6265108D" w14:textId="77777777" w:rsidR="00D30B85" w:rsidRDefault="00D30B85" w:rsidP="00873ABF">
      <w:pPr>
        <w:pStyle w:val="PlainText"/>
      </w:pPr>
      <w:r>
        <w:t>Это действительно было так, поскольку налогово-до</w:t>
      </w:r>
      <w:r>
        <w:softHyphen/>
        <w:t>тационный механизм был ориентир</w:t>
      </w:r>
      <w:r>
        <w:t>о</w:t>
      </w:r>
      <w:r>
        <w:t>ван на снижение цен по мере роста производства. И после приведённой фразы И.В.Сталин пр</w:t>
      </w:r>
      <w:r>
        <w:t>о</w:t>
      </w:r>
      <w:r>
        <w:t>до</w:t>
      </w:r>
      <w:r>
        <w:t>л</w:t>
      </w:r>
      <w:r>
        <w:t xml:space="preserve">жает: </w:t>
      </w:r>
    </w:p>
    <w:p w14:paraId="5A38CA03" w14:textId="77777777" w:rsidR="00D30B85" w:rsidRDefault="00D30B85" w:rsidP="00F509F0">
      <w:pPr>
        <w:pStyle w:val="a5"/>
      </w:pPr>
      <w:r>
        <w:t>«Более того, я думаю, что необ</w:t>
      </w:r>
      <w:r>
        <w:softHyphen/>
        <w:t>ходимо откинуть и некоторые другие понятия, взятые из “Кап</w:t>
      </w:r>
      <w:r>
        <w:t>и</w:t>
      </w:r>
      <w:r>
        <w:t>тала” Маркса, ... искусственно приклеи</w:t>
      </w:r>
      <w:r>
        <w:softHyphen/>
        <w:t>ваемые к нашим социалистическим отношениям. Я имею в виду, между прочим, такие понятия, как “необходимый” и “прибавочный” труд, “необ</w:t>
      </w:r>
      <w:r>
        <w:softHyphen/>
        <w:t>ходимый” и “прибаво</w:t>
      </w:r>
      <w:r>
        <w:t>ч</w:t>
      </w:r>
      <w:r>
        <w:t>ный” продукт, “необходимое” и “при</w:t>
      </w:r>
      <w:r>
        <w:softHyphen/>
        <w:t>бавочное” время. ( ... )</w:t>
      </w:r>
    </w:p>
    <w:p w14:paraId="4FAAB84B" w14:textId="77777777" w:rsidR="00D30B85" w:rsidRDefault="00D30B85" w:rsidP="00F509F0">
      <w:pPr>
        <w:pStyle w:val="a5"/>
      </w:pPr>
      <w:r>
        <w:t>Я думаю, что наши экономисты должны покончить с этим несоответствием между старыми п</w:t>
      </w:r>
      <w:r>
        <w:t>о</w:t>
      </w:r>
      <w:r>
        <w:t>нятиями и новым положением вещей в нашей социал</w:t>
      </w:r>
      <w:r>
        <w:t>и</w:t>
      </w:r>
      <w:r>
        <w:t>стической стране, заменив старые понятия новыми, соо</w:t>
      </w:r>
      <w:r>
        <w:t>т</w:t>
      </w:r>
      <w:r>
        <w:t>ветствую</w:t>
      </w:r>
      <w:r>
        <w:softHyphen/>
        <w:t>щими новому положению.</w:t>
      </w:r>
    </w:p>
    <w:p w14:paraId="636D01F7" w14:textId="77777777" w:rsidR="00D30B85" w:rsidRDefault="00D30B85" w:rsidP="00F509F0">
      <w:pPr>
        <w:pStyle w:val="a5"/>
      </w:pPr>
      <w:r>
        <w:t>Мы могли терпеть это несоответствие до известного времени, но теперь пришло время, когда мы должны, наконец, ликвидир</w:t>
      </w:r>
      <w:r>
        <w:t>о</w:t>
      </w:r>
      <w:r>
        <w:t xml:space="preserve">вать это несоответствие» </w:t>
      </w:r>
      <w:r>
        <w:lastRenderedPageBreak/>
        <w:t>(“Экономические проблемы социализма в СССР”, стр. 18, 19).</w:t>
      </w:r>
    </w:p>
    <w:p w14:paraId="67F15012" w14:textId="77777777" w:rsidR="00D30B85" w:rsidRDefault="00D30B85" w:rsidP="00C50FE4">
      <w:pPr>
        <w:pStyle w:val="a7"/>
      </w:pPr>
      <w:r>
        <w:t>Если из политэкономии марксизма изъять упомянутые Ст</w:t>
      </w:r>
      <w:r>
        <w:t>а</w:t>
      </w:r>
      <w:r>
        <w:t>линым понятия, то от неё ничего не останется, со всеми в</w:t>
      </w:r>
      <w:r>
        <w:t>ы</w:t>
      </w:r>
      <w:r>
        <w:t>текающими из этого для марксизма последс</w:t>
      </w:r>
      <w:r>
        <w:t>т</w:t>
      </w:r>
      <w:r>
        <w:t>ви</w:t>
      </w:r>
      <w:r>
        <w:softHyphen/>
        <w:t>ями.</w:t>
      </w:r>
    </w:p>
    <w:p w14:paraId="2F99BF99" w14:textId="77777777" w:rsidR="00D30B85" w:rsidRDefault="00D30B85" w:rsidP="00873ABF">
      <w:pPr>
        <w:pStyle w:val="PlainText"/>
      </w:pPr>
      <w:r>
        <w:t>Вместе с «прибавочным продуктом» и прочим изчез</w:t>
      </w:r>
      <w:r>
        <w:softHyphen/>
        <w:t>нет мираж «прибавочной стоимости», которая якобы су</w:t>
      </w:r>
      <w:r>
        <w:softHyphen/>
        <w:t>ществует и которую эксплуататоры присваивают, но ко</w:t>
      </w:r>
      <w:r>
        <w:softHyphen/>
        <w:t>то</w:t>
      </w:r>
      <w:r>
        <w:softHyphen/>
        <w:t>рую Сталин не упомянул я</w:t>
      </w:r>
      <w:r>
        <w:t>в</w:t>
      </w:r>
      <w:r>
        <w:t xml:space="preserve">но. </w:t>
      </w:r>
    </w:p>
    <w:p w14:paraId="38580A21" w14:textId="77777777" w:rsidR="00D30B85" w:rsidRDefault="00D30B85" w:rsidP="00C50FE4">
      <w:pPr>
        <w:pStyle w:val="a7"/>
      </w:pPr>
      <w:r>
        <w:t>В приведённом фрагменте И.В.Ста</w:t>
      </w:r>
      <w:r>
        <w:softHyphen/>
        <w:t xml:space="preserve">лин </w:t>
      </w:r>
      <w:r>
        <w:rPr>
          <w:i/>
          <w:u w:val="single"/>
        </w:rPr>
        <w:t>пря</w:t>
      </w:r>
      <w:r>
        <w:rPr>
          <w:i/>
          <w:u w:val="single"/>
        </w:rPr>
        <w:softHyphen/>
        <w:t>мо ука</w:t>
      </w:r>
      <w:r>
        <w:rPr>
          <w:i/>
          <w:u w:val="single"/>
        </w:rPr>
        <w:softHyphen/>
        <w:t xml:space="preserve">зал </w:t>
      </w:r>
      <w:r>
        <w:t xml:space="preserve">на </w:t>
      </w:r>
      <w:r>
        <w:rPr>
          <w:b/>
          <w:i/>
        </w:rPr>
        <w:t>мет</w:t>
      </w:r>
      <w:r>
        <w:rPr>
          <w:b/>
          <w:i/>
        </w:rPr>
        <w:softHyphen/>
        <w:t>ро</w:t>
      </w:r>
      <w:r>
        <w:rPr>
          <w:b/>
          <w:i/>
        </w:rPr>
        <w:softHyphen/>
        <w:t>ло</w:t>
      </w:r>
      <w:r>
        <w:rPr>
          <w:b/>
          <w:i/>
        </w:rPr>
        <w:softHyphen/>
        <w:t>ги</w:t>
      </w:r>
      <w:r>
        <w:rPr>
          <w:b/>
          <w:i/>
        </w:rPr>
        <w:softHyphen/>
        <w:t>че</w:t>
      </w:r>
      <w:r>
        <w:rPr>
          <w:b/>
          <w:i/>
        </w:rPr>
        <w:softHyphen/>
        <w:t>скую не</w:t>
      </w:r>
      <w:r>
        <w:rPr>
          <w:b/>
          <w:i/>
        </w:rPr>
        <w:softHyphen/>
        <w:t>со</w:t>
      </w:r>
      <w:r>
        <w:rPr>
          <w:b/>
          <w:i/>
        </w:rPr>
        <w:softHyphen/>
        <w:t>стоя</w:t>
      </w:r>
      <w:r>
        <w:rPr>
          <w:b/>
          <w:i/>
        </w:rPr>
        <w:softHyphen/>
        <w:t>тель</w:t>
      </w:r>
      <w:r>
        <w:rPr>
          <w:b/>
          <w:i/>
        </w:rPr>
        <w:softHyphen/>
        <w:t xml:space="preserve">ность </w:t>
      </w:r>
      <w:r>
        <w:t>мар</w:t>
      </w:r>
      <w:r>
        <w:softHyphen/>
        <w:t>кси</w:t>
      </w:r>
      <w:r>
        <w:softHyphen/>
        <w:t>ст</w:t>
      </w:r>
      <w:r>
        <w:softHyphen/>
        <w:t>ской по</w:t>
      </w:r>
      <w:r>
        <w:softHyphen/>
        <w:t>лит</w:t>
      </w:r>
      <w:r>
        <w:softHyphen/>
        <w:t>эко</w:t>
      </w:r>
      <w:r>
        <w:softHyphen/>
        <w:t>но</w:t>
      </w:r>
      <w:r>
        <w:softHyphen/>
        <w:t xml:space="preserve">мии: </w:t>
      </w:r>
    </w:p>
    <w:p w14:paraId="24895AA6" w14:textId="77777777" w:rsidR="00D30B85" w:rsidRDefault="00D30B85" w:rsidP="00C50FE4">
      <w:pPr>
        <w:pStyle w:val="a7"/>
      </w:pPr>
      <w:r>
        <w:t>Все пе</w:t>
      </w:r>
      <w:r>
        <w:softHyphen/>
        <w:t>ре</w:t>
      </w:r>
      <w:r>
        <w:softHyphen/>
        <w:t>чис</w:t>
      </w:r>
      <w:r>
        <w:softHyphen/>
        <w:t>лен</w:t>
      </w:r>
      <w:r>
        <w:softHyphen/>
        <w:t xml:space="preserve">ные им </w:t>
      </w:r>
      <w:r>
        <w:rPr>
          <w:i/>
        </w:rPr>
        <w:t>её из</w:t>
      </w:r>
      <w:r>
        <w:rPr>
          <w:i/>
        </w:rPr>
        <w:softHyphen/>
        <w:t>на</w:t>
      </w:r>
      <w:r>
        <w:rPr>
          <w:i/>
        </w:rPr>
        <w:softHyphen/>
        <w:t>чаль</w:t>
      </w:r>
      <w:r>
        <w:rPr>
          <w:i/>
        </w:rPr>
        <w:softHyphen/>
        <w:t>ные ка</w:t>
      </w:r>
      <w:r>
        <w:rPr>
          <w:i/>
        </w:rPr>
        <w:softHyphen/>
        <w:t>те</w:t>
      </w:r>
      <w:r>
        <w:rPr>
          <w:i/>
        </w:rPr>
        <w:softHyphen/>
        <w:t>го</w:t>
      </w:r>
      <w:r>
        <w:rPr>
          <w:i/>
        </w:rPr>
        <w:softHyphen/>
        <w:t xml:space="preserve">рии </w:t>
      </w:r>
      <w:r>
        <w:t>не</w:t>
      </w:r>
      <w:r>
        <w:softHyphen/>
        <w:t>раз</w:t>
      </w:r>
      <w:r>
        <w:softHyphen/>
        <w:t>ли</w:t>
      </w:r>
      <w:r>
        <w:softHyphen/>
        <w:t>чи</w:t>
      </w:r>
      <w:r>
        <w:softHyphen/>
        <w:t>мы в про</w:t>
      </w:r>
      <w:r>
        <w:softHyphen/>
        <w:t>цес</w:t>
      </w:r>
      <w:r>
        <w:softHyphen/>
        <w:t>се прак</w:t>
      </w:r>
      <w:r>
        <w:softHyphen/>
        <w:t>ти</w:t>
      </w:r>
      <w:r>
        <w:softHyphen/>
        <w:t>че</w:t>
      </w:r>
      <w:r>
        <w:softHyphen/>
        <w:t>ской хо</w:t>
      </w:r>
      <w:r>
        <w:softHyphen/>
        <w:t>зяй</w:t>
      </w:r>
      <w:r>
        <w:softHyphen/>
        <w:t>ст</w:t>
      </w:r>
      <w:r>
        <w:softHyphen/>
        <w:t>вен</w:t>
      </w:r>
      <w:r>
        <w:softHyphen/>
        <w:t>ной дея</w:t>
      </w:r>
      <w:r>
        <w:softHyphen/>
        <w:t>тель</w:t>
      </w:r>
      <w:r>
        <w:softHyphen/>
        <w:t>но</w:t>
      </w:r>
      <w:r>
        <w:softHyphen/>
        <w:t>сти. Вслед</w:t>
      </w:r>
      <w:r>
        <w:softHyphen/>
        <w:t>ст</w:t>
      </w:r>
      <w:r>
        <w:softHyphen/>
        <w:t>вие это</w:t>
      </w:r>
      <w:r>
        <w:softHyphen/>
        <w:t xml:space="preserve">го они </w:t>
      </w:r>
      <w:r>
        <w:rPr>
          <w:i/>
        </w:rPr>
        <w:t>объ</w:t>
      </w:r>
      <w:r>
        <w:rPr>
          <w:i/>
        </w:rPr>
        <w:softHyphen/>
        <w:t>ек</w:t>
      </w:r>
      <w:r>
        <w:rPr>
          <w:i/>
        </w:rPr>
        <w:softHyphen/>
        <w:t>тив</w:t>
      </w:r>
      <w:r>
        <w:rPr>
          <w:i/>
        </w:rPr>
        <w:softHyphen/>
        <w:t>но не под</w:t>
      </w:r>
      <w:r>
        <w:rPr>
          <w:i/>
        </w:rPr>
        <w:softHyphen/>
        <w:t>да</w:t>
      </w:r>
      <w:r>
        <w:rPr>
          <w:i/>
        </w:rPr>
        <w:softHyphen/>
        <w:t>ют</w:t>
      </w:r>
      <w:r>
        <w:rPr>
          <w:i/>
        </w:rPr>
        <w:softHyphen/>
        <w:t>ся из</w:t>
      </w:r>
      <w:r>
        <w:rPr>
          <w:i/>
        </w:rPr>
        <w:softHyphen/>
        <w:t>ме</w:t>
      </w:r>
      <w:r>
        <w:rPr>
          <w:i/>
        </w:rPr>
        <w:softHyphen/>
        <w:t>ре</w:t>
      </w:r>
      <w:r>
        <w:rPr>
          <w:i/>
        </w:rPr>
        <w:softHyphen/>
        <w:t xml:space="preserve">нию. </w:t>
      </w:r>
      <w:r>
        <w:t>По</w:t>
      </w:r>
      <w:r>
        <w:softHyphen/>
        <w:t>это</w:t>
      </w:r>
      <w:r>
        <w:softHyphen/>
        <w:t>му они не мо</w:t>
      </w:r>
      <w:r>
        <w:softHyphen/>
        <w:t>гут быть вве</w:t>
      </w:r>
      <w:r>
        <w:softHyphen/>
        <w:t>де</w:t>
      </w:r>
      <w:r>
        <w:softHyphen/>
        <w:t>ны в прак</w:t>
      </w:r>
      <w:r>
        <w:softHyphen/>
        <w:t>ти</w:t>
      </w:r>
      <w:r>
        <w:softHyphen/>
        <w:t>че</w:t>
      </w:r>
      <w:r>
        <w:softHyphen/>
        <w:t>скую бух</w:t>
      </w:r>
      <w:r>
        <w:softHyphen/>
        <w:t>гал</w:t>
      </w:r>
      <w:r>
        <w:softHyphen/>
        <w:t>те</w:t>
      </w:r>
      <w:r>
        <w:softHyphen/>
        <w:t>рию ни на уров</w:t>
      </w:r>
      <w:r>
        <w:softHyphen/>
        <w:t>не пред</w:t>
      </w:r>
      <w:r>
        <w:softHyphen/>
        <w:t>при</w:t>
      </w:r>
      <w:r>
        <w:softHyphen/>
        <w:t>ятия, ни на уров</w:t>
      </w:r>
      <w:r>
        <w:softHyphen/>
        <w:t>не Гос</w:t>
      </w:r>
      <w:r>
        <w:softHyphen/>
        <w:t>пла</w:t>
      </w:r>
      <w:r>
        <w:softHyphen/>
        <w:t>на и Гос</w:t>
      </w:r>
      <w:r>
        <w:softHyphen/>
        <w:t>ком</w:t>
      </w:r>
      <w:r>
        <w:softHyphen/>
        <w:t>ста</w:t>
      </w:r>
      <w:r>
        <w:softHyphen/>
        <w:t xml:space="preserve">та. </w:t>
      </w:r>
    </w:p>
    <w:p w14:paraId="446750CC" w14:textId="77777777" w:rsidR="00D30B85" w:rsidRDefault="00D30B85" w:rsidP="00C50FE4">
      <w:pPr>
        <w:pStyle w:val="a7"/>
      </w:pPr>
      <w:r>
        <w:t>Это оз</w:t>
      </w:r>
      <w:r>
        <w:softHyphen/>
        <w:t>на</w:t>
      </w:r>
      <w:r>
        <w:softHyphen/>
        <w:t>ча</w:t>
      </w:r>
      <w:r>
        <w:softHyphen/>
        <w:t>ет, что мар</w:t>
      </w:r>
      <w:r>
        <w:softHyphen/>
        <w:t>кси</w:t>
      </w:r>
      <w:r>
        <w:softHyphen/>
        <w:t>ст</w:t>
      </w:r>
      <w:r>
        <w:softHyphen/>
        <w:t>ская по</w:t>
      </w:r>
      <w:r>
        <w:softHyphen/>
        <w:t>лит</w:t>
      </w:r>
      <w:r>
        <w:softHyphen/>
        <w:t>эко</w:t>
      </w:r>
      <w:r>
        <w:softHyphen/>
        <w:t>но</w:t>
      </w:r>
      <w:r>
        <w:softHyphen/>
        <w:t xml:space="preserve">мия </w:t>
      </w:r>
      <w:r>
        <w:rPr>
          <w:i/>
        </w:rPr>
        <w:t>об</w:t>
      </w:r>
      <w:r>
        <w:rPr>
          <w:i/>
        </w:rPr>
        <w:softHyphen/>
        <w:t>ще</w:t>
      </w:r>
      <w:r>
        <w:rPr>
          <w:i/>
        </w:rPr>
        <w:softHyphen/>
        <w:t>ст</w:t>
      </w:r>
      <w:r>
        <w:rPr>
          <w:i/>
        </w:rPr>
        <w:softHyphen/>
        <w:t>вен</w:t>
      </w:r>
      <w:r>
        <w:rPr>
          <w:i/>
        </w:rPr>
        <w:softHyphen/>
        <w:t>но вред</w:t>
      </w:r>
      <w:r>
        <w:rPr>
          <w:i/>
        </w:rPr>
        <w:softHyphen/>
        <w:t xml:space="preserve">на, </w:t>
      </w:r>
      <w:r>
        <w:t>по</w:t>
      </w:r>
      <w:r>
        <w:softHyphen/>
        <w:t>сколь</w:t>
      </w:r>
      <w:r>
        <w:softHyphen/>
        <w:t>ку на её ос</w:t>
      </w:r>
      <w:r>
        <w:softHyphen/>
        <w:t>но</w:t>
      </w:r>
      <w:r>
        <w:softHyphen/>
        <w:t>ве не</w:t>
      </w:r>
      <w:r>
        <w:softHyphen/>
        <w:t>воз</w:t>
      </w:r>
      <w:r>
        <w:softHyphen/>
        <w:t>мо</w:t>
      </w:r>
      <w:r>
        <w:softHyphen/>
        <w:t>жен управ</w:t>
      </w:r>
      <w:r>
        <w:softHyphen/>
        <w:t>лен</w:t>
      </w:r>
      <w:r>
        <w:softHyphen/>
        <w:t>че</w:t>
      </w:r>
      <w:r>
        <w:softHyphen/>
        <w:t>ски зна</w:t>
      </w:r>
      <w:r>
        <w:softHyphen/>
        <w:t>чи</w:t>
      </w:r>
      <w:r>
        <w:softHyphen/>
        <w:t>мый бух</w:t>
      </w:r>
      <w:r>
        <w:softHyphen/>
        <w:t>гал</w:t>
      </w:r>
      <w:r>
        <w:softHyphen/>
        <w:t>тер</w:t>
      </w:r>
      <w:r>
        <w:softHyphen/>
        <w:t>ский учёт, и сверх то</w:t>
      </w:r>
      <w:r>
        <w:softHyphen/>
        <w:t>го её про</w:t>
      </w:r>
      <w:r>
        <w:softHyphen/>
        <w:t>па</w:t>
      </w:r>
      <w:r>
        <w:softHyphen/>
        <w:t>ган</w:t>
      </w:r>
      <w:r>
        <w:softHyphen/>
        <w:t>да из</w:t>
      </w:r>
      <w:r>
        <w:softHyphen/>
        <w:t>вра</w:t>
      </w:r>
      <w:r>
        <w:softHyphen/>
        <w:t>ща</w:t>
      </w:r>
      <w:r>
        <w:softHyphen/>
        <w:t>ет пред</w:t>
      </w:r>
      <w:r>
        <w:softHyphen/>
        <w:t>став</w:t>
      </w:r>
      <w:r>
        <w:softHyphen/>
        <w:t>ле</w:t>
      </w:r>
      <w:r>
        <w:softHyphen/>
        <w:t>ния лю</w:t>
      </w:r>
      <w:r>
        <w:softHyphen/>
        <w:t>дей о те</w:t>
      </w:r>
      <w:r>
        <w:softHyphen/>
        <w:t>че</w:t>
      </w:r>
      <w:r>
        <w:softHyphen/>
        <w:t>нии в об</w:t>
      </w:r>
      <w:r>
        <w:softHyphen/>
        <w:t>ще</w:t>
      </w:r>
      <w:r>
        <w:softHyphen/>
        <w:t>ст</w:t>
      </w:r>
      <w:r>
        <w:softHyphen/>
        <w:t>ве про</w:t>
      </w:r>
      <w:r>
        <w:softHyphen/>
        <w:t>цес</w:t>
      </w:r>
      <w:r>
        <w:softHyphen/>
        <w:t>сов про</w:t>
      </w:r>
      <w:r>
        <w:softHyphen/>
        <w:t>из</w:t>
      </w:r>
      <w:r>
        <w:softHyphen/>
        <w:t>вод</w:t>
      </w:r>
      <w:r>
        <w:softHyphen/>
        <w:t>ст</w:t>
      </w:r>
      <w:r>
        <w:softHyphen/>
        <w:t>ва и распре</w:t>
      </w:r>
      <w:r>
        <w:softHyphen/>
        <w:t>де</w:t>
      </w:r>
      <w:r>
        <w:softHyphen/>
        <w:t>ле</w:t>
      </w:r>
      <w:r>
        <w:softHyphen/>
        <w:t>ния и об управ</w:t>
      </w:r>
      <w:r>
        <w:softHyphen/>
        <w:t>ле</w:t>
      </w:r>
      <w:r>
        <w:softHyphen/>
        <w:t>нии ими.</w:t>
      </w:r>
    </w:p>
    <w:p w14:paraId="4A936851" w14:textId="23A9F83E" w:rsidR="00D30B85" w:rsidRDefault="00D30B85" w:rsidP="00873ABF">
      <w:pPr>
        <w:pStyle w:val="PlainText"/>
      </w:pPr>
      <w:r>
        <w:t xml:space="preserve">Но политэкономия марксизма </w:t>
      </w:r>
      <w:r w:rsidRPr="00223AAE">
        <w:t>—</w:t>
      </w:r>
      <w:r>
        <w:t xml:space="preserve"> следствие философии ма</w:t>
      </w:r>
      <w:r>
        <w:t>р</w:t>
      </w:r>
      <w:r>
        <w:t xml:space="preserve">ксизма, и соответственно, </w:t>
      </w:r>
      <w:r w:rsidRPr="00223AAE">
        <w:t>—</w:t>
      </w:r>
      <w:r>
        <w:t xml:space="preserve"> указав на метрологическую нес</w:t>
      </w:r>
      <w:r>
        <w:t>о</w:t>
      </w:r>
      <w:r>
        <w:t>стоятельность политэкономии марксизма, И.В.Сталин намекнул на необходимость ревизии философии марксизма</w:t>
      </w:r>
      <w:r w:rsidRPr="00D30B85">
        <w:rPr>
          <w:vertAlign w:val="superscript"/>
        </w:rPr>
        <w:t>[CCCLI]</w:t>
      </w:r>
      <w:r>
        <w:t>, проведение которой неизбежно приводит к выработке более эффективной ф</w:t>
      </w:r>
      <w:r>
        <w:t>и</w:t>
      </w:r>
      <w:r>
        <w:t>лософии, что и открывает пути к общедоступности концептуал</w:t>
      </w:r>
      <w:r>
        <w:t>ь</w:t>
      </w:r>
      <w:r>
        <w:t>ной властности и тем самым действительно прекращает эпоху толпо-“элита</w:t>
      </w:r>
      <w:r>
        <w:softHyphen/>
        <w:t>риз</w:t>
      </w:r>
      <w:r>
        <w:softHyphen/>
        <w:t>ма”.</w:t>
      </w:r>
      <w:r w:rsidRPr="00D30B85">
        <w:rPr>
          <w:vertAlign w:val="superscript"/>
        </w:rPr>
        <w:t>[CCCLII]</w:t>
      </w:r>
      <w:r>
        <w:t xml:space="preserve"> Однако за прошедшие после убийства И.В.Сталина более, чем полвека подавляющее большинство пр</w:t>
      </w:r>
      <w:r>
        <w:t>и</w:t>
      </w:r>
      <w:r>
        <w:t>верженцев коммунистических идеалов так и не поняли ни уроков марксизма, ни И.В.Сталина…</w:t>
      </w:r>
    </w:p>
    <w:p w14:paraId="1415CCD6" w14:textId="77777777" w:rsidR="00D30B85" w:rsidRDefault="00D30B85" w:rsidP="00C50FE4">
      <w:pPr>
        <w:pStyle w:val="a7"/>
      </w:pPr>
      <w:r>
        <w:lastRenderedPageBreak/>
        <w:t>Состав преступления И.В.Сталина перед заправилами гл</w:t>
      </w:r>
      <w:r>
        <w:t>о</w:t>
      </w:r>
      <w:r>
        <w:t xml:space="preserve">бальной политики на основе библейского проекта в том, что </w:t>
      </w:r>
      <w:r w:rsidRPr="00C40C2A">
        <w:rPr>
          <w:b/>
        </w:rPr>
        <w:t>он решил строить коммунизм, в котором бы коммунары стали бы сами хозяевами своей судьбы и будущего чел</w:t>
      </w:r>
      <w:r w:rsidRPr="00C40C2A">
        <w:rPr>
          <w:b/>
        </w:rPr>
        <w:t>о</w:t>
      </w:r>
      <w:r w:rsidRPr="00C40C2A">
        <w:rPr>
          <w:b/>
        </w:rPr>
        <w:t>вечества</w:t>
      </w:r>
      <w:r>
        <w:t>.</w:t>
      </w:r>
    </w:p>
    <w:p w14:paraId="235FE651" w14:textId="77777777" w:rsidR="00D30B85" w:rsidRDefault="00D30B85" w:rsidP="00873ABF">
      <w:pPr>
        <w:pStyle w:val="PlainText"/>
      </w:pPr>
      <w:r>
        <w:t>Чтобы скрыть от потомков этот факт и потребовалось разве</w:t>
      </w:r>
      <w:r>
        <w:t>н</w:t>
      </w:r>
      <w:r>
        <w:t>чание «культа личности» И.В.Сталина, который заправилы гл</w:t>
      </w:r>
      <w:r>
        <w:t>о</w:t>
      </w:r>
      <w:r>
        <w:t>бальной политики сами же и творили по всему миру, пока не з</w:t>
      </w:r>
      <w:r>
        <w:t>а</w:t>
      </w:r>
      <w:r>
        <w:t>мечали, что пользуясь марксистским лексиконом, И.В.Сталина работает на антимарксистскую идею цивилизационного стро</w:t>
      </w:r>
      <w:r>
        <w:t>и</w:t>
      </w:r>
      <w:r>
        <w:t>тельства.</w:t>
      </w:r>
    </w:p>
    <w:p w14:paraId="31136A39" w14:textId="77777777" w:rsidR="00D30B85" w:rsidRDefault="00D30B85" w:rsidP="00873ABF">
      <w:pPr>
        <w:pStyle w:val="PlainText"/>
      </w:pPr>
      <w:r>
        <w:t>Но кроме этого в послевоенные годы И.В.Сталин обнажил и ещё некоторые инструменты управления СССР извне:</w:t>
      </w:r>
    </w:p>
    <w:p w14:paraId="50DEDA68" w14:textId="77777777" w:rsidR="00D30B85" w:rsidRDefault="00D30B85" w:rsidP="00F509F0">
      <w:pPr>
        <w:pStyle w:val="a3"/>
        <w:numPr>
          <w:ilvl w:val="0"/>
          <w:numId w:val="20"/>
        </w:numPr>
        <w:ind w:left="397" w:hanging="227"/>
      </w:pPr>
      <w:r>
        <w:t>низкопоклонство перед Западом отечественных “элитариев”;</w:t>
      </w:r>
    </w:p>
    <w:p w14:paraId="106DAF7C" w14:textId="77777777" w:rsidR="00D30B85" w:rsidRDefault="00D30B85" w:rsidP="00F509F0">
      <w:pPr>
        <w:pStyle w:val="a3"/>
        <w:numPr>
          <w:ilvl w:val="0"/>
          <w:numId w:val="20"/>
        </w:numPr>
        <w:ind w:left="397" w:hanging="227"/>
      </w:pPr>
      <w:r>
        <w:t>античеловеческий космополитизм еврейской диаспоры;</w:t>
      </w:r>
    </w:p>
    <w:p w14:paraId="5AF1EA82" w14:textId="1A99019F" w:rsidR="00D30B85" w:rsidRDefault="00D30B85" w:rsidP="00F509F0">
      <w:pPr>
        <w:pStyle w:val="a3"/>
        <w:numPr>
          <w:ilvl w:val="0"/>
          <w:numId w:val="20"/>
        </w:numPr>
        <w:ind w:left="397" w:hanging="227"/>
      </w:pPr>
      <w:r>
        <w:t>мафиозный характер Академии наук СССР</w:t>
      </w:r>
      <w:r w:rsidRPr="00D30B85">
        <w:rPr>
          <w:vertAlign w:val="superscript"/>
        </w:rPr>
        <w:t>[CCCLIII]</w:t>
      </w:r>
      <w:r>
        <w:t xml:space="preserve">, что исключает поиск наукой истины и решение ею общественно значимых проблем и обращает её в </w:t>
      </w:r>
      <w:r w:rsidRPr="00A04580">
        <w:rPr>
          <w:i/>
        </w:rPr>
        <w:t>стратегический</w:t>
      </w:r>
      <w:r>
        <w:t xml:space="preserve"> инструмент ан</w:t>
      </w:r>
      <w:r>
        <w:t>о</w:t>
      </w:r>
      <w:r>
        <w:t>нимно-закулисной власти над обществом;</w:t>
      </w:r>
    </w:p>
    <w:p w14:paraId="0DBE5B7D" w14:textId="4AB73071" w:rsidR="00D30B85" w:rsidRDefault="00D30B85" w:rsidP="00F509F0">
      <w:pPr>
        <w:pStyle w:val="a3"/>
        <w:numPr>
          <w:ilvl w:val="0"/>
          <w:numId w:val="20"/>
        </w:numPr>
        <w:ind w:left="397" w:hanging="227"/>
      </w:pPr>
      <w:r>
        <w:t xml:space="preserve">в собрании сочинений И.В.Сталина, которое начало выходить в свет после войны, и которое успело дойти до публикации работ не позднее </w:t>
      </w:r>
      <w:smartTag w:uri="urn:schemas-microsoft-com:office:smarttags" w:element="metricconverter">
        <w:smartTagPr>
          <w:attr w:name="ProductID" w:val="1934 г"/>
        </w:smartTagPr>
        <w:r>
          <w:t>1934 г</w:t>
        </w:r>
      </w:smartTag>
      <w:r>
        <w:t>. (13</w:t>
      </w:r>
      <w:r>
        <w:noBreakHyphen/>
        <w:t>й том), много подтекста, обл</w:t>
      </w:r>
      <w:r>
        <w:t>и</w:t>
      </w:r>
      <w:r>
        <w:t>чающего масонство и глобальную политику его заправил, по какой причине выход в свет очередных томов был остановлен помимо воли И.В.Сталина ещё при его жизни</w:t>
      </w:r>
      <w:r w:rsidRPr="00D30B85">
        <w:rPr>
          <w:vertAlign w:val="superscript"/>
        </w:rPr>
        <w:t>[CCCLIV]</w:t>
      </w:r>
      <w:r>
        <w:t>, а после его устранения его издание было прекращено вопреки решению ЦК об увековечении памяти И.В.Сталина;</w:t>
      </w:r>
    </w:p>
    <w:p w14:paraId="5AC89137" w14:textId="77777777" w:rsidR="00D30B85" w:rsidRDefault="00D30B85" w:rsidP="00F509F0">
      <w:pPr>
        <w:pStyle w:val="a3"/>
        <w:numPr>
          <w:ilvl w:val="0"/>
          <w:numId w:val="20"/>
        </w:numPr>
        <w:ind w:left="397" w:hanging="227"/>
      </w:pPr>
      <w:r>
        <w:t xml:space="preserve">выступая на октябрьском </w:t>
      </w:r>
      <w:smartTag w:uri="urn:schemas-microsoft-com:office:smarttags" w:element="metricconverter">
        <w:smartTagPr>
          <w:attr w:name="ProductID" w:val="1952 г"/>
        </w:smartTagPr>
        <w:r>
          <w:t>1952 г</w:t>
        </w:r>
      </w:smartTag>
      <w:r>
        <w:t>. пленуме ЦК КПСС (по з</w:t>
      </w:r>
      <w:r>
        <w:t>а</w:t>
      </w:r>
      <w:r>
        <w:t xml:space="preserve">вершении </w:t>
      </w:r>
      <w:r>
        <w:rPr>
          <w:lang w:val="en-US"/>
        </w:rPr>
        <w:t>XIX</w:t>
      </w:r>
      <w:r>
        <w:t xml:space="preserve"> съезда) обвинил в готовности к измене делу строительства социализма и коммунизма своих «ближайших сподвижников» (В.М.Молотова и А.И.Микояна) и предложил ряд мер, которые были н</w:t>
      </w:r>
      <w:r>
        <w:t>а</w:t>
      </w:r>
      <w:r>
        <w:t xml:space="preserve">правлены на то, чтобы руководство партии было подвластно народу, и которые были отменены преемниками после убийства И.В.Сталина в конце февраля </w:t>
      </w:r>
      <w:r w:rsidRPr="00223AAE">
        <w:t>—</w:t>
      </w:r>
      <w:r>
        <w:t xml:space="preserve"> начале марта </w:t>
      </w:r>
      <w:smartTag w:uri="urn:schemas-microsoft-com:office:smarttags" w:element="metricconverter">
        <w:smartTagPr>
          <w:attr w:name="ProductID" w:val="1953 г"/>
        </w:smartTagPr>
        <w:r>
          <w:t>1953 г</w:t>
        </w:r>
      </w:smartTag>
      <w:r>
        <w:t>.</w:t>
      </w:r>
    </w:p>
    <w:p w14:paraId="5B77DDC5" w14:textId="77777777" w:rsidR="00D30B85" w:rsidRDefault="00D30B85" w:rsidP="00873ABF">
      <w:pPr>
        <w:pStyle w:val="PlainText"/>
      </w:pPr>
      <w:r>
        <w:t>Поэтому заправилы библейского проекта были вынуждены взять «таймаут» для того, чтобы инерция сталинизма выработ</w:t>
      </w:r>
      <w:r>
        <w:t>а</w:t>
      </w:r>
      <w:r>
        <w:t xml:space="preserve">лась, а сам он и память о нём ушли в историческое </w:t>
      </w:r>
      <w:r>
        <w:lastRenderedPageBreak/>
        <w:t>прошлое.</w:t>
      </w:r>
    </w:p>
    <w:p w14:paraId="2083B2E6" w14:textId="2EB04F8E" w:rsidR="00D30B85" w:rsidRDefault="00D30B85" w:rsidP="00873ABF">
      <w:pPr>
        <w:pStyle w:val="PlainText"/>
      </w:pPr>
      <w:r>
        <w:t>На это ушли все 1950</w:t>
      </w:r>
      <w:r>
        <w:noBreakHyphen/>
        <w:t>е гг. Новое поколение идейных ма</w:t>
      </w:r>
      <w:r>
        <w:t>р</w:t>
      </w:r>
      <w:r>
        <w:t>ксистов-троцкистов, которые прикрывались Н.С.Хрущёвым, ок</w:t>
      </w:r>
      <w:r>
        <w:t>а</w:t>
      </w:r>
      <w:r>
        <w:t xml:space="preserve">зались недееспособны ни в решении внутренних проблем СССР, ни в решении задач внешней политики (один «карибский кризис» </w:t>
      </w:r>
      <w:smartTag w:uri="urn:schemas-microsoft-com:office:smarttags" w:element="metricconverter">
        <w:smartTagPr>
          <w:attr w:name="ProductID" w:val="1962 г"/>
        </w:smartTagPr>
        <w:r>
          <w:t>1962 г</w:t>
        </w:r>
      </w:smartTag>
      <w:r>
        <w:t>. чего стоит</w:t>
      </w:r>
      <w:r w:rsidRPr="00D30B85">
        <w:rPr>
          <w:vertAlign w:val="superscript"/>
        </w:rPr>
        <w:t>[CCCLV]</w:t>
      </w:r>
      <w:r>
        <w:t xml:space="preserve">) в духе истинного марксизма: </w:t>
      </w:r>
      <w:r w:rsidRPr="00274FAF">
        <w:rPr>
          <w:i/>
        </w:rPr>
        <w:t>утрата “эл</w:t>
      </w:r>
      <w:r w:rsidRPr="00274FAF">
        <w:rPr>
          <w:i/>
        </w:rPr>
        <w:t>и</w:t>
      </w:r>
      <w:r w:rsidRPr="00274FAF">
        <w:rPr>
          <w:i/>
        </w:rPr>
        <w:t xml:space="preserve">той” на Руси дееспособности в смысле </w:t>
      </w:r>
      <w:r>
        <w:rPr>
          <w:i/>
        </w:rPr>
        <w:t>служения</w:t>
      </w:r>
      <w:r w:rsidRPr="00274FAF">
        <w:rPr>
          <w:i/>
        </w:rPr>
        <w:t xml:space="preserve"> к</w:t>
      </w:r>
      <w:r w:rsidRPr="00274FAF">
        <w:rPr>
          <w:i/>
        </w:rPr>
        <w:t>а</w:t>
      </w:r>
      <w:r w:rsidRPr="00274FAF">
        <w:rPr>
          <w:i/>
        </w:rPr>
        <w:t>кой бы то ни было идее цивилизационного строительства в течение жизни 1 — 2 поколений — её характерное свойство</w:t>
      </w:r>
      <w:r>
        <w:t>. Их недееспособность если и не закрыла марксистский проект окончательно</w:t>
      </w:r>
      <w:r w:rsidRPr="00D30B85">
        <w:rPr>
          <w:vertAlign w:val="superscript"/>
        </w:rPr>
        <w:t>[CCCLVI]</w:t>
      </w:r>
      <w:r>
        <w:t>, то перен</w:t>
      </w:r>
      <w:r>
        <w:t>е</w:t>
      </w:r>
      <w:r>
        <w:t>сла очередную попытку его реализации в глобальных масштабах на отдалённую политическую перспективу. Поэтому недеесп</w:t>
      </w:r>
      <w:r>
        <w:t>о</w:t>
      </w:r>
      <w:r>
        <w:t>собность марксистов-троцкистов послесталинской поры в реш</w:t>
      </w:r>
      <w:r>
        <w:t>е</w:t>
      </w:r>
      <w:r>
        <w:t>нии реальных политических задач привела к тому, что заправилы прое</w:t>
      </w:r>
      <w:r>
        <w:t>к</w:t>
      </w:r>
      <w:r>
        <w:t>та решили их «слить».</w:t>
      </w:r>
    </w:p>
    <w:p w14:paraId="7772DD58" w14:textId="77777777" w:rsidR="00D30B85" w:rsidRDefault="00D30B85" w:rsidP="00873ABF">
      <w:pPr>
        <w:pStyle w:val="PlainText"/>
      </w:pPr>
      <w:r>
        <w:t xml:space="preserve">В общем марксистский проект на Руси (и как следствие </w:t>
      </w:r>
      <w:r w:rsidRPr="00223AAE">
        <w:t>—</w:t>
      </w:r>
      <w:r>
        <w:t xml:space="preserve"> во всём мире) не состоялся под воздействием двух факторов:</w:t>
      </w:r>
    </w:p>
    <w:p w14:paraId="0CA2773A" w14:textId="3BA33B9C" w:rsidR="00D30B85" w:rsidRDefault="00D30B85" w:rsidP="00F509F0">
      <w:pPr>
        <w:pStyle w:val="a3"/>
        <w:numPr>
          <w:ilvl w:val="0"/>
          <w:numId w:val="20"/>
        </w:numPr>
        <w:ind w:left="397" w:hanging="227"/>
      </w:pPr>
      <w:r>
        <w:t>большевизма</w:t>
      </w:r>
      <w:r w:rsidRPr="00D30B85">
        <w:rPr>
          <w:vertAlign w:val="superscript"/>
        </w:rPr>
        <w:t>[CCCLVII]</w:t>
      </w:r>
      <w:r>
        <w:t>, возглавляемого И.В.Сталиным;</w:t>
      </w:r>
    </w:p>
    <w:p w14:paraId="4FC4A218" w14:textId="77777777" w:rsidR="00D30B85" w:rsidRDefault="00D30B85" w:rsidP="00F509F0">
      <w:pPr>
        <w:pStyle w:val="a3"/>
        <w:numPr>
          <w:ilvl w:val="0"/>
          <w:numId w:val="20"/>
        </w:numPr>
        <w:ind w:left="397" w:hanging="227"/>
      </w:pPr>
      <w:r>
        <w:t>утраты дееспособности марксистской “элитой” в СССР по причинам, описанным ранее в разделе 3.3.4.</w:t>
      </w:r>
    </w:p>
    <w:p w14:paraId="458B4B22" w14:textId="77777777" w:rsidR="00D30B85" w:rsidRDefault="00D30B85" w:rsidP="00873ABF">
      <w:pPr>
        <w:pStyle w:val="PlainText"/>
      </w:pPr>
      <w:r>
        <w:t>В результате заправилы глобальной политики на основе би</w:t>
      </w:r>
      <w:r>
        <w:t>б</w:t>
      </w:r>
      <w:r>
        <w:t>лейского проекта оказались перед лицом новой проблемы, во</w:t>
      </w:r>
      <w:r>
        <w:t>з</w:t>
      </w:r>
      <w:r>
        <w:t>никшей вследствие невозможности продолжать марксистский проект: идеологический раскол мира и во многом автономное с</w:t>
      </w:r>
      <w:r>
        <w:t>а</w:t>
      </w:r>
      <w:r>
        <w:t>моуправление капиталистич</w:t>
      </w:r>
      <w:r>
        <w:t>е</w:t>
      </w:r>
      <w:r>
        <w:t xml:space="preserve">ской и социалистической систем, сделали мир неединообразно управляемым и потому </w:t>
      </w:r>
      <w:r w:rsidRPr="00274FAF">
        <w:rPr>
          <w:i/>
        </w:rPr>
        <w:t>плохо упра</w:t>
      </w:r>
      <w:r w:rsidRPr="00274FAF">
        <w:rPr>
          <w:i/>
        </w:rPr>
        <w:t>в</w:t>
      </w:r>
      <w:r w:rsidRPr="00274FAF">
        <w:rPr>
          <w:i/>
        </w:rPr>
        <w:t>ляемым</w:t>
      </w:r>
      <w:r>
        <w:t>.</w:t>
      </w:r>
    </w:p>
    <w:p w14:paraId="0BCE3E15" w14:textId="77777777" w:rsidR="00D30B85" w:rsidRDefault="00D30B85" w:rsidP="00C50FE4">
      <w:pPr>
        <w:pStyle w:val="a7"/>
      </w:pPr>
      <w:r>
        <w:t xml:space="preserve">Но это </w:t>
      </w:r>
      <w:r w:rsidRPr="00223AAE">
        <w:t>—</w:t>
      </w:r>
      <w:r>
        <w:t xml:space="preserve"> не единственная проблема, которую им жел</w:t>
      </w:r>
      <w:r>
        <w:t>а</w:t>
      </w:r>
      <w:r>
        <w:t xml:space="preserve">тельно разрешить для построения глобальной системы толпо-“элитаризма”, реализующей принцип </w:t>
      </w:r>
      <w:r w:rsidRPr="00630C95">
        <w:rPr>
          <w:i/>
        </w:rPr>
        <w:t>«дурака р</w:t>
      </w:r>
      <w:r w:rsidRPr="00630C95">
        <w:rPr>
          <w:i/>
        </w:rPr>
        <w:t>а</w:t>
      </w:r>
      <w:r w:rsidRPr="00630C95">
        <w:rPr>
          <w:i/>
        </w:rPr>
        <w:t>бота любит и д</w:t>
      </w:r>
      <w:r w:rsidRPr="00630C95">
        <w:rPr>
          <w:i/>
        </w:rPr>
        <w:t>у</w:t>
      </w:r>
      <w:r w:rsidRPr="00630C95">
        <w:rPr>
          <w:i/>
        </w:rPr>
        <w:t>рак работе рад»</w:t>
      </w:r>
      <w:r>
        <w:t>.</w:t>
      </w:r>
    </w:p>
    <w:p w14:paraId="0230603C" w14:textId="77777777" w:rsidR="00D30B85" w:rsidRDefault="00D30B85" w:rsidP="00873ABF">
      <w:pPr>
        <w:pStyle w:val="PlainText"/>
      </w:pPr>
      <w:r>
        <w:t>Вследствие краха марксистского проекта общий кризис кап</w:t>
      </w:r>
      <w:r>
        <w:t>и</w:t>
      </w:r>
      <w:r>
        <w:t>тализма по-прежнему объективная данность эпохи. В статье “Ро</w:t>
      </w:r>
      <w:r>
        <w:t>с</w:t>
      </w:r>
      <w:r>
        <w:t>сию губит социальный дарвинизм”, опубликованной в газете “Санкт-Петербургские ведомости” № 48 (1717) от 14.03.1998 пр</w:t>
      </w:r>
      <w:r>
        <w:t>и</w:t>
      </w:r>
      <w:r>
        <w:t>водится характеристика состояния капитализма, исторически сложившегося на основе идей буржуазного либер</w:t>
      </w:r>
      <w:r>
        <w:t>а</w:t>
      </w:r>
      <w:r>
        <w:t xml:space="preserve">лизма, данная </w:t>
      </w:r>
      <w:r>
        <w:lastRenderedPageBreak/>
        <w:t>Дж.Соросом, которого в симпатиях к марксизму заподозрить н</w:t>
      </w:r>
      <w:r>
        <w:t>е</w:t>
      </w:r>
      <w:r>
        <w:t>возможно (б</w:t>
      </w:r>
      <w:r>
        <w:t>е</w:t>
      </w:r>
      <w:r>
        <w:t>женец от марксистского эксперимента в Венгрии):</w:t>
      </w:r>
    </w:p>
    <w:p w14:paraId="14E87E8B" w14:textId="77777777" w:rsidR="00D30B85" w:rsidRDefault="00D30B85" w:rsidP="00F509F0">
      <w:pPr>
        <w:pStyle w:val="a5"/>
      </w:pPr>
      <w:r>
        <w:t xml:space="preserve">«В начале 1997 года он (Сорос: </w:t>
      </w:r>
      <w:r w:rsidRPr="00223AAE">
        <w:t>—</w:t>
      </w:r>
      <w:r>
        <w:t xml:space="preserve"> наше пояснение при ц</w:t>
      </w:r>
      <w:r>
        <w:t>и</w:t>
      </w:r>
      <w:r>
        <w:t>тировании) опубликовал статью “Опасность, исходящая от кап</w:t>
      </w:r>
      <w:r>
        <w:t>и</w:t>
      </w:r>
      <w:r>
        <w:t>тализма”. Человек, который по своему собственному заявлению, сделал себе состояние, играя на финансовых биржах, увидел опасность для демократии, заложенную в капиталистической си</w:t>
      </w:r>
      <w:r>
        <w:t>с</w:t>
      </w:r>
      <w:r>
        <w:t>теме. Свободный рынок и идеи социального дарвинизма, на к</w:t>
      </w:r>
      <w:r>
        <w:t>о</w:t>
      </w:r>
      <w:r>
        <w:t>торых он основан, пишет Сорос, представляют опасность для д</w:t>
      </w:r>
      <w:r>
        <w:t>е</w:t>
      </w:r>
      <w:r>
        <w:t>мократии, а в качестве иллюстрации своей позиции он касается трёх аспектов: экономической стабильности, социальной справе</w:t>
      </w:r>
      <w:r>
        <w:t>д</w:t>
      </w:r>
      <w:r>
        <w:t>ливости и международных отн</w:t>
      </w:r>
      <w:r>
        <w:t>о</w:t>
      </w:r>
      <w:r>
        <w:t xml:space="preserve">шений. </w:t>
      </w:r>
    </w:p>
    <w:p w14:paraId="364B5C70" w14:textId="68B255CD" w:rsidR="00D30B85" w:rsidRDefault="00D30B85" w:rsidP="00F509F0">
      <w:pPr>
        <w:pStyle w:val="a5"/>
      </w:pPr>
      <w:r>
        <w:t>Как считает Сорос, современный капитализм создал систему, которая характеризуется нестабильностью. Время от времени происходят финансовые кризисы, падения бирж, влекущие за с</w:t>
      </w:r>
      <w:r>
        <w:t>о</w:t>
      </w:r>
      <w:r>
        <w:t>бой экономическую депрессию. Сторонники свободного рынка противятся какому-нибудь правительс</w:t>
      </w:r>
      <w:r>
        <w:t>т</w:t>
      </w:r>
      <w:r>
        <w:t>венному вмешательству в этой сфере, поскольку считают, что эти негативные явления в экономической борьбе объясняются не внутренней нестабильн</w:t>
      </w:r>
      <w:r>
        <w:t>о</w:t>
      </w:r>
      <w:r>
        <w:t>стью системы, а неумелым её управлением.</w:t>
      </w:r>
      <w:r w:rsidRPr="00D30B85">
        <w:rPr>
          <w:vertAlign w:val="superscript"/>
        </w:rPr>
        <w:t>[CCCLVIII]</w:t>
      </w:r>
      <w:r>
        <w:t xml:space="preserve"> Рыночные механи</w:t>
      </w:r>
      <w:r>
        <w:t>з</w:t>
      </w:r>
      <w:r>
        <w:t>мы и нестабильность, порождаемая ими, продолжает Сорос, пр</w:t>
      </w:r>
      <w:r>
        <w:t>о</w:t>
      </w:r>
      <w:r>
        <w:t>никают во все сферы жизни общества. Реклама, техника марк</w:t>
      </w:r>
      <w:r>
        <w:t>е</w:t>
      </w:r>
      <w:r>
        <w:t>тинга и даже упаковка товара используются для того, чтобы вл</w:t>
      </w:r>
      <w:r>
        <w:t>и</w:t>
      </w:r>
      <w:r>
        <w:t>ять на поведение человека и направлять его выбор. Сбитый с толку всеми этими манипуляциями человек начинает ориентир</w:t>
      </w:r>
      <w:r>
        <w:t>о</w:t>
      </w:r>
      <w:r>
        <w:t>ваться только на деньги как показатель успеха и критерий ценн</w:t>
      </w:r>
      <w:r>
        <w:t>о</w:t>
      </w:r>
      <w:r>
        <w:t>сти: самый дорогой — значит, самый лучший. В таких условиях культ успеха вытеснил веру в принципы, а общество потеряло ориентиры.</w:t>
      </w:r>
    </w:p>
    <w:p w14:paraId="0425F92D" w14:textId="77777777" w:rsidR="00D30B85" w:rsidRDefault="00D30B85" w:rsidP="00F509F0">
      <w:pPr>
        <w:pStyle w:val="a5"/>
      </w:pPr>
      <w:r>
        <w:t>В сфере социальной справедливости сторонники свободного рынка противятся перераспределению богатства, так как испов</w:t>
      </w:r>
      <w:r>
        <w:t>е</w:t>
      </w:r>
      <w:r>
        <w:t>дуют принцип социального дарвинизма: выживает самый спосо</w:t>
      </w:r>
      <w:r>
        <w:t>б</w:t>
      </w:r>
      <w:r>
        <w:t>ный. Но этот принцип, пишет Сорос, легко опровергается ссы</w:t>
      </w:r>
      <w:r>
        <w:t>л</w:t>
      </w:r>
      <w:r>
        <w:t>кой на то обстоятельство, что богатства передаются по наследс</w:t>
      </w:r>
      <w:r>
        <w:t>т</w:t>
      </w:r>
      <w:r>
        <w:t>ву. А это, в свою очередь, опровергает бытующее среди рыно</w:t>
      </w:r>
      <w:r>
        <w:t>ч</w:t>
      </w:r>
      <w:r>
        <w:t>ников утверждение о якобы равных возможностях, создаваемых рынком.</w:t>
      </w:r>
    </w:p>
    <w:p w14:paraId="3FD4E793" w14:textId="77777777" w:rsidR="00D30B85" w:rsidRDefault="00D30B85" w:rsidP="00F509F0">
      <w:pPr>
        <w:pStyle w:val="a5"/>
      </w:pPr>
      <w:r>
        <w:lastRenderedPageBreak/>
        <w:t>Отношения между государствами, по мнению идеологов св</w:t>
      </w:r>
      <w:r>
        <w:t>о</w:t>
      </w:r>
      <w:r>
        <w:t>бодного рынка, должны основываться на конкуренции, поскольку государства в своей политике преследуют не какие-то принципы, а только интересы. Но, преследуя свои интересы, государства заботятся только о своей покупательной способности, а не об общем благе. Идеи социального дарвинизма и отсутствие реали</w:t>
      </w:r>
      <w:r>
        <w:t>з</w:t>
      </w:r>
      <w:r>
        <w:t>ма, превалирующие на Западе, способствовали, по мнению Сор</w:t>
      </w:r>
      <w:r>
        <w:t>о</w:t>
      </w:r>
      <w:r>
        <w:t>са, установлению в России криминального капитализма, а не д</w:t>
      </w:r>
      <w:r>
        <w:t>е</w:t>
      </w:r>
      <w:r>
        <w:t>мократического общества».</w:t>
      </w:r>
    </w:p>
    <w:p w14:paraId="65C4BD07" w14:textId="77777777" w:rsidR="00D30B85" w:rsidRDefault="00D30B85" w:rsidP="00873ABF">
      <w:pPr>
        <w:pStyle w:val="PlainText"/>
      </w:pPr>
      <w:r>
        <w:t>Хотя пересказ мнения Дж.Сороса заканчивается словами о России, однако в приведённом фрагменте даётся характеристика той системы, которая для отечественных “элитариев” стала об</w:t>
      </w:r>
      <w:r>
        <w:t>ъ</w:t>
      </w:r>
      <w:r>
        <w:t xml:space="preserve">ектом зависти и подражания. Но Дж.Сорос неоднократно говорил и писал о том, как ему видится альтернатива. Газета </w:t>
      </w:r>
      <w:r w:rsidRPr="00613014">
        <w:t>“Совершенно секретно”</w:t>
      </w:r>
      <w:r>
        <w:rPr>
          <w:i/>
        </w:rPr>
        <w:t xml:space="preserve"> </w:t>
      </w:r>
      <w:r>
        <w:t xml:space="preserve">№ 2, </w:t>
      </w:r>
      <w:smartTag w:uri="urn:schemas-microsoft-com:office:smarttags" w:element="metricconverter">
        <w:smartTagPr>
          <w:attr w:name="ProductID" w:val="1998 г"/>
        </w:smartTagPr>
        <w:r>
          <w:t>1998 г</w:t>
        </w:r>
      </w:smartTag>
      <w:r>
        <w:t xml:space="preserve">. </w:t>
      </w:r>
      <w:r w:rsidRPr="00613014">
        <w:t>“Грабительский капитализм”</w:t>
      </w:r>
      <w:r>
        <w:t xml:space="preserve"> с подзаг</w:t>
      </w:r>
      <w:r>
        <w:t>о</w:t>
      </w:r>
      <w:r>
        <w:t xml:space="preserve">ловком </w:t>
      </w:r>
      <w:r w:rsidRPr="00613014">
        <w:t>«Сенсационная речь Джорджа Сороса, которую все осу</w:t>
      </w:r>
      <w:r w:rsidRPr="00613014">
        <w:t>ж</w:t>
      </w:r>
      <w:r w:rsidRPr="00613014">
        <w:t>дающе комментировали, но никто не читал».</w:t>
      </w:r>
      <w:r>
        <w:t xml:space="preserve"> В ней приводятся обширные выдержки из выступления Дж.Сороса на Амер</w:t>
      </w:r>
      <w:r>
        <w:t>и</w:t>
      </w:r>
      <w:r>
        <w:t xml:space="preserve">кано-Российском симпозиуме инвесторов в Гарвардском университете, проведённом в начале января </w:t>
      </w:r>
      <w:smartTag w:uri="urn:schemas-microsoft-com:office:smarttags" w:element="metricconverter">
        <w:smartTagPr>
          <w:attr w:name="ProductID" w:val="1998 г"/>
        </w:smartTagPr>
        <w:r>
          <w:t>1998 г</w:t>
        </w:r>
      </w:smartTag>
      <w:r>
        <w:t>. Хотя в ней речь идёт только о российском капитализме того времени, который характеризуе</w:t>
      </w:r>
      <w:r>
        <w:t>т</w:t>
      </w:r>
      <w:r>
        <w:t>ся как грабительский, но по существу Дж.Сорос порицает всю глобальную систему капитализма на основе идей буржуазного либерализма и высказывает своё мнение об альте</w:t>
      </w:r>
      <w:r>
        <w:t>р</w:t>
      </w:r>
      <w:r>
        <w:t>нативе:</w:t>
      </w:r>
    </w:p>
    <w:p w14:paraId="4794B273" w14:textId="05F4B9E8" w:rsidR="00D30B85" w:rsidRDefault="00D30B85" w:rsidP="00F509F0">
      <w:pPr>
        <w:pStyle w:val="a5"/>
        <w:ind w:firstLine="397"/>
      </w:pPr>
      <w:r>
        <w:t>«Крушение одной системы потребовало срочного создания новой. Есть два взгляда</w:t>
      </w:r>
      <w:r w:rsidRPr="00D30B85">
        <w:rPr>
          <w:vertAlign w:val="superscript"/>
        </w:rPr>
        <w:t>[CCCLIX]</w:t>
      </w:r>
      <w:r>
        <w:t xml:space="preserve"> на то, к</w:t>
      </w:r>
      <w:r>
        <w:t>а</w:t>
      </w:r>
      <w:r>
        <w:t>ким должен быть этот новый режим. С моей точки зрения, оптимальным было бы создание откр</w:t>
      </w:r>
      <w:r>
        <w:t>ы</w:t>
      </w:r>
      <w:r>
        <w:t>того общества, которое не зависит от какой бы то ни было идеологии».</w:t>
      </w:r>
    </w:p>
    <w:p w14:paraId="2E8EB7C0" w14:textId="77777777" w:rsidR="00D30B85" w:rsidRDefault="00D30B85" w:rsidP="00873ABF">
      <w:pPr>
        <w:pStyle w:val="PlainText"/>
      </w:pPr>
      <w:r>
        <w:t>В контексте приведённого выше порицания Дж.Соросом к</w:t>
      </w:r>
      <w:r>
        <w:t>а</w:t>
      </w:r>
      <w:r>
        <w:t>питализма, сложившегося на основе идей буржуазного либер</w:t>
      </w:r>
      <w:r>
        <w:t>а</w:t>
      </w:r>
      <w:r>
        <w:t>лизма, последняя фраза предполагает свободу общества и от его идеологии. И далее Дж.Сорос пишет о том, что на его взгляд должно быть:</w:t>
      </w:r>
    </w:p>
    <w:p w14:paraId="342C0FA7" w14:textId="77777777" w:rsidR="00D30B85" w:rsidRDefault="00D30B85" w:rsidP="00F509F0">
      <w:pPr>
        <w:pStyle w:val="a5"/>
        <w:ind w:firstLine="397"/>
      </w:pPr>
      <w:r>
        <w:t>«И поскольку мы постоянно сталкиваемся с несовершенством восприятия, несовершенством взаимопонимания, мы не можем создать совершенное общество. Всё, что нам остаётся, — это со</w:t>
      </w:r>
      <w:r>
        <w:t>з</w:t>
      </w:r>
      <w:r>
        <w:t xml:space="preserve">дать несовершенное общество, в котором люди имеют свободу </w:t>
      </w:r>
      <w:r>
        <w:lastRenderedPageBreak/>
        <w:t>выбора и свободу самореализации, тем самым совершенствуя о</w:t>
      </w:r>
      <w:r>
        <w:t>б</w:t>
      </w:r>
      <w:r>
        <w:t>щество. Безусловно, подобная система не сможет существовать без необходимых демократических институтов, без рыночных м</w:t>
      </w:r>
      <w:r>
        <w:t>е</w:t>
      </w:r>
      <w:r>
        <w:t>ханизмов, способных корректировать ошибки, и, конечно, без главенства закона, управляющего всей жизнью общества... Так, в сущн</w:t>
      </w:r>
      <w:r>
        <w:t>о</w:t>
      </w:r>
      <w:r>
        <w:t>сти, существуют все цивилизованные государства».</w:t>
      </w:r>
    </w:p>
    <w:p w14:paraId="19613769" w14:textId="77777777" w:rsidR="00D30B85" w:rsidRPr="00BF16CC" w:rsidRDefault="00D30B85" w:rsidP="00873ABF">
      <w:pPr>
        <w:pStyle w:val="PlainText"/>
      </w:pPr>
      <w:r>
        <w:t>Это соответствует приведённому ранее предложению Б.Х.Обамы понимать демократию США как беседу, «которую н</w:t>
      </w:r>
      <w:r>
        <w:t>е</w:t>
      </w:r>
      <w:r>
        <w:t>обходимо провести», и предполагает «плюрализм мнений» (о его предназначении в управлении толпо-“элитарным” обществом б</w:t>
      </w:r>
      <w:r>
        <w:t>у</w:t>
      </w:r>
      <w:r>
        <w:t xml:space="preserve">дет сказано в разделе 4.2), как нормальное состояние общества, </w:t>
      </w:r>
      <w:r>
        <w:rPr>
          <w:i/>
        </w:rPr>
        <w:t>однако с оговоркой на его законопослушность</w:t>
      </w:r>
      <w:r>
        <w:t xml:space="preserve">. И Дж.Сорос и Б.Х.Обама </w:t>
      </w:r>
      <w:r w:rsidRPr="00223AAE">
        <w:t>—</w:t>
      </w:r>
      <w:r>
        <w:t xml:space="preserve"> не единственные представители “элит” буржуазно-либерального общества, которые опасаются того, что «дальше </w:t>
      </w:r>
      <w:r w:rsidRPr="00074072">
        <w:rPr>
          <w:i/>
        </w:rPr>
        <w:t xml:space="preserve">так </w:t>
      </w:r>
      <w:r>
        <w:t>жить нельзя» и потому «надо что-то делать», чтобы изменить систему. Вопрос только в том, что и как делать и что и кем реал</w:t>
      </w:r>
      <w:r>
        <w:t>ь</w:t>
      </w:r>
      <w:r>
        <w:t>но делается…</w:t>
      </w:r>
    </w:p>
    <w:p w14:paraId="41978465" w14:textId="77777777" w:rsidR="00D30B85" w:rsidRDefault="00D30B85" w:rsidP="00F509F0">
      <w:pPr>
        <w:pStyle w:val="Heading2"/>
      </w:pPr>
      <w:bookmarkStart w:id="40" w:name="_Toc232339040"/>
      <w:bookmarkStart w:id="41" w:name="_Toc237339547"/>
      <w:r>
        <w:t>4.2. Теория, практика и перспективы «конвергенции»</w:t>
      </w:r>
      <w:bookmarkEnd w:id="40"/>
      <w:bookmarkEnd w:id="41"/>
    </w:p>
    <w:p w14:paraId="6CBEFAF1" w14:textId="77777777" w:rsidR="00D30B85" w:rsidRDefault="00D30B85" w:rsidP="00873ABF">
      <w:pPr>
        <w:pStyle w:val="PlainText"/>
      </w:pPr>
      <w:r>
        <w:t>Прежде чем освещать проблематику, вынесенную в заглавие раздела 4.2, свяжем с нею н</w:t>
      </w:r>
      <w:r>
        <w:t>е</w:t>
      </w:r>
      <w:r>
        <w:t>которые факты:</w:t>
      </w:r>
    </w:p>
    <w:p w14:paraId="75ADF119" w14:textId="77777777" w:rsidR="00D30B85" w:rsidRDefault="00D30B85" w:rsidP="00F509F0">
      <w:pPr>
        <w:pStyle w:val="a3"/>
        <w:numPr>
          <w:ilvl w:val="0"/>
          <w:numId w:val="20"/>
        </w:numPr>
        <w:ind w:left="397" w:hanging="227"/>
      </w:pPr>
      <w:r>
        <w:t>Культуры толпо-“элитаризма”, рассматриваемые как инфо</w:t>
      </w:r>
      <w:r>
        <w:t>р</w:t>
      </w:r>
      <w:r>
        <w:t>мационно-алгоритмические сис</w:t>
      </w:r>
      <w:r>
        <w:softHyphen/>
        <w:t>темы, целесообразны в том отношении, что препятствуют достижению человечного типа строя психики сколь-нибудь статистически значимой долей членов общества. Если кто-то из людей достигает человечн</w:t>
      </w:r>
      <w:r>
        <w:t>о</w:t>
      </w:r>
      <w:r>
        <w:t xml:space="preserve">го типа строя психики, то это </w:t>
      </w:r>
      <w:r w:rsidRPr="00223AAE">
        <w:t>—</w:t>
      </w:r>
      <w:r>
        <w:t xml:space="preserve"> единичные факты, и сами т</w:t>
      </w:r>
      <w:r>
        <w:t>а</w:t>
      </w:r>
      <w:r>
        <w:t>кие люди оказываются чуждыми обществу, в котором они р</w:t>
      </w:r>
      <w:r>
        <w:t>о</w:t>
      </w:r>
      <w:r>
        <w:t>дились и выросли. Если бы человечного типа строя психики к началу юности достигали не единицы, а хотя бы несколько процентов подростков, то толпо-“элитаризм” стал бы нево</w:t>
      </w:r>
      <w:r>
        <w:t>з</w:t>
      </w:r>
      <w:r>
        <w:t>можен.</w:t>
      </w:r>
    </w:p>
    <w:p w14:paraId="2D074E89" w14:textId="376D0A62" w:rsidR="00D30B85" w:rsidRDefault="00D30B85" w:rsidP="00F509F0">
      <w:pPr>
        <w:pStyle w:val="a3"/>
        <w:numPr>
          <w:ilvl w:val="0"/>
          <w:numId w:val="20"/>
        </w:numPr>
        <w:ind w:left="397" w:hanging="227"/>
      </w:pPr>
      <w:r>
        <w:t>В аспекте интеллектуальной деятельности личности в основе толпо-“элитаризма” лежит целенаправленно культивируемая узость кругозора и калейдоскопичность мировоззрения, м</w:t>
      </w:r>
      <w:r>
        <w:t>и</w:t>
      </w:r>
      <w:r>
        <w:t>ропонимания и мышления индивида во всех сферах жизни общества за исключением сферы его профессиональной де</w:t>
      </w:r>
      <w:r>
        <w:softHyphen/>
        <w:t>ятельности</w:t>
      </w:r>
      <w:r w:rsidRPr="00D30B85">
        <w:rPr>
          <w:vertAlign w:val="superscript"/>
        </w:rPr>
        <w:t>[CCCLX]</w:t>
      </w:r>
      <w:r>
        <w:t xml:space="preserve">. </w:t>
      </w:r>
    </w:p>
    <w:p w14:paraId="0C5C9A64" w14:textId="77777777" w:rsidR="00D30B85" w:rsidRDefault="00D30B85" w:rsidP="00F509F0">
      <w:pPr>
        <w:pStyle w:val="af3"/>
      </w:pPr>
      <w:r>
        <w:lastRenderedPageBreak/>
        <w:t>Поскольку личностная культура мышления (как и личнос</w:t>
      </w:r>
      <w:r>
        <w:t>т</w:t>
      </w:r>
      <w:r>
        <w:t xml:space="preserve">ная культура психической деятельности в целом) </w:t>
      </w:r>
      <w:r w:rsidRPr="00223AAE">
        <w:t>—</w:t>
      </w:r>
      <w:r>
        <w:t xml:space="preserve"> продукт воспитания и самовоспитания, а не врождённая в готовом к употреблению виде компонента психики, то калейдоскопи</w:t>
      </w:r>
      <w:r>
        <w:t>ч</w:t>
      </w:r>
      <w:r>
        <w:t>ность мышления, целенаправленно взращённая культурой то</w:t>
      </w:r>
      <w:r>
        <w:t>л</w:t>
      </w:r>
      <w:r>
        <w:t>по-“элитаризма”, не позволит подавляющему большинству л</w:t>
      </w:r>
      <w:r>
        <w:t>ю</w:t>
      </w:r>
      <w:r>
        <w:t>дей расширить кругозор и выстроить адекватное жизни моз</w:t>
      </w:r>
      <w:r>
        <w:t>а</w:t>
      </w:r>
      <w:r>
        <w:t>ичное мир</w:t>
      </w:r>
      <w:r>
        <w:t>о</w:t>
      </w:r>
      <w:r>
        <w:t xml:space="preserve">воззрение и миропонимание. </w:t>
      </w:r>
    </w:p>
    <w:p w14:paraId="579B9FC8" w14:textId="0FC1AED2" w:rsidR="00D30B85" w:rsidRDefault="00D30B85" w:rsidP="00F509F0">
      <w:pPr>
        <w:pStyle w:val="af3"/>
      </w:pPr>
      <w:r>
        <w:t>Поэтому узость кругозора и калейдоскопичность мышления являются основой для того, чтобы заправилы библейского пр</w:t>
      </w:r>
      <w:r>
        <w:t>о</w:t>
      </w:r>
      <w:r>
        <w:t>екта и их исполнительная периферия, обладающие более шир</w:t>
      </w:r>
      <w:r>
        <w:t>о</w:t>
      </w:r>
      <w:r>
        <w:t>ким кругозором и меньшей степенью калейдоскопичности м</w:t>
      </w:r>
      <w:r>
        <w:t>и</w:t>
      </w:r>
      <w:r>
        <w:t>ровоззрения, миропонимания и мышления, нежели рядовые толпари как в составе “элиты”, так и в составе простонародья, строили из узких специалистов и психологически своеобразных социальных групп</w:t>
      </w:r>
      <w:r w:rsidRPr="00D30B85">
        <w:rPr>
          <w:vertAlign w:val="superscript"/>
        </w:rPr>
        <w:t>[CCCLXI]</w:t>
      </w:r>
      <w:r>
        <w:t xml:space="preserve"> те социальные структуры и процессы, кот</w:t>
      </w:r>
      <w:r>
        <w:t>о</w:t>
      </w:r>
      <w:r>
        <w:t>рые необходимы им для решения разного рода задач в русле проводимой ими глобальной политики.</w:t>
      </w:r>
    </w:p>
    <w:p w14:paraId="084D9101" w14:textId="77777777" w:rsidR="00D30B85" w:rsidRDefault="00D30B85" w:rsidP="00F509F0">
      <w:pPr>
        <w:pStyle w:val="a3"/>
        <w:numPr>
          <w:ilvl w:val="0"/>
          <w:numId w:val="20"/>
        </w:numPr>
        <w:ind w:left="397" w:hanging="227"/>
      </w:pPr>
      <w:r>
        <w:t>Стратегические изменения политического курса толпо-“эли</w:t>
      </w:r>
      <w:r>
        <w:softHyphen/>
        <w:t>тар</w:t>
      </w:r>
      <w:r>
        <w:softHyphen/>
        <w:t>ного” общества достигаю</w:t>
      </w:r>
      <w:r>
        <w:t>т</w:t>
      </w:r>
      <w:r>
        <w:t>ся на основе:</w:t>
      </w:r>
    </w:p>
    <w:p w14:paraId="22C08292" w14:textId="77777777" w:rsidR="00D30B85" w:rsidRDefault="00D30B85" w:rsidP="00F509F0">
      <w:pPr>
        <w:pStyle w:val="2"/>
        <w:numPr>
          <w:ilvl w:val="0"/>
          <w:numId w:val="25"/>
        </w:numPr>
        <w:ind w:left="624" w:hanging="227"/>
      </w:pPr>
      <w:r>
        <w:t>либо замены одной монопольно доминирующей в обществе идеи другой идеей, которая также возводится в ранг мон</w:t>
      </w:r>
      <w:r>
        <w:t>о</w:t>
      </w:r>
      <w:r>
        <w:t>польно доминирующей;</w:t>
      </w:r>
    </w:p>
    <w:p w14:paraId="4E5DDF26" w14:textId="77777777" w:rsidR="00D30B85" w:rsidRDefault="00D30B85" w:rsidP="00F509F0">
      <w:pPr>
        <w:pStyle w:val="2"/>
        <w:numPr>
          <w:ilvl w:val="0"/>
          <w:numId w:val="25"/>
        </w:numPr>
        <w:ind w:left="624" w:hanging="227"/>
      </w:pPr>
      <w:r>
        <w:t xml:space="preserve">либо культивированием в обществе «плюрализма мнений» (множества политических идей) и переносом акцентов в текущей политике и в пропаганде СМИ (в наше время, прежде всего, </w:t>
      </w:r>
      <w:r w:rsidRPr="00223AAE">
        <w:t>—</w:t>
      </w:r>
      <w:r>
        <w:t xml:space="preserve"> в телевизионной пропаганде) с одних идей на другие по мере необходимости, упреждающим т</w:t>
      </w:r>
      <w:r>
        <w:t>е</w:t>
      </w:r>
      <w:r>
        <w:t>чение политики и создающим для её проведения в жизнь социал</w:t>
      </w:r>
      <w:r>
        <w:t>ь</w:t>
      </w:r>
      <w:r>
        <w:t>ную основу.</w:t>
      </w:r>
    </w:p>
    <w:p w14:paraId="024692EB" w14:textId="77777777" w:rsidR="00D30B85" w:rsidRDefault="00D30B85" w:rsidP="00F509F0">
      <w:pPr>
        <w:pStyle w:val="af3"/>
      </w:pPr>
      <w:r>
        <w:t>При этом надо понимать, что в первом случае: 1) на инте</w:t>
      </w:r>
      <w:r>
        <w:t>р</w:t>
      </w:r>
      <w:r>
        <w:t xml:space="preserve">валах между сменами идей общество оказывается управляемым только в тех пределах, которые допускает доминирующая в нём </w:t>
      </w:r>
      <w:r>
        <w:rPr>
          <w:i/>
        </w:rPr>
        <w:t>всегда в чём-то ограниченная</w:t>
      </w:r>
      <w:r>
        <w:t xml:space="preserve"> идеология, и 2) замена одной д</w:t>
      </w:r>
      <w:r>
        <w:t>о</w:t>
      </w:r>
      <w:r>
        <w:t>минирующей идеологии другой требует времени и может пр</w:t>
      </w:r>
      <w:r>
        <w:t>о</w:t>
      </w:r>
      <w:r>
        <w:t>текать в форме социальной катастрофы, что снижает ресурс</w:t>
      </w:r>
      <w:r>
        <w:t>о</w:t>
      </w:r>
      <w:r>
        <w:t>отдачу социальной системы в глобально-политических прое</w:t>
      </w:r>
      <w:r>
        <w:t>к</w:t>
      </w:r>
      <w:r>
        <w:t xml:space="preserve">тах на весь период времени замены одной идеи другой. </w:t>
      </w:r>
    </w:p>
    <w:p w14:paraId="687EFA3D" w14:textId="7975D808" w:rsidR="00D30B85" w:rsidRDefault="00D30B85" w:rsidP="00F509F0">
      <w:pPr>
        <w:pStyle w:val="af3"/>
      </w:pPr>
      <w:r>
        <w:lastRenderedPageBreak/>
        <w:t>Поэтому если социальная катастрофа не является целью глобальной политики в отношении данного общества, то «пл</w:t>
      </w:r>
      <w:r>
        <w:t>ю</w:t>
      </w:r>
      <w:r>
        <w:t xml:space="preserve">рализм мнений» в этом обществе обеспечивает лучшую его управляемость во всём спектре решаемых политических задач: при необходимости «плюрализм мнений» может ввергнуть </w:t>
      </w:r>
      <w:r>
        <w:rPr>
          <w:i/>
        </w:rPr>
        <w:t xml:space="preserve">толпо-“элитарное” </w:t>
      </w:r>
      <w:r>
        <w:t>общество в катастрофу (как это было ос</w:t>
      </w:r>
      <w:r>
        <w:t>у</w:t>
      </w:r>
      <w:r>
        <w:t>ществлено в СССР в период перестройки усилиями М.С.Горбачёва и других дураков и мерзавцев</w:t>
      </w:r>
      <w:r w:rsidRPr="00D30B85">
        <w:rPr>
          <w:vertAlign w:val="superscript"/>
        </w:rPr>
        <w:t>[CCCLXII]</w:t>
      </w:r>
      <w:r>
        <w:t>); а если в катас</w:t>
      </w:r>
      <w:r>
        <w:t>т</w:t>
      </w:r>
      <w:r>
        <w:t xml:space="preserve">рофе нет потребности, то перенос акцентов в «плюрализме </w:t>
      </w:r>
      <w:r w:rsidRPr="00650119">
        <w:rPr>
          <w:i/>
        </w:rPr>
        <w:t>мнений», культи</w:t>
      </w:r>
      <w:r w:rsidRPr="00650119">
        <w:rPr>
          <w:i/>
        </w:rPr>
        <w:softHyphen/>
        <w:t>вируемых СМИ,</w:t>
      </w:r>
      <w:r>
        <w:t xml:space="preserve"> с одних идей на другие обе</w:t>
      </w:r>
      <w:r>
        <w:t>с</w:t>
      </w:r>
      <w:r>
        <w:t>печивает «мягкое манипулирование»</w:t>
      </w:r>
      <w:r w:rsidRPr="00D30B85">
        <w:rPr>
          <w:vertAlign w:val="superscript"/>
        </w:rPr>
        <w:t>[CCCLXIII]</w:t>
      </w:r>
      <w:r>
        <w:t xml:space="preserve"> обществом без того, чт</w:t>
      </w:r>
      <w:r>
        <w:t>о</w:t>
      </w:r>
      <w:r>
        <w:t>бы толпари понимали, куда, как и кто ими рулит и куда их г</w:t>
      </w:r>
      <w:r>
        <w:t>о</w:t>
      </w:r>
      <w:r>
        <w:t xml:space="preserve">нят. </w:t>
      </w:r>
    </w:p>
    <w:p w14:paraId="6A52F131" w14:textId="089099B6" w:rsidR="00D30B85" w:rsidRDefault="00D30B85" w:rsidP="00F509F0">
      <w:pPr>
        <w:pStyle w:val="af3"/>
      </w:pPr>
      <w:r>
        <w:t>Статья 13 ныне действующей конституции РФ</w:t>
      </w:r>
      <w:r w:rsidRPr="00D30B85">
        <w:rPr>
          <w:vertAlign w:val="superscript"/>
        </w:rPr>
        <w:t>[CCCLXIV]</w:t>
      </w:r>
      <w:r>
        <w:t xml:space="preserve"> направлена на обеспечение в обозримой перспективе именно такого спос</w:t>
      </w:r>
      <w:r>
        <w:t>о</w:t>
      </w:r>
      <w:r>
        <w:t>ба управления толпо-“элитарной” Россион</w:t>
      </w:r>
      <w:r>
        <w:t>и</w:t>
      </w:r>
      <w:r>
        <w:t xml:space="preserve">ей. </w:t>
      </w:r>
    </w:p>
    <w:p w14:paraId="0AFBDF63" w14:textId="77777777" w:rsidR="00D30B85" w:rsidRDefault="00D30B85" w:rsidP="00F509F0">
      <w:pPr>
        <w:pStyle w:val="ab"/>
      </w:pPr>
      <w:r w:rsidRPr="00223AAE">
        <w:t>————————</w:t>
      </w:r>
    </w:p>
    <w:p w14:paraId="7BB592BB" w14:textId="77777777" w:rsidR="00D30B85" w:rsidRDefault="00D30B85" w:rsidP="00873ABF">
      <w:pPr>
        <w:pStyle w:val="PlainText"/>
      </w:pPr>
      <w:r>
        <w:t>Это всё в совокупности создаёт предпосылки к управлению со стороны носителей конце</w:t>
      </w:r>
      <w:r>
        <w:t>п</w:t>
      </w:r>
      <w:r>
        <w:t xml:space="preserve">туальной власти библейского проекта </w:t>
      </w:r>
      <w:r w:rsidRPr="000A5A37">
        <w:rPr>
          <w:i/>
          <w:u w:val="single"/>
        </w:rPr>
        <w:t xml:space="preserve">ограниченным </w:t>
      </w:r>
      <w:r w:rsidRPr="000A5A37">
        <w:rPr>
          <w:u w:val="single"/>
        </w:rPr>
        <w:t>самоуправлением толпо-“элитарных” обществ</w:t>
      </w:r>
      <w:r>
        <w:t xml:space="preserve"> на основе принципа № 1: </w:t>
      </w:r>
      <w:r w:rsidRPr="00E5234F">
        <w:rPr>
          <w:i/>
        </w:rPr>
        <w:t>«Кто знает — тот поймёт, а кто не зн</w:t>
      </w:r>
      <w:r w:rsidRPr="00E5234F">
        <w:rPr>
          <w:i/>
        </w:rPr>
        <w:t>а</w:t>
      </w:r>
      <w:r w:rsidRPr="00E5234F">
        <w:rPr>
          <w:i/>
        </w:rPr>
        <w:t xml:space="preserve">ет, не понимает и по самонадеянности не хочет </w:t>
      </w:r>
      <w:r>
        <w:rPr>
          <w:i/>
        </w:rPr>
        <w:t xml:space="preserve">знать и </w:t>
      </w:r>
      <w:r w:rsidRPr="00E5234F">
        <w:rPr>
          <w:i/>
        </w:rPr>
        <w:t>пон</w:t>
      </w:r>
      <w:r w:rsidRPr="00E5234F">
        <w:rPr>
          <w:i/>
        </w:rPr>
        <w:t>и</w:t>
      </w:r>
      <w:r w:rsidRPr="00E5234F">
        <w:rPr>
          <w:i/>
        </w:rPr>
        <w:t>мать — это его пробл</w:t>
      </w:r>
      <w:r w:rsidRPr="00E5234F">
        <w:rPr>
          <w:i/>
        </w:rPr>
        <w:t>е</w:t>
      </w:r>
      <w:r w:rsidRPr="00E5234F">
        <w:rPr>
          <w:i/>
        </w:rPr>
        <w:t>мы…».</w:t>
      </w:r>
      <w:r>
        <w:t xml:space="preserve"> </w:t>
      </w:r>
    </w:p>
    <w:p w14:paraId="7FCB11DB" w14:textId="77777777" w:rsidR="00D30B85" w:rsidRDefault="00D30B85" w:rsidP="00873ABF">
      <w:pPr>
        <w:pStyle w:val="PlainText"/>
      </w:pPr>
      <w:r>
        <w:t>Знание же в данном случае представл</w:t>
      </w:r>
      <w:r>
        <w:t>я</w:t>
      </w:r>
      <w:r>
        <w:t>ет собой:</w:t>
      </w:r>
    </w:p>
    <w:p w14:paraId="2C78FD90" w14:textId="77777777" w:rsidR="00D30B85" w:rsidRDefault="00D30B85" w:rsidP="00F509F0">
      <w:pPr>
        <w:pStyle w:val="a3"/>
        <w:numPr>
          <w:ilvl w:val="0"/>
          <w:numId w:val="20"/>
        </w:numPr>
        <w:ind w:left="397" w:hanging="227"/>
      </w:pPr>
      <w:r>
        <w:t>либо результат посвящения индивида в нечто более высоко посвящёнными “товар</w:t>
      </w:r>
      <w:r>
        <w:t>и</w:t>
      </w:r>
      <w:r>
        <w:t>щами”;</w:t>
      </w:r>
    </w:p>
    <w:p w14:paraId="38A452A8" w14:textId="20F41F9B" w:rsidR="00D30B85" w:rsidRDefault="00D30B85" w:rsidP="00F509F0">
      <w:pPr>
        <w:pStyle w:val="a3"/>
        <w:numPr>
          <w:ilvl w:val="0"/>
          <w:numId w:val="20"/>
        </w:numPr>
        <w:ind w:left="397" w:hanging="227"/>
      </w:pPr>
      <w:r>
        <w:t xml:space="preserve">либо плод не зависящей от посвящений </w:t>
      </w:r>
      <w:r w:rsidRPr="00650119">
        <w:rPr>
          <w:i/>
        </w:rPr>
        <w:t>познавател</w:t>
      </w:r>
      <w:r w:rsidRPr="00650119">
        <w:rPr>
          <w:i/>
        </w:rPr>
        <w:t>ь</w:t>
      </w:r>
      <w:r w:rsidRPr="00650119">
        <w:rPr>
          <w:i/>
        </w:rPr>
        <w:t>но-творческой культуры личности</w:t>
      </w:r>
      <w:r w:rsidRPr="00D30B85">
        <w:rPr>
          <w:vertAlign w:val="superscript"/>
        </w:rPr>
        <w:t>[CCCLXV]</w:t>
      </w:r>
      <w:r w:rsidRPr="00650119">
        <w:rPr>
          <w:i/>
        </w:rPr>
        <w:t>,</w:t>
      </w:r>
      <w:r>
        <w:t xml:space="preserve"> которая в то</w:t>
      </w:r>
      <w:r>
        <w:t>л</w:t>
      </w:r>
      <w:r>
        <w:t>по-“элитар</w:t>
      </w:r>
      <w:r>
        <w:softHyphen/>
        <w:t>ном” обществе целенаправленно подавляется, в силу чего т</w:t>
      </w:r>
      <w:r>
        <w:t>а</w:t>
      </w:r>
      <w:r>
        <w:t>кие люди, самостоятельно познавшие то, о чём другие даже не желают задумываться, окружающим обществом достато</w:t>
      </w:r>
      <w:r>
        <w:t>ч</w:t>
      </w:r>
      <w:r>
        <w:t>но часто воспринимаются в качестве дур</w:t>
      </w:r>
      <w:r>
        <w:t>а</w:t>
      </w:r>
      <w:r>
        <w:t>ков</w:t>
      </w:r>
      <w:r w:rsidRPr="00D30B85">
        <w:rPr>
          <w:vertAlign w:val="superscript"/>
        </w:rPr>
        <w:t>[CCCLXVI]</w:t>
      </w:r>
      <w:r>
        <w:t>.</w:t>
      </w:r>
    </w:p>
    <w:p w14:paraId="1303CC9A" w14:textId="77777777" w:rsidR="00D30B85" w:rsidRDefault="00D30B85" w:rsidP="00873ABF">
      <w:pPr>
        <w:pStyle w:val="PlainText"/>
      </w:pPr>
      <w:r>
        <w:t xml:space="preserve">Адекватное понимание ставшего индивиду известным </w:t>
      </w:r>
      <w:r w:rsidRPr="00223AAE">
        <w:t>—</w:t>
      </w:r>
      <w:r>
        <w:t xml:space="preserve"> р</w:t>
      </w:r>
      <w:r>
        <w:t>е</w:t>
      </w:r>
      <w:r>
        <w:t xml:space="preserve">зультат опять таки его личностной познавательно-творческой культуры, а </w:t>
      </w:r>
      <w:r w:rsidRPr="0095672D">
        <w:rPr>
          <w:i/>
        </w:rPr>
        <w:t>какое ни на есть</w:t>
      </w:r>
      <w:r>
        <w:t xml:space="preserve"> понимание (при неразвитости ли</w:t>
      </w:r>
      <w:r>
        <w:t>ч</w:t>
      </w:r>
      <w:r>
        <w:t xml:space="preserve">ностной познавательно-творческой культуры) </w:t>
      </w:r>
      <w:r w:rsidRPr="00223AAE">
        <w:t>—</w:t>
      </w:r>
      <w:r>
        <w:t xml:space="preserve"> результат поя</w:t>
      </w:r>
      <w:r>
        <w:t>с</w:t>
      </w:r>
      <w:r>
        <w:t>нений знания со стороны более высоко посвящённых “товар</w:t>
      </w:r>
      <w:r>
        <w:t>и</w:t>
      </w:r>
      <w:r>
        <w:t xml:space="preserve">щей”. </w:t>
      </w:r>
    </w:p>
    <w:p w14:paraId="13CCF40F" w14:textId="77777777" w:rsidR="00D30B85" w:rsidRPr="0095672D" w:rsidRDefault="00D30B85" w:rsidP="00873ABF">
      <w:pPr>
        <w:pStyle w:val="PlainText"/>
      </w:pPr>
      <w:r>
        <w:t xml:space="preserve">Как следствие реализуется принцип № 2: </w:t>
      </w:r>
      <w:r w:rsidRPr="00A76671">
        <w:rPr>
          <w:i/>
        </w:rPr>
        <w:t xml:space="preserve">«Каждый в меру </w:t>
      </w:r>
      <w:r w:rsidRPr="00A76671">
        <w:rPr>
          <w:i/>
        </w:rPr>
        <w:lastRenderedPageBreak/>
        <w:t>п</w:t>
      </w:r>
      <w:r w:rsidRPr="00A76671">
        <w:rPr>
          <w:i/>
        </w:rPr>
        <w:t>о</w:t>
      </w:r>
      <w:r w:rsidRPr="00A76671">
        <w:rPr>
          <w:i/>
        </w:rPr>
        <w:t>нимания работает на себя, а в меру непон</w:t>
      </w:r>
      <w:r w:rsidRPr="00A76671">
        <w:rPr>
          <w:i/>
        </w:rPr>
        <w:t>и</w:t>
      </w:r>
      <w:r w:rsidRPr="00A76671">
        <w:rPr>
          <w:i/>
        </w:rPr>
        <w:t>мания — на тех, кто понимает больше…».</w:t>
      </w:r>
      <w:r>
        <w:t xml:space="preserve"> В отличие от принципа № 1 этот принцип носит универсальный характер, т.е. не знает ограничений и и</w:t>
      </w:r>
      <w:r>
        <w:t>с</w:t>
      </w:r>
      <w:r>
        <w:t>ключений. Но больше всех знает и понимает Бог, вследствие чего противодейс</w:t>
      </w:r>
      <w:r>
        <w:t>т</w:t>
      </w:r>
      <w:r>
        <w:t>вие Ему всегда проигрышно, о чём многие забывают или не задумываю</w:t>
      </w:r>
      <w:r>
        <w:t>т</w:t>
      </w:r>
      <w:r>
        <w:t>ся…</w:t>
      </w:r>
    </w:p>
    <w:p w14:paraId="38BB9B32" w14:textId="77777777" w:rsidR="00D30B85" w:rsidRPr="00AF6722" w:rsidRDefault="00D30B85" w:rsidP="00873ABF">
      <w:pPr>
        <w:pStyle w:val="PlainText"/>
      </w:pPr>
      <w:r>
        <w:t>Принципы № 1 и № 2 в их взаимодейс</w:t>
      </w:r>
      <w:r>
        <w:t>т</w:t>
      </w:r>
      <w:r>
        <w:t xml:space="preserve">вии в жизни толпо-“элитарного” общества, выражаются в приводившейся ранее в разделе 3.3.1 метафоре: </w:t>
      </w:r>
      <w:r>
        <w:rPr>
          <w:i/>
        </w:rPr>
        <w:t>«</w:t>
      </w:r>
      <w:r w:rsidRPr="004C35AD">
        <w:rPr>
          <w:i/>
        </w:rPr>
        <w:t>Сад растёт сам</w:t>
      </w:r>
      <w:r>
        <w:rPr>
          <w:i/>
        </w:rPr>
        <w:t>:</w:t>
      </w:r>
      <w:r w:rsidRPr="004C35AD">
        <w:rPr>
          <w:i/>
        </w:rPr>
        <w:t xml:space="preserve"> садовник только </w:t>
      </w:r>
      <w:r>
        <w:rPr>
          <w:i/>
        </w:rPr>
        <w:t>ух</w:t>
      </w:r>
      <w:r>
        <w:rPr>
          <w:i/>
        </w:rPr>
        <w:t>а</w:t>
      </w:r>
      <w:r>
        <w:rPr>
          <w:i/>
        </w:rPr>
        <w:t xml:space="preserve">живает за ним </w:t>
      </w:r>
      <w:r w:rsidRPr="00C147FD">
        <w:rPr>
          <w:i/>
        </w:rPr>
        <w:t>—</w:t>
      </w:r>
      <w:r>
        <w:rPr>
          <w:i/>
        </w:rPr>
        <w:t xml:space="preserve"> </w:t>
      </w:r>
      <w:r w:rsidRPr="004C35AD">
        <w:rPr>
          <w:i/>
        </w:rPr>
        <w:t>пропалывает, под</w:t>
      </w:r>
      <w:r>
        <w:rPr>
          <w:i/>
        </w:rPr>
        <w:softHyphen/>
      </w:r>
      <w:r w:rsidRPr="004C35AD">
        <w:rPr>
          <w:i/>
        </w:rPr>
        <w:t>саживает</w:t>
      </w:r>
      <w:r>
        <w:rPr>
          <w:i/>
        </w:rPr>
        <w:t xml:space="preserve"> новые </w:t>
      </w:r>
      <w:r w:rsidRPr="004C35AD">
        <w:rPr>
          <w:i/>
        </w:rPr>
        <w:t>растения</w:t>
      </w:r>
      <w:r>
        <w:rPr>
          <w:i/>
        </w:rPr>
        <w:t>, прививает на них подвои, поливает, удобряет и т.п.».</w:t>
      </w:r>
      <w:r>
        <w:t xml:space="preserve"> </w:t>
      </w:r>
    </w:p>
    <w:p w14:paraId="103DAC67" w14:textId="77777777" w:rsidR="00D30B85" w:rsidRDefault="00D30B85" w:rsidP="00C50FE4">
      <w:pPr>
        <w:pStyle w:val="a7"/>
      </w:pPr>
      <w:r w:rsidRPr="00A77F93">
        <w:t>В жизни общества, ни одно явление не может быть создано из ничего и после этого «вытянуто за уши» до нужной ко</w:t>
      </w:r>
      <w:r w:rsidRPr="00A77F93">
        <w:t>н</w:t>
      </w:r>
      <w:r w:rsidRPr="00A77F93">
        <w:t xml:space="preserve">диции, но </w:t>
      </w:r>
      <w:r>
        <w:t>открывшиеся возможности могут быть преобраз</w:t>
      </w:r>
      <w:r>
        <w:t>о</w:t>
      </w:r>
      <w:r>
        <w:t>ваны в действующие тенденции, тенденции могут быть в</w:t>
      </w:r>
      <w:r>
        <w:t>ы</w:t>
      </w:r>
      <w:r>
        <w:t xml:space="preserve">ращены в </w:t>
      </w:r>
      <w:r w:rsidRPr="00A77F93">
        <w:t xml:space="preserve">явления, </w:t>
      </w:r>
      <w:r>
        <w:t xml:space="preserve">а порождаемые </w:t>
      </w:r>
      <w:r w:rsidRPr="00A77F93">
        <w:t>общес</w:t>
      </w:r>
      <w:r w:rsidRPr="00A77F93">
        <w:t>т</w:t>
      </w:r>
      <w:r w:rsidRPr="00A77F93">
        <w:t>вом</w:t>
      </w:r>
      <w:r>
        <w:t xml:space="preserve"> явления</w:t>
      </w:r>
      <w:r w:rsidRPr="00A77F93">
        <w:t>, могут быть взяты под упра</w:t>
      </w:r>
      <w:r w:rsidRPr="00A77F93">
        <w:t>в</w:t>
      </w:r>
      <w:r w:rsidRPr="00A77F93">
        <w:t>ление</w:t>
      </w:r>
      <w:r>
        <w:t xml:space="preserve">, </w:t>
      </w:r>
      <w:r w:rsidRPr="00223AAE">
        <w:t>—</w:t>
      </w:r>
      <w:r>
        <w:t xml:space="preserve"> разнородное по своим целям и средствам</w:t>
      </w:r>
      <w:r w:rsidRPr="00A77F93">
        <w:t xml:space="preserve">, </w:t>
      </w:r>
      <w:r w:rsidRPr="00223AAE">
        <w:t>—</w:t>
      </w:r>
      <w:r>
        <w:t xml:space="preserve"> </w:t>
      </w:r>
      <w:r w:rsidRPr="00A77F93">
        <w:t>на какой основе жизнь общес</w:t>
      </w:r>
      <w:r w:rsidRPr="00A77F93">
        <w:t>т</w:t>
      </w:r>
      <w:r w:rsidRPr="00A77F93">
        <w:t xml:space="preserve">ва обретает </w:t>
      </w:r>
      <w:r>
        <w:t>опред</w:t>
      </w:r>
      <w:r>
        <w:t>е</w:t>
      </w:r>
      <w:r>
        <w:t>лённую целесообра</w:t>
      </w:r>
      <w:r>
        <w:t>з</w:t>
      </w:r>
      <w:r>
        <w:t xml:space="preserve">ность </w:t>
      </w:r>
      <w:r w:rsidRPr="00223AAE">
        <w:t>—</w:t>
      </w:r>
      <w:r>
        <w:t xml:space="preserve"> </w:t>
      </w:r>
      <w:r w:rsidRPr="00A77F93">
        <w:t>управляемую направле</w:t>
      </w:r>
      <w:r w:rsidRPr="00A77F93">
        <w:t>н</w:t>
      </w:r>
      <w:r w:rsidRPr="00A77F93">
        <w:t>ность.</w:t>
      </w:r>
    </w:p>
    <w:p w14:paraId="290B99BA" w14:textId="77777777" w:rsidR="00D30B85" w:rsidRDefault="00D30B85" w:rsidP="001E3DED">
      <w:pPr>
        <w:pStyle w:val="PlainText"/>
      </w:pPr>
      <w:r>
        <w:t>При этом «садовник» и его «подмастерья», работающие на библейский проект порабощения человечества от имени Бога, действуют в пределах попущ</w:t>
      </w:r>
      <w:r>
        <w:t>е</w:t>
      </w:r>
      <w:r>
        <w:t>ния.</w:t>
      </w:r>
    </w:p>
    <w:p w14:paraId="3D1531CA" w14:textId="767F49BB" w:rsidR="00D30B85" w:rsidRDefault="00D30B85" w:rsidP="00CE14DD">
      <w:pPr>
        <w:pStyle w:val="PlainText"/>
      </w:pPr>
      <w:r>
        <w:rPr>
          <w:noProof/>
        </w:rPr>
        <mc:AlternateContent>
          <mc:Choice Requires="wpc">
            <w:drawing>
              <wp:anchor distT="0" distB="0" distL="114300" distR="114300" simplePos="0" relativeHeight="251659776" behindDoc="0" locked="0" layoutInCell="1" allowOverlap="1" wp14:anchorId="0237D80E" wp14:editId="4FE099F6">
                <wp:simplePos x="0" y="0"/>
                <wp:positionH relativeFrom="margin">
                  <wp:align>left</wp:align>
                </wp:positionH>
                <wp:positionV relativeFrom="paragraph">
                  <wp:posOffset>71755</wp:posOffset>
                </wp:positionV>
                <wp:extent cx="2193290" cy="3164205"/>
                <wp:effectExtent l="0" t="0" r="0" b="0"/>
                <wp:wrapSquare wrapText="bothSides"/>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8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18006" y="864"/>
                            <a:ext cx="2160708" cy="917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 name="Picture 8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1027654"/>
                            <a:ext cx="2161565" cy="2079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w14:anchorId="22870863" id="Canvas 83" o:spid="_x0000_s1026" editas="canvas" style="position:absolute;margin-left:0;margin-top:5.65pt;width:172.7pt;height:249.15pt;z-index:251659776;mso-position-horizontal:left;mso-position-horizontal-relative:margin" coordsize="21932,31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">
                <v:shape id="_x0000_s1027" type="#_x0000_t75" style="position:absolute;width:21932;height:31642;visibility:visible;mso-wrap-style:square">
                  <v:fill o:detectmouseclick="t"/>
                  <v:path o:connecttype="none"/>
                </v:shape>
                <v:shape id="Picture 85" o:spid="_x0000_s1028" type="#_x0000_t75" style="position:absolute;left:180;top:8;width:21607;height:9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">
                  <v:imagedata r:id="rId162" o:title=""/>
                </v:shape>
                <v:shape id="Picture 86" o:spid="_x0000_s1029" type="#_x0000_t75" style="position:absolute;top:10276;width:21615;height:2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">
                  <v:imagedata r:id="rId163" o:title=""/>
                </v:shape>
                <w10:wrap type="square" anchorx="margin"/>
              </v:group>
            </w:pict>
          </mc:Fallback>
        </mc:AlternateContent>
      </w:r>
      <w:r>
        <w:t>И естественно, что само</w:t>
      </w:r>
      <w:r>
        <w:softHyphen/>
        <w:t>пре</w:t>
      </w:r>
      <w:r>
        <w:softHyphen/>
        <w:t>возносящийся «садовник» не сч</w:t>
      </w:r>
      <w:r>
        <w:t>и</w:t>
      </w:r>
      <w:r>
        <w:t>тает самого себя органичной частью «са</w:t>
      </w:r>
      <w:r>
        <w:softHyphen/>
        <w:t>да». Наиболее ярко т</w:t>
      </w:r>
      <w:r>
        <w:t>а</w:t>
      </w:r>
      <w:r>
        <w:t xml:space="preserve">кое отношение </w:t>
      </w:r>
      <w:r w:rsidRPr="00037B25">
        <w:rPr>
          <w:i/>
        </w:rPr>
        <w:t>«садовника» — заправил библейского проекта, гл</w:t>
      </w:r>
      <w:r w:rsidRPr="00037B25">
        <w:rPr>
          <w:i/>
        </w:rPr>
        <w:t>о</w:t>
      </w:r>
      <w:r w:rsidRPr="00037B25">
        <w:rPr>
          <w:i/>
        </w:rPr>
        <w:t>бальной концептуальной власти, его реализующей,</w:t>
      </w:r>
      <w:r>
        <w:t xml:space="preserve"> </w:t>
      </w:r>
      <w:r w:rsidRPr="000645EA">
        <w:t>—</w:t>
      </w:r>
      <w:r>
        <w:t xml:space="preserve"> к человеч</w:t>
      </w:r>
      <w:r>
        <w:t>е</w:t>
      </w:r>
      <w:r>
        <w:t>ству выразилось в символике на долларовой куп</w:t>
      </w:r>
      <w:r>
        <w:t>ю</w:t>
      </w:r>
      <w:r>
        <w:t>ре:</w:t>
      </w:r>
    </w:p>
    <w:p w14:paraId="7123D537" w14:textId="77777777" w:rsidR="00D30B85" w:rsidRDefault="00D30B85" w:rsidP="00CE14DD">
      <w:pPr>
        <w:pStyle w:val="a3"/>
        <w:numPr>
          <w:ilvl w:val="0"/>
          <w:numId w:val="20"/>
        </w:numPr>
        <w:ind w:left="397" w:hanging="227"/>
      </w:pPr>
      <w:r>
        <w:t>Прежде всего мы в</w:t>
      </w:r>
      <w:r>
        <w:t>и</w:t>
      </w:r>
      <w:r>
        <w:t xml:space="preserve">дим на ней заверение </w:t>
      </w:r>
      <w:r>
        <w:lastRenderedPageBreak/>
        <w:t>«</w:t>
      </w:r>
      <w:r>
        <w:rPr>
          <w:lang w:val="en-US"/>
        </w:rPr>
        <w:t>In</w:t>
      </w:r>
      <w:r w:rsidRPr="008368A6">
        <w:t xml:space="preserve"> </w:t>
      </w:r>
      <w:r>
        <w:rPr>
          <w:lang w:val="en-US"/>
        </w:rPr>
        <w:t>God</w:t>
      </w:r>
      <w:r w:rsidRPr="008368A6">
        <w:t xml:space="preserve"> </w:t>
      </w:r>
      <w:r>
        <w:rPr>
          <w:lang w:val="en-US"/>
        </w:rPr>
        <w:t>we</w:t>
      </w:r>
      <w:r w:rsidRPr="008368A6">
        <w:t xml:space="preserve"> </w:t>
      </w:r>
      <w:r>
        <w:rPr>
          <w:lang w:val="en-US"/>
        </w:rPr>
        <w:t>trust</w:t>
      </w:r>
      <w:r>
        <w:t xml:space="preserve">» </w:t>
      </w:r>
      <w:r w:rsidRPr="00223AAE">
        <w:t>—</w:t>
      </w:r>
      <w:r>
        <w:t xml:space="preserve"> «Мы веруем в Бога», необходимое для того, чтобы не пугать толп</w:t>
      </w:r>
      <w:r>
        <w:t>а</w:t>
      </w:r>
      <w:r>
        <w:t>рей заведомым дем</w:t>
      </w:r>
      <w:r>
        <w:t>о</w:t>
      </w:r>
      <w:r>
        <w:t>низмом власти.</w:t>
      </w:r>
    </w:p>
    <w:p w14:paraId="06B7A016" w14:textId="77777777" w:rsidR="00D30B85" w:rsidRDefault="00D30B85" w:rsidP="00CE14DD">
      <w:pPr>
        <w:pStyle w:val="a3"/>
        <w:numPr>
          <w:ilvl w:val="0"/>
          <w:numId w:val="20"/>
        </w:numPr>
        <w:ind w:left="397" w:hanging="227"/>
      </w:pPr>
      <w:r>
        <w:t xml:space="preserve">Слева от этого заверения </w:t>
      </w:r>
      <w:r w:rsidRPr="00223AAE">
        <w:t>—</w:t>
      </w:r>
      <w:r>
        <w:t xml:space="preserve"> круг, под кот</w:t>
      </w:r>
      <w:r>
        <w:t>о</w:t>
      </w:r>
      <w:r>
        <w:t>рым надпись «</w:t>
      </w:r>
      <w:r>
        <w:rPr>
          <w:lang w:val="en-US"/>
        </w:rPr>
        <w:t>The</w:t>
      </w:r>
      <w:r w:rsidRPr="008368A6">
        <w:t xml:space="preserve"> </w:t>
      </w:r>
      <w:r>
        <w:rPr>
          <w:lang w:val="en-US"/>
        </w:rPr>
        <w:t>Great</w:t>
      </w:r>
      <w:r w:rsidRPr="008368A6">
        <w:t xml:space="preserve"> </w:t>
      </w:r>
      <w:r>
        <w:rPr>
          <w:lang w:val="en-US"/>
        </w:rPr>
        <w:t>Seal</w:t>
      </w:r>
      <w:r>
        <w:t xml:space="preserve">» </w:t>
      </w:r>
      <w:r w:rsidRPr="00223AAE">
        <w:t>—</w:t>
      </w:r>
      <w:r>
        <w:t xml:space="preserve"> «Вел</w:t>
      </w:r>
      <w:r>
        <w:t>и</w:t>
      </w:r>
      <w:r>
        <w:t>кая печать».</w:t>
      </w:r>
    </w:p>
    <w:p w14:paraId="4D851E45" w14:textId="77777777" w:rsidR="00D30B85" w:rsidRDefault="00D30B85" w:rsidP="00CE14DD">
      <w:pPr>
        <w:pStyle w:val="a3"/>
        <w:numPr>
          <w:ilvl w:val="0"/>
          <w:numId w:val="20"/>
        </w:numPr>
        <w:ind w:left="397" w:hanging="227"/>
      </w:pPr>
      <w:r>
        <w:t>Внутри круга изобр</w:t>
      </w:r>
      <w:r>
        <w:t>а</w:t>
      </w:r>
      <w:r>
        <w:t>жена пирамида. Кроме пирамиды в нём две ленты с надписями. Пирамида, символизирующая челов</w:t>
      </w:r>
      <w:r>
        <w:t>е</w:t>
      </w:r>
      <w:r>
        <w:t xml:space="preserve">чество, </w:t>
      </w:r>
      <w:r w:rsidRPr="00223AAE">
        <w:t>—</w:t>
      </w:r>
      <w:r>
        <w:t xml:space="preserve"> без вершины. Вместо вершины </w:t>
      </w:r>
      <w:r w:rsidRPr="00223AAE">
        <w:t>—</w:t>
      </w:r>
      <w:r>
        <w:t xml:space="preserve"> сияющий тр</w:t>
      </w:r>
      <w:r>
        <w:t>е</w:t>
      </w:r>
      <w:r>
        <w:t>угольник, представляющий собой отверстие в некий иной мир, через которое некто смотрит одним глазом на происх</w:t>
      </w:r>
      <w:r>
        <w:t>о</w:t>
      </w:r>
      <w:r>
        <w:t>дящее на Земле, чтобы некоторым образом «мистически» воздействовать на течение событий. Но такой способ взаим</w:t>
      </w:r>
      <w:r>
        <w:t>о</w:t>
      </w:r>
      <w:r>
        <w:t>действия с этим миром из некоего другого можно понимать и в том смысле, что полного доступа в этот мир некто из друг</w:t>
      </w:r>
      <w:r>
        <w:t>о</w:t>
      </w:r>
      <w:r>
        <w:t xml:space="preserve">го мира не имеет по не зависящим от него причинам. Т.е. контур треугольника </w:t>
      </w:r>
      <w:r w:rsidRPr="00223AAE">
        <w:t>—</w:t>
      </w:r>
      <w:r>
        <w:t xml:space="preserve"> своего рода символическое изобр</w:t>
      </w:r>
      <w:r>
        <w:t>а</w:t>
      </w:r>
      <w:r>
        <w:t>жение границ попущения Божи</w:t>
      </w:r>
      <w:r>
        <w:t>е</w:t>
      </w:r>
      <w:r>
        <w:t>го.</w:t>
      </w:r>
    </w:p>
    <w:p w14:paraId="06E71257" w14:textId="77777777" w:rsidR="00D30B85" w:rsidRPr="00D86151" w:rsidRDefault="00D30B85" w:rsidP="00873ABF">
      <w:pPr>
        <w:pStyle w:val="PlainText"/>
        <w:rPr>
          <w:rFonts w:ascii="Academy" w:hAnsi="Academy"/>
          <w:szCs w:val="22"/>
        </w:rPr>
      </w:pPr>
      <w:r>
        <w:t xml:space="preserve">Надписи на лентах внутри «Великой печати» </w:t>
      </w:r>
      <w:r w:rsidRPr="00D86151">
        <w:rPr>
          <w:rFonts w:ascii="Academy" w:hAnsi="Academy"/>
          <w:szCs w:val="22"/>
        </w:rPr>
        <w:t>«переводить их можно по-разному. Словосочетание Annuit Coeptis можно пер</w:t>
      </w:r>
      <w:r w:rsidRPr="00D86151">
        <w:rPr>
          <w:rFonts w:ascii="Academy" w:hAnsi="Academy"/>
          <w:szCs w:val="22"/>
        </w:rPr>
        <w:t>е</w:t>
      </w:r>
      <w:r w:rsidRPr="00D86151">
        <w:rPr>
          <w:rFonts w:ascii="Academy" w:hAnsi="Academy"/>
          <w:szCs w:val="22"/>
        </w:rPr>
        <w:t>вести или как слова «время начала» (тогда надпись относится к римским цифрам внизу пирамиды — там обозначен год принятия Декларации Независимости, 1776), или как фразу «он содействовал нашим нач</w:t>
      </w:r>
      <w:r w:rsidRPr="00D86151">
        <w:rPr>
          <w:rFonts w:ascii="Academy" w:hAnsi="Academy"/>
          <w:szCs w:val="22"/>
        </w:rPr>
        <w:t>и</w:t>
      </w:r>
      <w:r w:rsidRPr="00D86151">
        <w:rPr>
          <w:rFonts w:ascii="Academy" w:hAnsi="Academy"/>
          <w:szCs w:val="22"/>
        </w:rPr>
        <w:t>наниям» (и тогда она, очевидно, относится к летающему глазу). П</w:t>
      </w:r>
      <w:r w:rsidRPr="00D86151">
        <w:rPr>
          <w:rFonts w:ascii="Academy" w:hAnsi="Academy"/>
          <w:szCs w:val="22"/>
        </w:rPr>
        <w:t>о</w:t>
      </w:r>
      <w:r w:rsidRPr="00D86151">
        <w:rPr>
          <w:rFonts w:ascii="Academy" w:hAnsi="Academy"/>
          <w:szCs w:val="22"/>
        </w:rPr>
        <w:t xml:space="preserve">хоже, авторы имели в виду «и то, и другое». </w:t>
      </w:r>
    </w:p>
    <w:p w14:paraId="69B73BD7" w14:textId="77777777" w:rsidR="00D30B85" w:rsidRDefault="00D30B85" w:rsidP="00F509F0">
      <w:pPr>
        <w:pStyle w:val="a5"/>
      </w:pPr>
      <w:r w:rsidRPr="001D6ACA">
        <w:t>Не менее интересна вторая надпись. Novus Ordo Seclorum можно перевести как «новый порядок для (будущих) покол</w:t>
      </w:r>
      <w:r w:rsidRPr="001D6ACA">
        <w:t>е</w:t>
      </w:r>
      <w:r w:rsidRPr="001D6ACA">
        <w:t>ний», или, чуть более вольно, «новый порядок времён» (п</w:t>
      </w:r>
      <w:r w:rsidRPr="001D6ACA">
        <w:t>о</w:t>
      </w:r>
      <w:r w:rsidRPr="001D6ACA">
        <w:t>скольку слово «seculum» в классической латыни означало «пок</w:t>
      </w:r>
      <w:r w:rsidRPr="001D6ACA">
        <w:t>о</w:t>
      </w:r>
      <w:r w:rsidRPr="001D6ACA">
        <w:t>ление», но иногда оно употреблялось в значении «век», опред</w:t>
      </w:r>
      <w:r w:rsidRPr="001D6ACA">
        <w:t>е</w:t>
      </w:r>
      <w:r w:rsidRPr="001D6ACA">
        <w:t>ляя некоторый продолжительный период времени). Однако, се</w:t>
      </w:r>
      <w:r w:rsidRPr="001D6ACA">
        <w:t>й</w:t>
      </w:r>
      <w:r w:rsidRPr="001D6ACA">
        <w:t>час бо</w:t>
      </w:r>
      <w:r>
        <w:t xml:space="preserve">лее распространён иной перевод </w:t>
      </w:r>
      <w:r w:rsidRPr="001D6ACA">
        <w:t>— «Новый Мировой П</w:t>
      </w:r>
      <w:r w:rsidRPr="001D6ACA">
        <w:t>о</w:t>
      </w:r>
      <w:r w:rsidRPr="001D6ACA">
        <w:t>рядок» (если понимать seculum в значении наподобие греческого «эона»). Примерно такое толкование, ассоциировавшееся с пр</w:t>
      </w:r>
      <w:r w:rsidRPr="001D6ACA">
        <w:t>о</w:t>
      </w:r>
      <w:r w:rsidRPr="001D6ACA">
        <w:t>водимым Рузвельтом «новым курсом», и привело его к решению использ</w:t>
      </w:r>
      <w:r w:rsidRPr="001D6ACA">
        <w:t>о</w:t>
      </w:r>
      <w:r w:rsidRPr="001D6ACA">
        <w:t>вать обратную сторону Великой Печати в дизайне новой долл</w:t>
      </w:r>
      <w:r w:rsidRPr="001D6ACA">
        <w:t>а</w:t>
      </w:r>
      <w:r w:rsidRPr="001D6ACA">
        <w:t>ровой банкноты</w:t>
      </w:r>
      <w:r>
        <w:t>» (</w:t>
      </w:r>
      <w:hyperlink r:id="rId164" w:history="1">
        <w:r w:rsidRPr="003A33DA">
          <w:rPr>
            <w:rStyle w:val="Hyperlink"/>
          </w:rPr>
          <w:t>http://www.specnaz.ru/pozicii/77/</w:t>
        </w:r>
      </w:hyperlink>
      <w:r>
        <w:t>)</w:t>
      </w:r>
      <w:r w:rsidRPr="001D6ACA">
        <w:t>.</w:t>
      </w:r>
    </w:p>
    <w:p w14:paraId="357F95B3" w14:textId="77777777" w:rsidR="00D30B85" w:rsidRDefault="00D30B85" w:rsidP="00873ABF">
      <w:pPr>
        <w:pStyle w:val="PlainText"/>
      </w:pPr>
      <w:r>
        <w:t xml:space="preserve">Концептуальная власть заправил библейского проекта, </w:t>
      </w:r>
      <w:r>
        <w:lastRenderedPageBreak/>
        <w:t>отд</w:t>
      </w:r>
      <w:r>
        <w:t>е</w:t>
      </w:r>
      <w:r>
        <w:t>лившись от общества, предп</w:t>
      </w:r>
      <w:r>
        <w:t>о</w:t>
      </w:r>
      <w:r>
        <w:t xml:space="preserve">читает «косить под Бога»: то есть, как это делает Бог, </w:t>
      </w:r>
      <w:r w:rsidRPr="00223AAE">
        <w:t>—</w:t>
      </w:r>
      <w:r>
        <w:t xml:space="preserve"> разговаривать с подвластной толпой на языке жизненных о</w:t>
      </w:r>
      <w:r>
        <w:t>б</w:t>
      </w:r>
      <w:r>
        <w:t xml:space="preserve">стоятельств. </w:t>
      </w:r>
    </w:p>
    <w:p w14:paraId="7A9ED1C2" w14:textId="77777777" w:rsidR="00D30B85" w:rsidRDefault="00D30B85" w:rsidP="00873ABF">
      <w:pPr>
        <w:pStyle w:val="PlainText"/>
      </w:pPr>
      <w:r>
        <w:t>Поскольку по отношению к подавляющему большинству чл</w:t>
      </w:r>
      <w:r>
        <w:t>е</w:t>
      </w:r>
      <w:r>
        <w:t xml:space="preserve">нов общества она реализует  безструктурный способ управления, то всякий, кто желает делать карьеру в русле алгоритма </w:t>
      </w:r>
      <w:r w:rsidRPr="00037B25">
        <w:rPr>
          <w:i/>
        </w:rPr>
        <w:t>«сад ра</w:t>
      </w:r>
      <w:r w:rsidRPr="00037B25">
        <w:rPr>
          <w:i/>
        </w:rPr>
        <w:t>с</w:t>
      </w:r>
      <w:r w:rsidRPr="00037B25">
        <w:rPr>
          <w:i/>
        </w:rPr>
        <w:t>тёт сам: садовник только</w:t>
      </w:r>
      <w:r>
        <w:rPr>
          <w:i/>
        </w:rPr>
        <w:t xml:space="preserve"> </w:t>
      </w:r>
      <w:r w:rsidRPr="005105A1">
        <w:rPr>
          <w:i/>
        </w:rPr>
        <w:t>ухаживает за ним</w:t>
      </w:r>
      <w:r w:rsidRPr="00037B25">
        <w:rPr>
          <w:i/>
        </w:rPr>
        <w:t>…»</w:t>
      </w:r>
      <w:r>
        <w:t xml:space="preserve"> на основе при</w:t>
      </w:r>
      <w:r>
        <w:t>н</w:t>
      </w:r>
      <w:r>
        <w:t xml:space="preserve">ципов </w:t>
      </w:r>
      <w:r w:rsidRPr="00037B25">
        <w:rPr>
          <w:i/>
        </w:rPr>
        <w:t>«каждый в меру понимания работает на себя, а в меру непонимания — на понимающих больше»</w:t>
      </w:r>
      <w:r>
        <w:t xml:space="preserve"> и </w:t>
      </w:r>
      <w:r w:rsidRPr="00037B25">
        <w:rPr>
          <w:i/>
        </w:rPr>
        <w:t>«кто знает, тот по</w:t>
      </w:r>
      <w:r w:rsidRPr="00037B25">
        <w:rPr>
          <w:i/>
        </w:rPr>
        <w:t>й</w:t>
      </w:r>
      <w:r w:rsidRPr="00037B25">
        <w:rPr>
          <w:i/>
        </w:rPr>
        <w:t>мёт</w:t>
      </w:r>
      <w:r>
        <w:rPr>
          <w:i/>
        </w:rPr>
        <w:t xml:space="preserve">, а кто не знает и не понимает </w:t>
      </w:r>
      <w:r w:rsidRPr="00037B25">
        <w:rPr>
          <w:i/>
        </w:rPr>
        <w:t>—</w:t>
      </w:r>
      <w:r>
        <w:rPr>
          <w:i/>
        </w:rPr>
        <w:t xml:space="preserve"> это его проблемы</w:t>
      </w:r>
      <w:r w:rsidRPr="00037B25">
        <w:rPr>
          <w:i/>
        </w:rPr>
        <w:t>»</w:t>
      </w:r>
      <w:r>
        <w:t xml:space="preserve"> </w:t>
      </w:r>
      <w:r w:rsidRPr="00223AAE">
        <w:t>—</w:t>
      </w:r>
      <w:r>
        <w:t xml:space="preserve"> во</w:t>
      </w:r>
      <w:r>
        <w:t>с</w:t>
      </w:r>
      <w:r>
        <w:t>принимает отчасти осознанно, отчасти безсознательно некоторые события в своей жизни и жизни человечества как некие намёки (посылы, «месседжи»), как рекомендацию или команду действ</w:t>
      </w:r>
      <w:r>
        <w:t>о</w:t>
      </w:r>
      <w:r>
        <w:t>вать (или бездействовать) в складывающихся вокруг него обсто</w:t>
      </w:r>
      <w:r>
        <w:t>я</w:t>
      </w:r>
      <w:r>
        <w:t>тельствах. Но поскольку решение действовать он принимает сам, то и продвижение по карьерной лестнице он воспринимает как его личный успех, как его собственные достижения. Если же он делает шаг «не туда», то получает по рукам и это он тоже воспр</w:t>
      </w:r>
      <w:r>
        <w:t>и</w:t>
      </w:r>
      <w:r>
        <w:t xml:space="preserve">нимает, как намёк на необходимость для успешного делания карьеры избегать необдуманных шагов. </w:t>
      </w:r>
    </w:p>
    <w:p w14:paraId="39E20899" w14:textId="77777777" w:rsidR="00D30B85" w:rsidRDefault="00D30B85" w:rsidP="00C50FE4">
      <w:pPr>
        <w:pStyle w:val="a7"/>
      </w:pPr>
      <w:r>
        <w:t>При этом чьё бы то ни было желание самоутвердиться в о</w:t>
      </w:r>
      <w:r>
        <w:t>б</w:t>
      </w:r>
      <w:r>
        <w:t>ществе, сделать карьеру, в том числе и ради воплощения в жизнь объективно благих намерений, автоматически и неи</w:t>
      </w:r>
      <w:r>
        <w:t>з</w:t>
      </w:r>
      <w:r>
        <w:t>бежно замыкает его психику на эгрегориальную алгоритмику продвижения вверх по ступеням то</w:t>
      </w:r>
      <w:r>
        <w:t>л</w:t>
      </w:r>
      <w:r>
        <w:t xml:space="preserve">по-“элитаризма”. </w:t>
      </w:r>
    </w:p>
    <w:p w14:paraId="2F7098A5" w14:textId="77777777" w:rsidR="00D30B85" w:rsidRDefault="00D30B85" w:rsidP="00873ABF">
      <w:pPr>
        <w:pStyle w:val="PlainText"/>
      </w:pPr>
      <w:r>
        <w:t>И именно под воздействием этой эгрегориальной алгоритмики он:</w:t>
      </w:r>
    </w:p>
    <w:p w14:paraId="0D9CBB3A" w14:textId="77777777" w:rsidR="00D30B85" w:rsidRDefault="00D30B85" w:rsidP="00F509F0">
      <w:pPr>
        <w:pStyle w:val="a3"/>
        <w:numPr>
          <w:ilvl w:val="0"/>
          <w:numId w:val="20"/>
        </w:numPr>
        <w:ind w:left="397" w:hanging="227"/>
      </w:pPr>
      <w:r>
        <w:t>выделяет намёки («ме</w:t>
      </w:r>
      <w:r>
        <w:t>с</w:t>
      </w:r>
      <w:r>
        <w:t>седжи») из всего множества событий;</w:t>
      </w:r>
    </w:p>
    <w:p w14:paraId="50C745E9" w14:textId="77777777" w:rsidR="00D30B85" w:rsidRDefault="00D30B85" w:rsidP="00F509F0">
      <w:pPr>
        <w:pStyle w:val="a3"/>
        <w:numPr>
          <w:ilvl w:val="0"/>
          <w:numId w:val="20"/>
        </w:numPr>
        <w:ind w:left="397" w:hanging="227"/>
      </w:pPr>
      <w:r>
        <w:t>а намёки, действительно идущие ему Свыше на языке жи</w:t>
      </w:r>
      <w:r>
        <w:t>з</w:t>
      </w:r>
      <w:r>
        <w:t xml:space="preserve">ненных обстоятельств, </w:t>
      </w:r>
      <w:r w:rsidRPr="00223AAE">
        <w:t>—</w:t>
      </w:r>
      <w:r>
        <w:t xml:space="preserve"> воспринимать в качестве намёков оказывается не способным, до тех пор, пока он устремлён с</w:t>
      </w:r>
      <w:r>
        <w:t>а</w:t>
      </w:r>
      <w:r>
        <w:t xml:space="preserve">моутвердиться, сделать карьеру и не задумывается по совести без оглядки на традиции о смысле Промысла Божиего. </w:t>
      </w:r>
    </w:p>
    <w:p w14:paraId="07D1CB13" w14:textId="77777777" w:rsidR="00D30B85" w:rsidRDefault="00D30B85" w:rsidP="00873ABF">
      <w:pPr>
        <w:pStyle w:val="PlainText"/>
      </w:pPr>
      <w:r>
        <w:t>Рассказать кому-либо об этих намёках как о чьих-либо прик</w:t>
      </w:r>
      <w:r>
        <w:t>а</w:t>
      </w:r>
      <w:r>
        <w:t>зах он не может, так как пр</w:t>
      </w:r>
      <w:r>
        <w:t>я</w:t>
      </w:r>
      <w:r>
        <w:t xml:space="preserve">мых приказов и рекомендаций </w:t>
      </w:r>
      <w:r>
        <w:lastRenderedPageBreak/>
        <w:t>ему не поступало, но он воспринял некие события как команду действ</w:t>
      </w:r>
      <w:r>
        <w:t>о</w:t>
      </w:r>
      <w:r>
        <w:t xml:space="preserve">вать. То, что поток событий управляем, как в пределах попущения Божиего, так и в полноте Вседержительности Божией, </w:t>
      </w:r>
      <w:r w:rsidRPr="00223AAE">
        <w:t>—</w:t>
      </w:r>
      <w:r>
        <w:t xml:space="preserve"> он об этом не задумывается, а если и задумывается, то плохо различает границу, разделяющую Промысел и попущение.</w:t>
      </w:r>
    </w:p>
    <w:p w14:paraId="166839B3" w14:textId="77777777" w:rsidR="00D30B85" w:rsidRDefault="00D30B85" w:rsidP="00873ABF">
      <w:pPr>
        <w:pStyle w:val="PlainText"/>
      </w:pPr>
      <w:r>
        <w:t>Концептуальная власть заправил библейского проекта, чтобы не обнаружить себя п</w:t>
      </w:r>
      <w:r>
        <w:t>е</w:t>
      </w:r>
      <w:r>
        <w:t>ред толпой, никогда и никому из тех кто, делает карьеру, не даёт прямых указаний и ничего не разъясняет по поводу сложившейся ситуации, поскольку</w:t>
      </w:r>
      <w:r w:rsidRPr="00C5531E">
        <w:rPr>
          <w:i/>
        </w:rPr>
        <w:t xml:space="preserve"> всякое разъяснение ситуации пре</w:t>
      </w:r>
      <w:r w:rsidRPr="00C5531E">
        <w:rPr>
          <w:i/>
        </w:rPr>
        <w:t>д</w:t>
      </w:r>
      <w:r w:rsidRPr="00C5531E">
        <w:rPr>
          <w:i/>
        </w:rPr>
        <w:t xml:space="preserve">ставителям программно-адаптивного модуля не гарантирует, что они будут действовать так, как </w:t>
      </w:r>
      <w:r>
        <w:rPr>
          <w:i/>
        </w:rPr>
        <w:t>того жел</w:t>
      </w:r>
      <w:r>
        <w:rPr>
          <w:i/>
        </w:rPr>
        <w:t>а</w:t>
      </w:r>
      <w:r>
        <w:rPr>
          <w:i/>
        </w:rPr>
        <w:t xml:space="preserve">ют </w:t>
      </w:r>
      <w:r w:rsidRPr="00C5531E">
        <w:rPr>
          <w:i/>
        </w:rPr>
        <w:t>представители концептуальной власти</w:t>
      </w:r>
      <w:r>
        <w:rPr>
          <w:i/>
        </w:rPr>
        <w:t>; исполнители в силу особенностей психики, ориентированной на самоутверждение,</w:t>
      </w:r>
      <w:r w:rsidRPr="00C5531E">
        <w:rPr>
          <w:i/>
        </w:rPr>
        <w:t xml:space="preserve"> </w:t>
      </w:r>
      <w:r>
        <w:rPr>
          <w:i/>
        </w:rPr>
        <w:t>получив разъяснения, могут возомнить. что они умнее и круче, нежели их кураторы, и начнут</w:t>
      </w:r>
      <w:r w:rsidRPr="00C5531E">
        <w:rPr>
          <w:i/>
        </w:rPr>
        <w:t xml:space="preserve"> действовать</w:t>
      </w:r>
      <w:r>
        <w:rPr>
          <w:i/>
        </w:rPr>
        <w:t xml:space="preserve"> вопреки их указан</w:t>
      </w:r>
      <w:r>
        <w:rPr>
          <w:i/>
        </w:rPr>
        <w:t>и</w:t>
      </w:r>
      <w:r>
        <w:rPr>
          <w:i/>
        </w:rPr>
        <w:t>ям и рекомендациям</w:t>
      </w:r>
      <w:r w:rsidRPr="00C5531E">
        <w:rPr>
          <w:i/>
        </w:rPr>
        <w:t>.</w:t>
      </w:r>
      <w:r>
        <w:t xml:space="preserve"> </w:t>
      </w:r>
    </w:p>
    <w:p w14:paraId="377A386F" w14:textId="77777777" w:rsidR="00D30B85" w:rsidRDefault="00D30B85" w:rsidP="00873ABF">
      <w:pPr>
        <w:pStyle w:val="PlainText"/>
      </w:pPr>
      <w:r>
        <w:t>По отношению к этой проблеме безструктурное управление, в отличие от директивно-адресного, гарантирует отсутствие сбоя в этом алгоритме. Для его реализации необходимо только заботит</w:t>
      </w:r>
      <w:r>
        <w:t>ь</w:t>
      </w:r>
      <w:r>
        <w:t>ся об упреждающем потребности текущей политики 1) взра</w:t>
      </w:r>
      <w:r>
        <w:softHyphen/>
        <w:t>щи</w:t>
      </w:r>
      <w:r>
        <w:softHyphen/>
        <w:t>ва</w:t>
      </w:r>
      <w:r>
        <w:softHyphen/>
        <w:t>нии претендентов на власть с необходимыми убеждениями и м</w:t>
      </w:r>
      <w:r>
        <w:t>и</w:t>
      </w:r>
      <w:r>
        <w:t>ропониманием и 2) селекции кандидатов на должности из числа множества претендентов-карьеристов. Именно так формируе</w:t>
      </w:r>
      <w:r>
        <w:t>т</w:t>
      </w:r>
      <w:r>
        <w:t>ся кадровая база, нужная концептуальной власти и усто</w:t>
      </w:r>
      <w:r>
        <w:t>й</w:t>
      </w:r>
      <w:r>
        <w:t xml:space="preserve">чивая со сменой поколений. </w:t>
      </w:r>
    </w:p>
    <w:p w14:paraId="66D3BAD6" w14:textId="77777777" w:rsidR="00D30B85" w:rsidRDefault="00D30B85" w:rsidP="00C50FE4">
      <w:pPr>
        <w:pStyle w:val="a7"/>
      </w:pPr>
      <w:r>
        <w:t xml:space="preserve">Единственная проблема, которая может возникнуть в ходе реализации этой алгоритмики, </w:t>
      </w:r>
      <w:r w:rsidRPr="00223AAE">
        <w:t>—</w:t>
      </w:r>
      <w:r>
        <w:t xml:space="preserve"> появление в обществе ко</w:t>
      </w:r>
      <w:r>
        <w:t>н</w:t>
      </w:r>
      <w:r>
        <w:t xml:space="preserve">цепции, направленной на искоренение толпо-“элитаризма”. </w:t>
      </w:r>
    </w:p>
    <w:p w14:paraId="63B38CA4" w14:textId="77777777" w:rsidR="00D30B85" w:rsidRDefault="00D30B85" w:rsidP="00873ABF">
      <w:pPr>
        <w:pStyle w:val="PlainText"/>
      </w:pPr>
      <w:r>
        <w:t xml:space="preserve">Такая концепция может возникнуть в обществе в принципе в любой социальной группе в силу действия принципа «Бог лучше знает, где помещать Своё посольство» (Коран, 6:124): Будда по рождению </w:t>
      </w:r>
      <w:r w:rsidRPr="00223AAE">
        <w:t>—</w:t>
      </w:r>
      <w:r>
        <w:t xml:space="preserve"> принц, Моисей </w:t>
      </w:r>
      <w:r w:rsidRPr="00223AAE">
        <w:t>—</w:t>
      </w:r>
      <w:r>
        <w:t xml:space="preserve"> воспитанник семьи фараона, Христос и Мухаммад </w:t>
      </w:r>
      <w:r w:rsidRPr="00223AAE">
        <w:t>—</w:t>
      </w:r>
      <w:r>
        <w:t xml:space="preserve"> из простонародья.</w:t>
      </w:r>
    </w:p>
    <w:p w14:paraId="7A2754CE" w14:textId="77777777" w:rsidR="00D30B85" w:rsidRDefault="00D30B85" w:rsidP="00873ABF">
      <w:pPr>
        <w:pStyle w:val="PlainText"/>
      </w:pPr>
      <w:r>
        <w:t>Но как показывает историческая практика, “элитариям” в их большинстве идея искорен</w:t>
      </w:r>
      <w:r>
        <w:t>е</w:t>
      </w:r>
      <w:r>
        <w:t>ния толпо-“элитаризма” и построения Царствия Божиего на Земле усилиями самих людей в Божьем в</w:t>
      </w:r>
      <w:r>
        <w:t>о</w:t>
      </w:r>
      <w:r>
        <w:t xml:space="preserve">дительстве </w:t>
      </w:r>
      <w:r w:rsidRPr="00223AAE">
        <w:t>—</w:t>
      </w:r>
      <w:r>
        <w:t xml:space="preserve"> не по нраву. С их точки зрения, если некая истина и может приходить в этот мир, то только через </w:t>
      </w:r>
      <w:r>
        <w:lastRenderedPageBreak/>
        <w:t xml:space="preserve">представителей “элиты”, если истина отрицает их “элитарный” статус, то она </w:t>
      </w:r>
      <w:r w:rsidRPr="00223AAE">
        <w:t>—</w:t>
      </w:r>
      <w:r>
        <w:t xml:space="preserve"> не истина, а ложь. </w:t>
      </w:r>
    </w:p>
    <w:p w14:paraId="51ED4BE2" w14:textId="77777777" w:rsidR="00D30B85" w:rsidRDefault="00D30B85" w:rsidP="00873ABF">
      <w:pPr>
        <w:pStyle w:val="PlainText"/>
      </w:pPr>
      <w:r>
        <w:t>Однако вопреки такого рода нравственно порочной позиции “элиты”, претендующей как минимум на ограничение Вседерж</w:t>
      </w:r>
      <w:r>
        <w:t>и</w:t>
      </w:r>
      <w:r>
        <w:t>тельности и выдачу предписаний Богу, идея искоренения толпо-“элитаризма” неоднократно на протяжении истории озаряла души людей и увлекала их на борьбу с существующим толпо-“элитар</w:t>
      </w:r>
      <w:r>
        <w:softHyphen/>
        <w:t>ным” устройством жизни общества.</w:t>
      </w:r>
    </w:p>
    <w:p w14:paraId="1785106B" w14:textId="77777777" w:rsidR="00D30B85" w:rsidRDefault="00D30B85" w:rsidP="00873ABF">
      <w:pPr>
        <w:pStyle w:val="PlainText"/>
      </w:pPr>
      <w:r>
        <w:t>Во всех прошлых случаях реакция заправил глобальной пол</w:t>
      </w:r>
      <w:r>
        <w:t>и</w:t>
      </w:r>
      <w:r>
        <w:t>тики исходила из того, что основоположники очередного в ист</w:t>
      </w:r>
      <w:r>
        <w:t>о</w:t>
      </w:r>
      <w:r>
        <w:t xml:space="preserve">рии учения об искоренении толпо-“элитаризма” </w:t>
      </w:r>
      <w:r w:rsidRPr="00223AAE">
        <w:t>—</w:t>
      </w:r>
      <w:r>
        <w:t xml:space="preserve"> обычные смертные люди. Поэтому, пока они были живы, глобальная дем</w:t>
      </w:r>
      <w:r>
        <w:t>о</w:t>
      </w:r>
      <w:r>
        <w:t>ническая концептуальная власть придавала им спутников жизни и сподвижников в их деятельности. Такие «сподвижники» выпо</w:t>
      </w:r>
      <w:r>
        <w:t>л</w:t>
      </w:r>
      <w:r>
        <w:t xml:space="preserve">няли разные функции: от верных учеников и продолжателей дела </w:t>
      </w:r>
      <w:r w:rsidRPr="00223AAE">
        <w:t>—</w:t>
      </w:r>
      <w:r>
        <w:t xml:space="preserve"> до убийц и предат</w:t>
      </w:r>
      <w:r>
        <w:t>е</w:t>
      </w:r>
      <w:r>
        <w:t>лей.</w:t>
      </w:r>
    </w:p>
    <w:p w14:paraId="66D3A140" w14:textId="77777777" w:rsidR="00D30B85" w:rsidRDefault="00D30B85" w:rsidP="00873ABF">
      <w:pPr>
        <w:pStyle w:val="PlainText"/>
      </w:pPr>
      <w:r>
        <w:t>И даже в том случае, если идея построения Царствия Божиего на Земле усилиями самих людей в Божьем водительстве выр</w:t>
      </w:r>
      <w:r>
        <w:t>а</w:t>
      </w:r>
      <w:r>
        <w:t>женная явно (как в вероучении Христа) либо большей частью в подтексте (как в Коране) охватывала практически всё общество, то после ухода основоположников и их действительных сподви</w:t>
      </w:r>
      <w:r>
        <w:t>ж</w:t>
      </w:r>
      <w:r>
        <w:t xml:space="preserve">ников, периферия демонической концептуальной власти </w:t>
      </w:r>
      <w:r w:rsidRPr="00223AAE">
        <w:t>—</w:t>
      </w:r>
      <w:r>
        <w:t xml:space="preserve"> пре</w:t>
      </w:r>
      <w:r>
        <w:t>д</w:t>
      </w:r>
      <w:r>
        <w:t xml:space="preserve">ставляющая собой власть идеологическую (если соотноситься с реализацией полной функции управления в толпо-“элитарном” обществе) </w:t>
      </w:r>
      <w:r w:rsidRPr="00223AAE">
        <w:t>—</w:t>
      </w:r>
      <w:r>
        <w:t xml:space="preserve"> проводила редактирование, цензурирование и ко</w:t>
      </w:r>
      <w:r>
        <w:t>м</w:t>
      </w:r>
      <w:r>
        <w:t>ментирование исходного вероучения, в результате ч</w:t>
      </w:r>
      <w:r>
        <w:t>е</w:t>
      </w:r>
      <w:r>
        <w:t xml:space="preserve">го его суть извращалась </w:t>
      </w:r>
      <w:r w:rsidRPr="00701E36">
        <w:rPr>
          <w:i/>
        </w:rPr>
        <w:t>(как это имеет место в исторически реальном и</w:t>
      </w:r>
      <w:r w:rsidRPr="00701E36">
        <w:rPr>
          <w:i/>
        </w:rPr>
        <w:t>у</w:t>
      </w:r>
      <w:r w:rsidRPr="00701E36">
        <w:rPr>
          <w:i/>
        </w:rPr>
        <w:t>даизме, который стал расистским учением о предназначении е</w:t>
      </w:r>
      <w:r w:rsidRPr="00701E36">
        <w:rPr>
          <w:i/>
        </w:rPr>
        <w:t>в</w:t>
      </w:r>
      <w:r w:rsidRPr="00701E36">
        <w:rPr>
          <w:i/>
        </w:rPr>
        <w:t>реев к господству над миром и человекообразными рабочими скотами — остальным человечеством)</w:t>
      </w:r>
      <w:r>
        <w:t xml:space="preserve"> или становилась трудн</w:t>
      </w:r>
      <w:r>
        <w:t>о</w:t>
      </w:r>
      <w:r>
        <w:t xml:space="preserve">доступной </w:t>
      </w:r>
      <w:r w:rsidRPr="00701E36">
        <w:rPr>
          <w:i/>
        </w:rPr>
        <w:t>(как это имеет место в исторически реальных хр</w:t>
      </w:r>
      <w:r w:rsidRPr="00701E36">
        <w:rPr>
          <w:i/>
        </w:rPr>
        <w:t>и</w:t>
      </w:r>
      <w:r w:rsidRPr="00701E36">
        <w:rPr>
          <w:i/>
        </w:rPr>
        <w:t>стианстве и исламе</w:t>
      </w:r>
      <w:r>
        <w:rPr>
          <w:i/>
        </w:rPr>
        <w:t>, которые превратились в вероучения для р</w:t>
      </w:r>
      <w:r>
        <w:rPr>
          <w:i/>
        </w:rPr>
        <w:t>а</w:t>
      </w:r>
      <w:r>
        <w:rPr>
          <w:i/>
        </w:rPr>
        <w:t>бов</w:t>
      </w:r>
      <w:r w:rsidRPr="00701E36">
        <w:rPr>
          <w:i/>
        </w:rPr>
        <w:t>)</w:t>
      </w:r>
      <w:r>
        <w:t xml:space="preserve">. Как это делалась, </w:t>
      </w:r>
      <w:r w:rsidRPr="00223AAE">
        <w:t>—</w:t>
      </w:r>
      <w:r>
        <w:t xml:space="preserve"> в материалах КОБ см. в работах ВП СССР “Синайский «турпоход»” (в сборнике “Интеллектуальная позиция” № 1/97 (2) ), “К Богодержавию…” и «“Мастер и Марг</w:t>
      </w:r>
      <w:r>
        <w:t>а</w:t>
      </w:r>
      <w:r>
        <w:t>рита”: гимн демонизму? либо Евангелие беззаветной в</w:t>
      </w:r>
      <w:r>
        <w:t>е</w:t>
      </w:r>
      <w:r>
        <w:t>ры”.</w:t>
      </w:r>
    </w:p>
    <w:p w14:paraId="5FDDFFEC" w14:textId="77777777" w:rsidR="00D30B85" w:rsidRDefault="00D30B85" w:rsidP="00873ABF">
      <w:pPr>
        <w:pStyle w:val="PlainText"/>
      </w:pPr>
      <w:r>
        <w:t>Такого рода работы по приспособлению антисистемных по отношению к толпо-“элитаризму” учений проводились на основе описанной выше алгоритмики, основанной на двух принципах:</w:t>
      </w:r>
    </w:p>
    <w:p w14:paraId="62AFDB3F" w14:textId="77777777" w:rsidR="00D30B85" w:rsidRDefault="00D30B85" w:rsidP="00F509F0">
      <w:pPr>
        <w:pStyle w:val="af"/>
        <w:spacing w:before="240"/>
        <w:ind w:left="851" w:hanging="567"/>
      </w:pPr>
      <w:r>
        <w:lastRenderedPageBreak/>
        <w:t xml:space="preserve">№ 1: </w:t>
      </w:r>
      <w:r w:rsidRPr="00C70DA6">
        <w:rPr>
          <w:i/>
        </w:rPr>
        <w:t>«Кто знает — тот поймёт, а кто не знает, не поним</w:t>
      </w:r>
      <w:r w:rsidRPr="00C70DA6">
        <w:rPr>
          <w:i/>
        </w:rPr>
        <w:t>а</w:t>
      </w:r>
      <w:r w:rsidRPr="00C70DA6">
        <w:rPr>
          <w:i/>
        </w:rPr>
        <w:t>ет и по самонадеянности не хочет знать и понимать — это его пробл</w:t>
      </w:r>
      <w:r w:rsidRPr="00C70DA6">
        <w:rPr>
          <w:i/>
        </w:rPr>
        <w:t>е</w:t>
      </w:r>
      <w:r w:rsidRPr="00C70DA6">
        <w:rPr>
          <w:i/>
        </w:rPr>
        <w:t>мы…».</w:t>
      </w:r>
    </w:p>
    <w:p w14:paraId="0F7AE9EA" w14:textId="77777777" w:rsidR="00D30B85" w:rsidRPr="00C70DA6" w:rsidRDefault="00D30B85" w:rsidP="00F509F0">
      <w:pPr>
        <w:pStyle w:val="af"/>
        <w:spacing w:before="0"/>
        <w:ind w:left="851" w:hanging="567"/>
        <w:rPr>
          <w:i/>
        </w:rPr>
      </w:pPr>
      <w:r>
        <w:t xml:space="preserve">№ 2: </w:t>
      </w:r>
      <w:r w:rsidRPr="00C70DA6">
        <w:rPr>
          <w:i/>
        </w:rPr>
        <w:t>«Каждый в меру понимания работает на себя, а в меру непонимания — на тех, кто понимает больше…».</w:t>
      </w:r>
    </w:p>
    <w:p w14:paraId="796C6A4E" w14:textId="3CFA9227" w:rsidR="00D30B85" w:rsidRDefault="00D30B85" w:rsidP="000645EA">
      <w:pPr>
        <w:pStyle w:val="PlainText"/>
        <w:spacing w:before="240"/>
      </w:pPr>
      <w:r>
        <w:t>Поэтому следы проделанной в этом направлении работы носят неявный характер, но их можно выявить, если знать, что такое управление на основе виртуальных структур, безструктурное управление; понимать «что от малых причин бывают большие следствия»</w:t>
      </w:r>
      <w:r w:rsidRPr="00D30B85">
        <w:rPr>
          <w:vertAlign w:val="superscript"/>
        </w:rPr>
        <w:t>[CCCLXVII]</w:t>
      </w:r>
      <w:r>
        <w:t xml:space="preserve"> и что Вседержительность Божия включает в себя Промысел </w:t>
      </w:r>
      <w:r w:rsidRPr="006A3E45">
        <w:rPr>
          <w:i/>
        </w:rPr>
        <w:t>(представляющий собой цели и средства их осущест</w:t>
      </w:r>
      <w:r w:rsidRPr="006A3E45">
        <w:rPr>
          <w:i/>
        </w:rPr>
        <w:t>в</w:t>
      </w:r>
      <w:r w:rsidRPr="006A3E45">
        <w:rPr>
          <w:i/>
        </w:rPr>
        <w:t>ления, предопределённые Богом для Мироздания и человечества, в русле которого человеку дóлжно жить и действовать на основе диалога с Богом)</w:t>
      </w:r>
      <w:r>
        <w:t xml:space="preserve"> и попущение Божие</w:t>
      </w:r>
      <w:r w:rsidRPr="006A3E45">
        <w:rPr>
          <w:i/>
        </w:rPr>
        <w:t xml:space="preserve"> (представляющее собой те пределы, в которых Бог допускает ошибки и противодействие Его Промыслу по умы</w:t>
      </w:r>
      <w:r w:rsidRPr="006A3E45">
        <w:rPr>
          <w:i/>
        </w:rPr>
        <w:t>с</w:t>
      </w:r>
      <w:r w:rsidRPr="006A3E45">
        <w:rPr>
          <w:i/>
        </w:rPr>
        <w:t>лу).</w:t>
      </w:r>
    </w:p>
    <w:p w14:paraId="4F372A4C" w14:textId="77777777" w:rsidR="00D30B85" w:rsidRDefault="00D30B85" w:rsidP="00873ABF">
      <w:pPr>
        <w:pStyle w:val="PlainText"/>
      </w:pPr>
      <w:r>
        <w:t>В настоящее время у заправил библейского проекта снова проблема возникновения концепции, направленной на искорен</w:t>
      </w:r>
      <w:r>
        <w:t>е</w:t>
      </w:r>
      <w:r>
        <w:t>ние толпо-“элитаризма”. Возникновение КОБ в период пер</w:t>
      </w:r>
      <w:r>
        <w:t>е</w:t>
      </w:r>
      <w:r>
        <w:t xml:space="preserve">стройки </w:t>
      </w:r>
      <w:r w:rsidRPr="00223AAE">
        <w:t>—</w:t>
      </w:r>
      <w:r>
        <w:t xml:space="preserve"> объективная данность, которая изменила множество возможностей дальнейшего течения глобальной политики и управления ею. </w:t>
      </w:r>
    </w:p>
    <w:p w14:paraId="125E781C" w14:textId="77777777" w:rsidR="00D30B85" w:rsidRDefault="00D30B85" w:rsidP="00873ABF">
      <w:pPr>
        <w:pStyle w:val="PlainText"/>
      </w:pPr>
      <w:r>
        <w:t>При этом в РФ возник концептуальный конфликт по поводу характера программно-адаптивного модуля постсоветской гос</w:t>
      </w:r>
      <w:r>
        <w:t>у</w:t>
      </w:r>
      <w:r>
        <w:t>дарственности РФ. Внедрение КОБ в программно-адаптивный модуль (в законодательную власть) было осуществлено в период его становления, и поставило заправил библейского проекта п</w:t>
      </w:r>
      <w:r>
        <w:t>е</w:t>
      </w:r>
      <w:r>
        <w:t>ред необходимостью его блокировать. Это был один из тех ре</w:t>
      </w:r>
      <w:r>
        <w:t>д</w:t>
      </w:r>
      <w:r>
        <w:t>ких случаев, когда алгоритмика «сад растёт сам…», реализующая два назва</w:t>
      </w:r>
      <w:r>
        <w:t>н</w:t>
      </w:r>
      <w:r>
        <w:t>ных выше принципа оказалась неработоспособной.</w:t>
      </w:r>
    </w:p>
    <w:p w14:paraId="4D327D1F" w14:textId="77777777" w:rsidR="00D30B85" w:rsidRDefault="00D30B85" w:rsidP="00873ABF">
      <w:pPr>
        <w:pStyle w:val="PlainText"/>
      </w:pPr>
      <w:r>
        <w:t>Прежде всего, надо понимать, что самоуправляющаяся сист</w:t>
      </w:r>
      <w:r>
        <w:t>е</w:t>
      </w:r>
      <w:r>
        <w:t>ма далеко не всю свою внутреннюю информацию доводит до св</w:t>
      </w:r>
      <w:r>
        <w:t>е</w:t>
      </w:r>
      <w:r>
        <w:t>дения своих кураторов. Причины этому разные: от боязни дол</w:t>
      </w:r>
      <w:r>
        <w:t>о</w:t>
      </w:r>
      <w:r>
        <w:t xml:space="preserve">жить неугодное </w:t>
      </w:r>
      <w:r w:rsidRPr="00223AAE">
        <w:t>—</w:t>
      </w:r>
      <w:r>
        <w:t xml:space="preserve"> до физической неспособности кураторов вн</w:t>
      </w:r>
      <w:r>
        <w:t>и</w:t>
      </w:r>
      <w:r>
        <w:t xml:space="preserve">кать во всё множество событий и осуществлять </w:t>
      </w:r>
      <w:r w:rsidRPr="003C3365">
        <w:rPr>
          <w:i/>
        </w:rPr>
        <w:t>режим непосре</w:t>
      </w:r>
      <w:r w:rsidRPr="003C3365">
        <w:rPr>
          <w:i/>
        </w:rPr>
        <w:t>д</w:t>
      </w:r>
      <w:r w:rsidRPr="003C3365">
        <w:rPr>
          <w:i/>
        </w:rPr>
        <w:t>ственного — «ручного» — управления всеми и всем</w:t>
      </w:r>
      <w:r>
        <w:t xml:space="preserve">. </w:t>
      </w:r>
    </w:p>
    <w:p w14:paraId="24F6FBE2" w14:textId="77777777" w:rsidR="00D30B85" w:rsidRDefault="00D30B85" w:rsidP="00873ABF">
      <w:pPr>
        <w:pStyle w:val="PlainText"/>
      </w:pPr>
      <w:r>
        <w:t>Кроме того, даже если бы информация и поступила своевр</w:t>
      </w:r>
      <w:r>
        <w:t>е</w:t>
      </w:r>
      <w:r>
        <w:t xml:space="preserve">менно, то объяснять “элитариям” неуместность </w:t>
      </w:r>
      <w:r>
        <w:lastRenderedPageBreak/>
        <w:t>организации па</w:t>
      </w:r>
      <w:r>
        <w:t>р</w:t>
      </w:r>
      <w:r>
        <w:t xml:space="preserve">ламентских слушаний по Концепции общественной безопасности, которые были проведены в Государственной Думе РФ 28 ноября 1995 года, было невозможно </w:t>
      </w:r>
      <w:r w:rsidRPr="00223AAE">
        <w:t>—</w:t>
      </w:r>
      <w:r>
        <w:t xml:space="preserve"> поскольку это означало бы вт</w:t>
      </w:r>
      <w:r>
        <w:t>я</w:t>
      </w:r>
      <w:r>
        <w:t>нуться в дискуссию о смысле с жизни с опасностью придать огл</w:t>
      </w:r>
      <w:r>
        <w:t>а</w:t>
      </w:r>
      <w:r>
        <w:t>ске факт наличия глобальной надгосударственной власти, кот</w:t>
      </w:r>
      <w:r>
        <w:t>о</w:t>
      </w:r>
      <w:r>
        <w:t>рую никто не избирал и которая рулит миром по своему произв</w:t>
      </w:r>
      <w:r>
        <w:t>о</w:t>
      </w:r>
      <w:r>
        <w:t xml:space="preserve">лу. </w:t>
      </w:r>
    </w:p>
    <w:p w14:paraId="3229DCFA" w14:textId="01A88079" w:rsidR="00D30B85" w:rsidRDefault="00D30B85" w:rsidP="00873ABF">
      <w:pPr>
        <w:pStyle w:val="PlainText"/>
      </w:pPr>
      <w:r>
        <w:t>Поэтому оставалось рассчитывать на то, что после проведения парламентских слушаний, которые прошли по недосмотру и ошибке (с точки зрения заправил библейского проекта), правящие в Россионии “элитарии” поймут некий адресованный им «ме</w:t>
      </w:r>
      <w:r>
        <w:t>с</w:t>
      </w:r>
      <w:r>
        <w:t>седж» оттуда, после чего чиновники государства станут игнор</w:t>
      </w:r>
      <w:r>
        <w:t>и</w:t>
      </w:r>
      <w:r>
        <w:t>ровать КОБ, а редакторы</w:t>
      </w:r>
      <w:r w:rsidRPr="00D30B85">
        <w:rPr>
          <w:vertAlign w:val="superscript"/>
        </w:rPr>
        <w:t>[CCCLXVIII]</w:t>
      </w:r>
      <w:r>
        <w:t xml:space="preserve"> не допустят публичного обсуждения КОБ в СМИ. </w:t>
      </w:r>
    </w:p>
    <w:p w14:paraId="0B0F2E6D" w14:textId="77777777" w:rsidR="00D30B85" w:rsidRDefault="00D30B85" w:rsidP="00873ABF">
      <w:pPr>
        <w:pStyle w:val="PlainText"/>
      </w:pPr>
      <w:r>
        <w:t>Далее пошло нагнетание неопределённостей: в декабре 1997 года было зарегистрировано общенародное движение “К Бог</w:t>
      </w:r>
      <w:r>
        <w:t>о</w:t>
      </w:r>
      <w:r>
        <w:t xml:space="preserve">державию…”, а через три года </w:t>
      </w:r>
      <w:r w:rsidRPr="00AD0953">
        <w:t>―</w:t>
      </w:r>
      <w:r>
        <w:t xml:space="preserve"> в 2000-м году была зарегистр</w:t>
      </w:r>
      <w:r>
        <w:t>и</w:t>
      </w:r>
      <w:r>
        <w:t xml:space="preserve">рована политическая партия </w:t>
      </w:r>
      <w:r w:rsidRPr="00223AAE">
        <w:t>—</w:t>
      </w:r>
      <w:r>
        <w:t xml:space="preserve"> концептуальная партия “Един</w:t>
      </w:r>
      <w:r>
        <w:t>е</w:t>
      </w:r>
      <w:r>
        <w:t>ние” (КПЕ), которую ещё через три года допустили к выборам в Думу; а после того, как она не прошла в Думу, закон о партиях был изменён, и КПЕ прекратила своё существование в качестве партии де-юре, но де-факто не распустила свои структуры. При этом выяснилось, что далеко не все приверженцы КОБ захотели стать членами этой партии; а по поводу самой партии едва ли не сразу же началась дискуссия на тему «Работает ли партия на КОБ? либо осуществляет имитационно-провокаторскую деятел</w:t>
      </w:r>
      <w:r>
        <w:t>ь</w:t>
      </w:r>
      <w:r>
        <w:t>ность?»</w:t>
      </w:r>
    </w:p>
    <w:p w14:paraId="6074C9A3" w14:textId="77777777" w:rsidR="00D30B85" w:rsidRDefault="00D30B85" w:rsidP="00873ABF">
      <w:pPr>
        <w:pStyle w:val="PlainText"/>
      </w:pPr>
      <w:r>
        <w:t xml:space="preserve"> И соответственно перед концептуальной властью заправил библейского проекта стоит вопрос: “Товарищи” в РФ не поним</w:t>
      </w:r>
      <w:r>
        <w:t>а</w:t>
      </w:r>
      <w:r>
        <w:t>ют? либо… понимают. А если понимают, то, как понимают: в н</w:t>
      </w:r>
      <w:r>
        <w:t>а</w:t>
      </w:r>
      <w:r>
        <w:t xml:space="preserve">ших интересах? либо в своих интересах и против нас? </w:t>
      </w:r>
    </w:p>
    <w:p w14:paraId="7B685B56" w14:textId="77777777" w:rsidR="00D30B85" w:rsidRDefault="00D30B85" w:rsidP="00873ABF">
      <w:pPr>
        <w:pStyle w:val="PlainText"/>
      </w:pPr>
      <w:r>
        <w:t>А вдруг они, изображая лояльность, тихой сапой ведут фо</w:t>
      </w:r>
      <w:r>
        <w:t>р</w:t>
      </w:r>
      <w:r>
        <w:t xml:space="preserve">мирование кадрового корпуса управленцев для осуществления концепции, альтернативной нашей? И что тогда делать с этим программно-адаптивным модулем? Мочить уже сейчас? Молчать и рулить по-прежнему, будто ничего и не произошло, будто КОБ как не было, так и нет? </w:t>
      </w:r>
    </w:p>
    <w:p w14:paraId="6D84EC5F" w14:textId="77777777" w:rsidR="00D30B85" w:rsidRDefault="00D30B85" w:rsidP="00873ABF">
      <w:pPr>
        <w:pStyle w:val="PlainText"/>
      </w:pPr>
      <w:r>
        <w:t xml:space="preserve">Но вне такого рода ситуаций описанная выше алгоритмика, когда все действуют как бы сами, но на осуществление </w:t>
      </w:r>
      <w:r>
        <w:lastRenderedPageBreak/>
        <w:t>запр</w:t>
      </w:r>
      <w:r>
        <w:t>о</w:t>
      </w:r>
      <w:r>
        <w:t xml:space="preserve">граммированных в них извне интересов, </w:t>
      </w:r>
      <w:r w:rsidRPr="00223AAE">
        <w:t>—</w:t>
      </w:r>
      <w:r>
        <w:t xml:space="preserve">  действительно очень надёжная и устойчивая алгоритмика формирования кадровой б</w:t>
      </w:r>
      <w:r>
        <w:t>а</w:t>
      </w:r>
      <w:r>
        <w:t>зы и кадрового корпуса глобальной концептуальной власти би</w:t>
      </w:r>
      <w:r>
        <w:t>б</w:t>
      </w:r>
      <w:r>
        <w:t>лейского проекта в преемственности пок</w:t>
      </w:r>
      <w:r>
        <w:t>о</w:t>
      </w:r>
      <w:r>
        <w:t>лений.</w:t>
      </w:r>
    </w:p>
    <w:p w14:paraId="1F6CFBB7" w14:textId="77777777" w:rsidR="00D30B85" w:rsidRDefault="00D30B85" w:rsidP="00F509F0">
      <w:pPr>
        <w:pStyle w:val="ab"/>
      </w:pPr>
      <w:r w:rsidRPr="00223AAE">
        <w:t>————————</w:t>
      </w:r>
    </w:p>
    <w:p w14:paraId="3301510E" w14:textId="77777777" w:rsidR="00D30B85" w:rsidRDefault="00D30B85" w:rsidP="00873ABF">
      <w:pPr>
        <w:pStyle w:val="PlainText"/>
      </w:pPr>
      <w:r>
        <w:t>Теория конвергенции в настоящей записке ранее уже упом</w:t>
      </w:r>
      <w:r>
        <w:t>и</w:t>
      </w:r>
      <w:r>
        <w:t>налась неоднократно. Теперь необходимо посмотреть, как её представляет обществу легитимная в библейском проекте соци</w:t>
      </w:r>
      <w:r>
        <w:t>о</w:t>
      </w:r>
      <w:r>
        <w:t>логическая наука.</w:t>
      </w:r>
    </w:p>
    <w:p w14:paraId="548F5B0E" w14:textId="77777777" w:rsidR="00D30B85" w:rsidRDefault="00D30B85" w:rsidP="00F509F0">
      <w:pPr>
        <w:pStyle w:val="a5"/>
        <w:rPr>
          <w:rFonts w:ascii="Arial" w:hAnsi="Arial" w:cs="Arial"/>
        </w:rPr>
      </w:pPr>
      <w:r>
        <w:t xml:space="preserve">«КОНВЕРГЕНЦИЯ </w:t>
      </w:r>
      <w:r w:rsidRPr="00223AAE">
        <w:t>—</w:t>
      </w:r>
      <w:r>
        <w:t xml:space="preserve"> термин, используемый в экономике для обозначения сближения ра</w:t>
      </w:r>
      <w:r>
        <w:t>з</w:t>
      </w:r>
      <w:r>
        <w:t>личных экономических систем, экономической и социальной политики различных стран. Термин «конвергенция» получил признание в экономической науке в св</w:t>
      </w:r>
      <w:r>
        <w:t>я</w:t>
      </w:r>
      <w:r>
        <w:t xml:space="preserve">зи с широким распространением в 1960 </w:t>
      </w:r>
      <w:r w:rsidRPr="00223AAE">
        <w:t>—</w:t>
      </w:r>
      <w:r>
        <w:t xml:space="preserve"> 1970 гг. теории ко</w:t>
      </w:r>
      <w:r>
        <w:t>н</w:t>
      </w:r>
      <w:r>
        <w:t>вергенции. Эта теория разрабатывалась в различных вариантах пре</w:t>
      </w:r>
      <w:r>
        <w:t>д</w:t>
      </w:r>
      <w:r>
        <w:t>ставителями институционализма (П.Сорокиным, У.Ростоу, Дж.К.Гэлбрейтом (США), Р.Ароном (Фра</w:t>
      </w:r>
      <w:r>
        <w:softHyphen/>
        <w:t>нция)), эконометр</w:t>
      </w:r>
      <w:r>
        <w:t>и</w:t>
      </w:r>
      <w:r>
        <w:t>ки (Я.Тинбергеном (Нидерланды) Д.Шельским и О.Флех</w:t>
      </w:r>
      <w:r>
        <w:softHyphen/>
        <w:t>т</w:t>
      </w:r>
      <w:r>
        <w:softHyphen/>
        <w:t>хай</w:t>
      </w:r>
      <w:r>
        <w:softHyphen/>
        <w:t>мом (ФРГ)). В ней взаимодействие и взаимовлияние двух эк</w:t>
      </w:r>
      <w:r>
        <w:t>о</w:t>
      </w:r>
      <w:r>
        <w:t>номических систем капитализма и социализма в ходе научно-технической революции рассматривались как главный фактор движения этих систем к некоей «гибридной, смешанной системе».</w:t>
      </w:r>
    </w:p>
    <w:p w14:paraId="1AA5012E" w14:textId="77777777" w:rsidR="00D30B85" w:rsidRDefault="00D30B85" w:rsidP="00F509F0">
      <w:pPr>
        <w:pStyle w:val="a5"/>
        <w:rPr>
          <w:rFonts w:ascii="Arial" w:hAnsi="Arial" w:cs="Arial"/>
        </w:rPr>
      </w:pPr>
      <w:r>
        <w:t>Согласно гипотезе конвергенции «единое индустриальное о</w:t>
      </w:r>
      <w:r>
        <w:t>б</w:t>
      </w:r>
      <w:r>
        <w:t>щество» не будет ни капиталистич</w:t>
      </w:r>
      <w:r>
        <w:t>е</w:t>
      </w:r>
      <w:r>
        <w:t>ским, ни социалистическим. Оно соединит преимущества об</w:t>
      </w:r>
      <w:r>
        <w:t>е</w:t>
      </w:r>
      <w:r>
        <w:t>их систем и при этом не будет иметь их недостатков.</w:t>
      </w:r>
    </w:p>
    <w:p w14:paraId="472AF410" w14:textId="77777777" w:rsidR="00D30B85" w:rsidRDefault="00D30B85" w:rsidP="00F509F0">
      <w:pPr>
        <w:pStyle w:val="a5"/>
        <w:rPr>
          <w:rFonts w:ascii="Arial" w:hAnsi="Arial" w:cs="Arial"/>
        </w:rPr>
      </w:pPr>
      <w:r>
        <w:t>Важным мотивом теории конвергенции было стремление пр</w:t>
      </w:r>
      <w:r>
        <w:t>е</w:t>
      </w:r>
      <w:r>
        <w:t>одолеть раскол мира и предотвратить угрозу термоядерного ко</w:t>
      </w:r>
      <w:r>
        <w:t>н</w:t>
      </w:r>
      <w:r>
        <w:t>фликта. Один из вариантов теории конвергенции принадлежит ак</w:t>
      </w:r>
      <w:r>
        <w:t>а</w:t>
      </w:r>
      <w:r>
        <w:t>демику А.Д.Сахарову. В конце 60-х гг. Андрей Дмитриевич Сахаров считал сближение капитализма и социализма, сопрово</w:t>
      </w:r>
      <w:r>
        <w:t>ж</w:t>
      </w:r>
      <w:r>
        <w:t>дающееся демократизацией, демилитаризацией, социальным и научно-техническим прогрессом, единственной альтернативой г</w:t>
      </w:r>
      <w:r>
        <w:t>и</w:t>
      </w:r>
      <w:r>
        <w:t>бели человечества.</w:t>
      </w:r>
    </w:p>
    <w:p w14:paraId="55E1E60C" w14:textId="77777777" w:rsidR="00D30B85" w:rsidRDefault="00D30B85" w:rsidP="00F509F0">
      <w:pPr>
        <w:pStyle w:val="a5"/>
        <w:rPr>
          <w:rFonts w:ascii="Arial" w:hAnsi="Arial" w:cs="Arial"/>
        </w:rPr>
      </w:pPr>
      <w:r>
        <w:t>Действительно, эволюционная трансформация капитализма в развитых странах в направлении к постиндустриальному общес</w:t>
      </w:r>
      <w:r>
        <w:t>т</w:t>
      </w:r>
      <w:r>
        <w:t xml:space="preserve">ву, современной смешанной экономике происходила, в частности, и под влиянием как </w:t>
      </w:r>
      <w:r>
        <w:lastRenderedPageBreak/>
        <w:t>позитивного, так и в ещё большей мере нег</w:t>
      </w:r>
      <w:r>
        <w:t>а</w:t>
      </w:r>
      <w:r>
        <w:t>тивного опыта стран, которые относили себя к социалистич</w:t>
      </w:r>
      <w:r>
        <w:t>е</w:t>
      </w:r>
      <w:r>
        <w:t>ским (СССР, страны Восточной Европы). Однако невозможность успе</w:t>
      </w:r>
      <w:r>
        <w:softHyphen/>
        <w:t>шного развития этих стран в рамках существовавшей в них огосударствленной экономической системы, глубокий кризис, а затем и крах этой системы привели к тому, что уже в 1980-х гг. теория конвергенции утратила былую популярность и стала пре</w:t>
      </w:r>
      <w:r>
        <w:t>д</w:t>
      </w:r>
      <w:r>
        <w:t>метом истории экономической мысли.</w:t>
      </w:r>
    </w:p>
    <w:p w14:paraId="56434B33" w14:textId="77777777" w:rsidR="00D30B85" w:rsidRDefault="00D30B85" w:rsidP="00F509F0">
      <w:pPr>
        <w:pStyle w:val="a5"/>
      </w:pPr>
      <w:r>
        <w:t>Ныне термин «конвергенция» используется при описании и</w:t>
      </w:r>
      <w:r>
        <w:t>н</w:t>
      </w:r>
      <w:r>
        <w:t>тегрирующих процессов. В основе мирового интеграционного ра</w:t>
      </w:r>
      <w:r>
        <w:t>з</w:t>
      </w:r>
      <w:r>
        <w:t>вития лежат общие тенденции и императивы научно-технического и социально-экономического прогресса. Они обуславливают сближение, т.е. конвергенцию, экономик всё большего числа стран при сохранении их национальных особенностей» (</w:t>
      </w:r>
      <w:hyperlink r:id="rId165" w:history="1">
        <w:r w:rsidRPr="00904ECE">
          <w:rPr>
            <w:rStyle w:val="Hyperlink"/>
          </w:rPr>
          <w:t>http://abc.informbureau.com/html/eiiaadaaioess.html</w:t>
        </w:r>
      </w:hyperlink>
      <w:r>
        <w:t>).</w:t>
      </w:r>
    </w:p>
    <w:p w14:paraId="6EA8D27E" w14:textId="77777777" w:rsidR="00D30B85" w:rsidRDefault="00D30B85" w:rsidP="00F509F0">
      <w:pPr>
        <w:pStyle w:val="ab"/>
      </w:pPr>
      <w:r w:rsidRPr="00223AAE">
        <w:t>————————</w:t>
      </w:r>
    </w:p>
    <w:p w14:paraId="5DA02C59" w14:textId="77777777" w:rsidR="00D30B85" w:rsidRDefault="00D30B85" w:rsidP="00873ABF">
      <w:pPr>
        <w:pStyle w:val="PlainText"/>
        <w:numPr>
          <w:ins w:id="42" w:author="Пользователь" w:date="2009-07-19T19:16:00Z"/>
        </w:numPr>
      </w:pPr>
      <w:r>
        <w:t xml:space="preserve">В вопросе о кризисе </w:t>
      </w:r>
      <w:r w:rsidRPr="00C161CA">
        <w:rPr>
          <w:i/>
        </w:rPr>
        <w:t>псевдосоциализма на основе марксизма</w:t>
      </w:r>
      <w:r>
        <w:t xml:space="preserve"> и крахе «мировой системы с</w:t>
      </w:r>
      <w:r>
        <w:t>о</w:t>
      </w:r>
      <w:r>
        <w:t>циализма» также следует прояснить некоторые умолчания, содержащиеся в приведённой выше публ</w:t>
      </w:r>
      <w:r>
        <w:t>и</w:t>
      </w:r>
      <w:r>
        <w:t>кации, а так же и в социолог</w:t>
      </w:r>
      <w:r>
        <w:t>и</w:t>
      </w:r>
      <w:r>
        <w:t>ческой науке в целом, легитимной в библейском проекте. Они касаются роли и характера бюрокр</w:t>
      </w:r>
      <w:r>
        <w:t>а</w:t>
      </w:r>
      <w:r>
        <w:t>тии в СССР.</w:t>
      </w:r>
    </w:p>
    <w:p w14:paraId="64D246D8" w14:textId="77777777" w:rsidR="00D30B85" w:rsidRDefault="00D30B85" w:rsidP="00873ABF">
      <w:pPr>
        <w:pStyle w:val="PlainText"/>
      </w:pPr>
      <w:r>
        <w:t>Одно из наиболее развёрнутых пояснений того, что предста</w:t>
      </w:r>
      <w:r>
        <w:t>в</w:t>
      </w:r>
      <w:r>
        <w:t>ляет собой «бюрокр</w:t>
      </w:r>
      <w:r>
        <w:t>а</w:t>
      </w:r>
      <w:r>
        <w:t xml:space="preserve">тия», дал К.Маркс: </w:t>
      </w:r>
    </w:p>
    <w:p w14:paraId="71F4B79D" w14:textId="5E031197" w:rsidR="00D30B85" w:rsidRDefault="00D30B85" w:rsidP="00F509F0">
      <w:pPr>
        <w:pStyle w:val="a5"/>
      </w:pPr>
      <w:r>
        <w:t>«Бюрократия есть круг, из которого никто не может выск</w:t>
      </w:r>
      <w:r>
        <w:t>о</w:t>
      </w:r>
      <w:r>
        <w:t>чить. Её иерархия есть иерархия зн</w:t>
      </w:r>
      <w:r>
        <w:t>а</w:t>
      </w:r>
      <w:r>
        <w:t>ния. Верхи полагаются на низшие круги во всём, что касается знания частностей; низшие же круги доверяют верхам во всём, что касается понимания вс</w:t>
      </w:r>
      <w:r>
        <w:t>е</w:t>
      </w:r>
      <w:r>
        <w:t>общего, и, таким образом, они взаимно вводят друг друга в з</w:t>
      </w:r>
      <w:r>
        <w:t>а</w:t>
      </w:r>
      <w:r>
        <w:t>блуждение. (…) Всеобщий дух бюрократии есть тайна, таинство. Соблюдение этого таинства обеспечивается в её собственной ср</w:t>
      </w:r>
      <w:r>
        <w:t>е</w:t>
      </w:r>
      <w:r>
        <w:t>де её иерархической организацией, а по отношению к внешнему миру (обществу) — её замкнутым корпоративным характером. Открытый дух государства, а так же и государственное мышл</w:t>
      </w:r>
      <w:r>
        <w:t>е</w:t>
      </w:r>
      <w:r>
        <w:t>ние представляется поэтому бюрократии предательством по о</w:t>
      </w:r>
      <w:r>
        <w:t>т</w:t>
      </w:r>
      <w:r>
        <w:t>ношению к её тайне. Авторитет есть поэтому принцип её знания, и обоготворение авторитета есть её образ мыслей. (…) Что кас</w:t>
      </w:r>
      <w:r>
        <w:t>а</w:t>
      </w:r>
      <w:r>
        <w:t xml:space="preserve">ется </w:t>
      </w:r>
      <w:r>
        <w:lastRenderedPageBreak/>
        <w:t>отдельного бюрократа, то государственная цель превращае</w:t>
      </w:r>
      <w:r>
        <w:t>т</w:t>
      </w:r>
      <w:r>
        <w:t>ся в его личную цель</w:t>
      </w:r>
      <w:r w:rsidRPr="00D30B85">
        <w:rPr>
          <w:vertAlign w:val="superscript"/>
        </w:rPr>
        <w:t>[CCCLXIX]</w:t>
      </w:r>
      <w:r>
        <w:t xml:space="preserve">, в погоню за чинами, в делание карьеры» (К.Маркс. </w:t>
      </w:r>
      <w:r>
        <w:sym w:font="Times New Roman" w:char="201C"/>
      </w:r>
      <w:r>
        <w:t>К критике гегелевской философии права</w:t>
      </w:r>
      <w:r>
        <w:sym w:font="Times New Roman" w:char="201D"/>
      </w:r>
      <w:r>
        <w:t>. Сочин</w:t>
      </w:r>
      <w:r>
        <w:t>е</w:t>
      </w:r>
      <w:r>
        <w:t xml:space="preserve">ния его и Ф.Энгельса, изд. 2, т. 1, стр. 271 — 272). </w:t>
      </w:r>
    </w:p>
    <w:p w14:paraId="5434F87F" w14:textId="5B14B308" w:rsidR="00D30B85" w:rsidRDefault="00D30B85" w:rsidP="00873ABF">
      <w:pPr>
        <w:pStyle w:val="PlainText"/>
        <w:rPr>
          <w:i/>
        </w:rPr>
      </w:pPr>
      <w:r>
        <w:t>Однако определение К.Марксом социального явления «бюро</w:t>
      </w:r>
      <w:r>
        <w:softHyphen/>
        <w:t>кра</w:t>
      </w:r>
      <w:r>
        <w:softHyphen/>
        <w:t>тии» не полно, возможно потому, что он дал его на основе н</w:t>
      </w:r>
      <w:r>
        <w:t>а</w:t>
      </w:r>
      <w:r>
        <w:t>блюдения за деятельностью более или менее управленчески де</w:t>
      </w:r>
      <w:r>
        <w:t>е</w:t>
      </w:r>
      <w:r>
        <w:t xml:space="preserve">способной бюрократии </w:t>
      </w:r>
      <w:r>
        <w:rPr>
          <w:lang w:val="en-US"/>
        </w:rPr>
        <w:t>XIX</w:t>
      </w:r>
      <w:r w:rsidRPr="004D1682">
        <w:t xml:space="preserve"> </w:t>
      </w:r>
      <w:r>
        <w:t>века в Германии, Великобритании, Франции, которая к тому же в процессе своего формирования б</w:t>
      </w:r>
      <w:r>
        <w:t>ы</w:t>
      </w:r>
      <w:r>
        <w:t>ла пронизана масонством и сосуществовала с ним в некоем «си</w:t>
      </w:r>
      <w:r>
        <w:t>м</w:t>
      </w:r>
      <w:r>
        <w:t>биозе»</w:t>
      </w:r>
      <w:r w:rsidRPr="00D30B85">
        <w:rPr>
          <w:vertAlign w:val="superscript"/>
        </w:rPr>
        <w:t>[CCCLXX]</w:t>
      </w:r>
      <w:r>
        <w:t xml:space="preserve">. Из марксова определения выпали </w:t>
      </w:r>
      <w:r>
        <w:rPr>
          <w:i/>
        </w:rPr>
        <w:t>главные по существу</w:t>
      </w:r>
      <w:r>
        <w:t xml:space="preserve"> характеристич</w:t>
      </w:r>
      <w:r>
        <w:t>е</w:t>
      </w:r>
      <w:r>
        <w:t>ские свойства бюрократии:</w:t>
      </w:r>
      <w:r>
        <w:rPr>
          <w:i/>
        </w:rPr>
        <w:t xml:space="preserve"> </w:t>
      </w:r>
    </w:p>
    <w:p w14:paraId="0F2E00B9" w14:textId="1E473097" w:rsidR="00D30B85" w:rsidRDefault="00D30B85" w:rsidP="00C50FE4">
      <w:pPr>
        <w:pStyle w:val="a7"/>
      </w:pPr>
      <w:r>
        <w:t>Для бюрократии документооборот, деловая переписка и о</w:t>
      </w:r>
      <w:r>
        <w:t>б</w:t>
      </w:r>
      <w:r>
        <w:t>мен мнениями в устной форме (по телефону, «в кулуарах» публичных мероприятий и «келейно») представляется реал</w:t>
      </w:r>
      <w:r>
        <w:t>ь</w:t>
      </w:r>
      <w:r>
        <w:t>ным делом, а сам</w:t>
      </w:r>
      <w:r>
        <w:sym w:font="Times New Roman" w:char="00F3"/>
      </w:r>
      <w:r>
        <w:t xml:space="preserve"> дело представляется чем-то производным от директив и документооборота и потому куда менее знач</w:t>
      </w:r>
      <w:r>
        <w:t>и</w:t>
      </w:r>
      <w:r>
        <w:t>мым, чем документооборот, который является носителем и</w:t>
      </w:r>
      <w:r>
        <w:t>с</w:t>
      </w:r>
      <w:r>
        <w:t>тины «в последней инстанции»</w:t>
      </w:r>
      <w:r w:rsidRPr="00D30B85">
        <w:rPr>
          <w:vertAlign w:val="superscript"/>
        </w:rPr>
        <w:t>[CCCLXXI]</w:t>
      </w:r>
      <w:r>
        <w:t>; в то время как в действ</w:t>
      </w:r>
      <w:r>
        <w:t>и</w:t>
      </w:r>
      <w:r>
        <w:t>тельности весь документооборот и разговоры — только от</w:t>
      </w:r>
      <w:r>
        <w:t>о</w:t>
      </w:r>
      <w:r>
        <w:t>бражение реального дела, на управление которым претендует бюрократия как одна из профессиональных корпораций в толпо-“элитар</w:t>
      </w:r>
      <w:r>
        <w:softHyphen/>
        <w:t>ном” обществе.</w:t>
      </w:r>
    </w:p>
    <w:p w14:paraId="72DE71DA" w14:textId="22249193" w:rsidR="00D30B85" w:rsidRPr="00010F48" w:rsidRDefault="00D30B85" w:rsidP="00873ABF">
      <w:pPr>
        <w:pStyle w:val="PlainText"/>
      </w:pPr>
      <w:r>
        <w:t xml:space="preserve">Отсюда и проистекает «неистребимая любовь» бюрократии к юриспруденции и принципу «закон </w:t>
      </w:r>
      <w:r w:rsidRPr="00223AAE">
        <w:t>—</w:t>
      </w:r>
      <w:r>
        <w:t xml:space="preserve"> что дышло</w:t>
      </w:r>
      <w:r w:rsidRPr="00D30B85">
        <w:rPr>
          <w:vertAlign w:val="superscript"/>
        </w:rPr>
        <w:t>[CCCLXXII]</w:t>
      </w:r>
      <w:r>
        <w:t xml:space="preserve">: куда повернул </w:t>
      </w:r>
      <w:r w:rsidRPr="00223AAE">
        <w:t>—</w:t>
      </w:r>
      <w:r>
        <w:t xml:space="preserve"> туда и вышло».</w:t>
      </w:r>
    </w:p>
    <w:p w14:paraId="5AC29E52" w14:textId="77777777" w:rsidR="00D30B85" w:rsidRDefault="00D30B85" w:rsidP="00873ABF">
      <w:pPr>
        <w:pStyle w:val="PlainText"/>
      </w:pPr>
      <w:r>
        <w:t>Также из определения К.Маркса выпало и другое характер</w:t>
      </w:r>
      <w:r>
        <w:t>и</w:t>
      </w:r>
      <w:r>
        <w:t>стическое качество бюрократии:</w:t>
      </w:r>
    </w:p>
    <w:p w14:paraId="77409FCE" w14:textId="77777777" w:rsidR="00D30B85" w:rsidRDefault="00D30B85" w:rsidP="00C50FE4">
      <w:pPr>
        <w:pStyle w:val="a7"/>
      </w:pPr>
      <w:r>
        <w:t>Бюрократия проводит кадровую политику (т.е. осущес</w:t>
      </w:r>
      <w:r>
        <w:t>т</w:t>
      </w:r>
      <w:r>
        <w:t>вляет подбор и расстановку кадров) на основе отдания предпочт</w:t>
      </w:r>
      <w:r>
        <w:t>е</w:t>
      </w:r>
      <w:r>
        <w:t>ния клановому происхождению претендентов на должность либо «усыновления» безродных претендентов, доказавших свою лояльность тому или иному клану в легитимной иера</w:t>
      </w:r>
      <w:r>
        <w:t>р</w:t>
      </w:r>
      <w:r>
        <w:t xml:space="preserve">хии. </w:t>
      </w:r>
      <w:r>
        <w:rPr>
          <w:b/>
        </w:rPr>
        <w:t xml:space="preserve">При этом подразумевается, что принцип «в связи с назначением “имярек” на должность такую-то выдать ему во временное пользование </w:t>
      </w:r>
      <w:r>
        <w:rPr>
          <w:b/>
          <w:i/>
        </w:rPr>
        <w:t xml:space="preserve">искру </w:t>
      </w:r>
      <w:r>
        <w:rPr>
          <w:b/>
          <w:i/>
        </w:rPr>
        <w:lastRenderedPageBreak/>
        <w:t xml:space="preserve">Божию», — </w:t>
      </w:r>
      <w:r>
        <w:rPr>
          <w:b/>
        </w:rPr>
        <w:t>работ</w:t>
      </w:r>
      <w:r>
        <w:rPr>
          <w:b/>
        </w:rPr>
        <w:t>о</w:t>
      </w:r>
      <w:r>
        <w:rPr>
          <w:b/>
        </w:rPr>
        <w:t>способен</w:t>
      </w:r>
      <w:r>
        <w:rPr>
          <w:b/>
          <w:i/>
        </w:rPr>
        <w:t>.</w:t>
      </w:r>
      <w:r>
        <w:t xml:space="preserve"> Но поскольку </w:t>
      </w:r>
      <w:r>
        <w:rPr>
          <w:i/>
        </w:rPr>
        <w:t>искра — Божия,</w:t>
      </w:r>
      <w:r>
        <w:t xml:space="preserve"> а не достояние и</w:t>
      </w:r>
      <w:r>
        <w:t>е</w:t>
      </w:r>
      <w:r>
        <w:t>рархов бюрократии, то в этом принципе кадровой политики выражается очень крутой атеизм всякой бюрократии, кот</w:t>
      </w:r>
      <w:r>
        <w:t>о</w:t>
      </w:r>
      <w:r>
        <w:t>рый обрекает дело всякой бюрократической корпорации на крах тем быстрее, чем более последовательна она в осущес</w:t>
      </w:r>
      <w:r>
        <w:t>т</w:t>
      </w:r>
      <w:r>
        <w:t>влении этого принц</w:t>
      </w:r>
      <w:r>
        <w:t>и</w:t>
      </w:r>
      <w:r>
        <w:t xml:space="preserve">па. </w:t>
      </w:r>
    </w:p>
    <w:p w14:paraId="053F90E2" w14:textId="77777777" w:rsidR="00D30B85" w:rsidRPr="00931D94" w:rsidRDefault="00D30B85" w:rsidP="00C50FE4">
      <w:pPr>
        <w:pStyle w:val="a7"/>
        <w:rPr>
          <w:i/>
        </w:rPr>
      </w:pPr>
      <w:r>
        <w:t xml:space="preserve">Этот принцип кадровой политики сочетается ещё с одним, который М.Е.Салтыков-Щедрин сформулировал так: </w:t>
      </w:r>
      <w:r w:rsidRPr="00931D94">
        <w:rPr>
          <w:i/>
        </w:rPr>
        <w:t>«Не боящиеся чинов, оными награждены не будут. Боящемуся же всё дастся: и даже с мечами, хотя бы он ни разу не был в сраж</w:t>
      </w:r>
      <w:r w:rsidRPr="00931D94">
        <w:rPr>
          <w:i/>
        </w:rPr>
        <w:t>е</w:t>
      </w:r>
      <w:r w:rsidRPr="00931D94">
        <w:rPr>
          <w:i/>
        </w:rPr>
        <w:t>нии противу неприятеля».</w:t>
      </w:r>
    </w:p>
    <w:p w14:paraId="72A5E911" w14:textId="77777777" w:rsidR="00D30B85" w:rsidRDefault="00D30B85" w:rsidP="00873ABF">
      <w:pPr>
        <w:pStyle w:val="PlainText"/>
      </w:pPr>
      <w:r w:rsidRPr="00FF4D53">
        <w:rPr>
          <w:i/>
        </w:rPr>
        <w:t>Но, будучи — вследствие преклонения перед авторитетами — подмножеством толпы (в смысле этого термина в определ</w:t>
      </w:r>
      <w:r w:rsidRPr="00FF4D53">
        <w:rPr>
          <w:i/>
        </w:rPr>
        <w:t>е</w:t>
      </w:r>
      <w:r w:rsidRPr="00FF4D53">
        <w:rPr>
          <w:i/>
        </w:rPr>
        <w:t>нии В.Г.Белинского: см. сноску в разделе 1.4),</w:t>
      </w:r>
      <w:r>
        <w:t xml:space="preserve"> бюрократия не я</w:t>
      </w:r>
      <w:r>
        <w:t>в</w:t>
      </w:r>
      <w:r>
        <w:t>ляется самостоятельным пусть и коллективным субъектом в п</w:t>
      </w:r>
      <w:r>
        <w:t>о</w:t>
      </w:r>
      <w:r>
        <w:t>литике. Она всегда «зомби» — либо деградирующий в повседне</w:t>
      </w:r>
      <w:r>
        <w:t>в</w:t>
      </w:r>
      <w:r>
        <w:t>ном паразитизме, либо — инструмент воплощения в жизнь пол</w:t>
      </w:r>
      <w:r>
        <w:t>и</w:t>
      </w:r>
      <w:r>
        <w:t>тической воли, воздейс</w:t>
      </w:r>
      <w:r>
        <w:t>т</w:t>
      </w:r>
      <w:r>
        <w:t>вующей на неё извне.</w:t>
      </w:r>
    </w:p>
    <w:p w14:paraId="61EB2F81" w14:textId="77777777" w:rsidR="00D30B85" w:rsidRDefault="00D30B85" w:rsidP="00C50FE4">
      <w:pPr>
        <w:pStyle w:val="a7"/>
      </w:pPr>
      <w:r>
        <w:t>Всё сказанное выше о бюрократии следует соотнести с тем, что было сказано ранее о характере деятельности програм</w:t>
      </w:r>
      <w:r>
        <w:t>м</w:t>
      </w:r>
      <w:r>
        <w:t>но-адаптивного модуля в США и на Руси, и с попыткой п</w:t>
      </w:r>
      <w:r>
        <w:t>о</w:t>
      </w:r>
      <w:r>
        <w:t>строения родоплеменного “элитаризма” в постсоветской Россионии.</w:t>
      </w:r>
    </w:p>
    <w:p w14:paraId="168A4B4C" w14:textId="77777777" w:rsidR="00D30B85" w:rsidRDefault="00D30B85" w:rsidP="00873ABF">
      <w:pPr>
        <w:pStyle w:val="PlainText"/>
      </w:pPr>
      <w:r>
        <w:t>В.И.Ленин дал уже приводившееся ранее в разделе 3.3.3 опр</w:t>
      </w:r>
      <w:r>
        <w:t>е</w:t>
      </w:r>
      <w:r>
        <w:t>деление общественного кла</w:t>
      </w:r>
      <w:r>
        <w:t>с</w:t>
      </w:r>
      <w:r>
        <w:t>са:</w:t>
      </w:r>
    </w:p>
    <w:p w14:paraId="52775782" w14:textId="77777777" w:rsidR="00D30B85" w:rsidRDefault="00D30B85" w:rsidP="00F509F0">
      <w:pPr>
        <w:pStyle w:val="a5"/>
      </w:pPr>
      <w:r>
        <w:t>«Большие группы людей, различающиеся по их месту в ист</w:t>
      </w:r>
      <w:r>
        <w:t>о</w:t>
      </w:r>
      <w:r>
        <w:t>рически определённой системе о</w:t>
      </w:r>
      <w:r>
        <w:t>б</w:t>
      </w:r>
      <w:r>
        <w:t>щественного производства, по их отношению (большей частью закреплённому и оформленному в законах) к средствам производства, по их роли в общественной организации труда, а, следовательно, по способам получения и размерам той доли общественного богатства, которыми они ра</w:t>
      </w:r>
      <w:r>
        <w:t>с</w:t>
      </w:r>
      <w:r>
        <w:t>полагают. Классы это такие группы людей, из которых одна м</w:t>
      </w:r>
      <w:r>
        <w:t>о</w:t>
      </w:r>
      <w:r>
        <w:t xml:space="preserve">жет присвоить себе </w:t>
      </w:r>
      <w:r w:rsidRPr="00561ADD">
        <w:rPr>
          <w:i/>
        </w:rPr>
        <w:t>труд (было бы точнее сказать: присваив</w:t>
      </w:r>
      <w:r w:rsidRPr="00561ADD">
        <w:rPr>
          <w:i/>
        </w:rPr>
        <w:t>а</w:t>
      </w:r>
      <w:r w:rsidRPr="00561ADD">
        <w:rPr>
          <w:i/>
        </w:rPr>
        <w:t>ет себе продукт чужого труда — наше замечание при цит</w:t>
      </w:r>
      <w:r w:rsidRPr="00561ADD">
        <w:rPr>
          <w:i/>
        </w:rPr>
        <w:t>и</w:t>
      </w:r>
      <w:r w:rsidRPr="00561ADD">
        <w:rPr>
          <w:i/>
        </w:rPr>
        <w:t>ров</w:t>
      </w:r>
      <w:r w:rsidRPr="00561ADD">
        <w:rPr>
          <w:i/>
        </w:rPr>
        <w:t>а</w:t>
      </w:r>
      <w:r w:rsidRPr="00561ADD">
        <w:rPr>
          <w:i/>
        </w:rPr>
        <w:t>нии)</w:t>
      </w:r>
      <w:r>
        <w:t xml:space="preserve"> другой благодаря различию их места в определённом укладе общественного хозяйства» </w:t>
      </w:r>
      <w:r>
        <w:lastRenderedPageBreak/>
        <w:t xml:space="preserve">(В.И.Ленин, Полное собрание сочинений, изд. 5, т. 39, стр. 15). Последнюю фразу В.И.Ленина надо было продолжить словами: «и в политической системе общества». </w:t>
      </w:r>
    </w:p>
    <w:p w14:paraId="4764F935" w14:textId="77777777" w:rsidR="00D30B85" w:rsidRDefault="00D30B85" w:rsidP="00873ABF">
      <w:pPr>
        <w:pStyle w:val="PlainText"/>
      </w:pPr>
      <w:r>
        <w:t>Если соотноситься с этим определением, то остаётся сделать вывод, что в СССР к началу 1980</w:t>
      </w:r>
      <w:r>
        <w:noBreakHyphen/>
        <w:t>х гг. партийно-государственная и хозяйственная бюрократия стала общественным кла</w:t>
      </w:r>
      <w:r>
        <w:t>с</w:t>
      </w:r>
      <w:r>
        <w:t>сом, что качественно отличало её от бюрократии капиталистических гос</w:t>
      </w:r>
      <w:r>
        <w:t>у</w:t>
      </w:r>
      <w:r>
        <w:t xml:space="preserve">дарств, представители которой, став бюрократами, продолжали оставаться представителями своих общественных классов в этой </w:t>
      </w:r>
      <w:r>
        <w:rPr>
          <w:i/>
        </w:rPr>
        <w:t>властной (прежде всего над государственным аппаратом)</w:t>
      </w:r>
      <w:r>
        <w:t xml:space="preserve"> ко</w:t>
      </w:r>
      <w:r>
        <w:t>р</w:t>
      </w:r>
      <w:r>
        <w:t>порации:</w:t>
      </w:r>
    </w:p>
    <w:p w14:paraId="07B93E13" w14:textId="77777777" w:rsidR="00D30B85" w:rsidRDefault="00D30B85" w:rsidP="00F509F0">
      <w:pPr>
        <w:pStyle w:val="a3"/>
        <w:numPr>
          <w:ilvl w:val="0"/>
          <w:numId w:val="23"/>
        </w:numPr>
      </w:pPr>
      <w:r>
        <w:t>место советской бюрократии в системе общественного пр</w:t>
      </w:r>
      <w:r>
        <w:t>о</w:t>
      </w:r>
      <w:r>
        <w:t>изводства — сфера управления;</w:t>
      </w:r>
    </w:p>
    <w:p w14:paraId="688F0DE1" w14:textId="77777777" w:rsidR="00D30B85" w:rsidRDefault="00D30B85" w:rsidP="00F509F0">
      <w:pPr>
        <w:pStyle w:val="a3"/>
        <w:numPr>
          <w:ilvl w:val="0"/>
          <w:numId w:val="23"/>
        </w:numPr>
      </w:pPr>
      <w:r>
        <w:t>отношение к средствам производства — бюрократия СССР стала воспроизводить саму себя на “элитарно”-клановой о</w:t>
      </w:r>
      <w:r>
        <w:t>с</w:t>
      </w:r>
      <w:r>
        <w:t>нове, вследствие чего при попустительстве остального общ</w:t>
      </w:r>
      <w:r>
        <w:t>е</w:t>
      </w:r>
      <w:r>
        <w:t>ства обрела монополизм и безконтрольность с его стороны за её управленческой де</w:t>
      </w:r>
      <w:r>
        <w:t>я</w:t>
      </w:r>
      <w:r>
        <w:t>тельностью;</w:t>
      </w:r>
    </w:p>
    <w:p w14:paraId="53146CAB" w14:textId="77777777" w:rsidR="00D30B85" w:rsidRDefault="00D30B85" w:rsidP="00F509F0">
      <w:pPr>
        <w:pStyle w:val="a3"/>
        <w:numPr>
          <w:ilvl w:val="0"/>
          <w:numId w:val="23"/>
        </w:numPr>
      </w:pPr>
      <w:r>
        <w:t>что касается получения своей доли общественного богатства, то бюрократия сама определяла тарифную сетку зарплаты, структуру безплатных льгот и гособеспечения прежде всего для высших иерархов бюрократии, а потом уж — по ост</w:t>
      </w:r>
      <w:r>
        <w:t>а</w:t>
      </w:r>
      <w:r>
        <w:t>точному принципу — для остального общ</w:t>
      </w:r>
      <w:r>
        <w:t>е</w:t>
      </w:r>
      <w:r>
        <w:t>ства.</w:t>
      </w:r>
    </w:p>
    <w:p w14:paraId="5199C698" w14:textId="77777777" w:rsidR="00D30B85" w:rsidRDefault="00D30B85" w:rsidP="00873ABF">
      <w:pPr>
        <w:pStyle w:val="PlainText"/>
      </w:pPr>
      <w:r>
        <w:t>Характер последнего к началу 1980</w:t>
      </w:r>
      <w:r>
        <w:noBreakHyphen/>
        <w:t>х гг. стал таким, что б</w:t>
      </w:r>
      <w:r>
        <w:t>ю</w:t>
      </w:r>
      <w:r>
        <w:t>рократия превратилась в класс эксплуататорский по отношению к остальным социальным группам советского общества. О</w:t>
      </w:r>
      <w:r>
        <w:t>д</w:t>
      </w:r>
      <w:r>
        <w:t xml:space="preserve">нако поскольку государственной идеей СССР было построение </w:t>
      </w:r>
      <w:r>
        <w:rPr>
          <w:i/>
        </w:rPr>
        <w:t>соци</w:t>
      </w:r>
      <w:r>
        <w:rPr>
          <w:i/>
        </w:rPr>
        <w:t>а</w:t>
      </w:r>
      <w:r>
        <w:rPr>
          <w:i/>
        </w:rPr>
        <w:t>лизма и коммуни</w:t>
      </w:r>
      <w:r>
        <w:rPr>
          <w:i/>
        </w:rPr>
        <w:t>з</w:t>
      </w:r>
      <w:r>
        <w:rPr>
          <w:i/>
        </w:rPr>
        <w:t>ма — социальных систем, в которых не должно быть эксплуатации людей теми или иными корпорациями и «крутыми» одиночками,</w:t>
      </w:r>
      <w:r>
        <w:t xml:space="preserve"> — то бюрократия в СССР испытывала некоторый диско</w:t>
      </w:r>
      <w:r>
        <w:t>м</w:t>
      </w:r>
      <w:r>
        <w:t>форт:</w:t>
      </w:r>
    </w:p>
    <w:p w14:paraId="13649355" w14:textId="77777777" w:rsidR="00D30B85" w:rsidRDefault="00D30B85" w:rsidP="00F509F0">
      <w:pPr>
        <w:pStyle w:val="a3"/>
        <w:numPr>
          <w:ilvl w:val="0"/>
          <w:numId w:val="23"/>
        </w:numPr>
      </w:pPr>
      <w:r>
        <w:t>с одной стороны, для того, чтобы пребывать у власти, ей приходилось лгать о строительстве социализма и коммуни</w:t>
      </w:r>
      <w:r>
        <w:t>з</w:t>
      </w:r>
      <w:r>
        <w:t>ма в СССР, что находило отклик в народе, который во вс</w:t>
      </w:r>
      <w:r>
        <w:t>я</w:t>
      </w:r>
      <w:r>
        <w:t>кую эпоху в своём большинстве желает жить без паразитизма тех или иных меньшинств на его труде и жи</w:t>
      </w:r>
      <w:r>
        <w:t>з</w:t>
      </w:r>
      <w:r>
        <w:t xml:space="preserve">ни, </w:t>
      </w:r>
    </w:p>
    <w:p w14:paraId="1474DCC1" w14:textId="77777777" w:rsidR="00D30B85" w:rsidRDefault="00D30B85" w:rsidP="00F509F0">
      <w:pPr>
        <w:pStyle w:val="a3"/>
        <w:numPr>
          <w:ilvl w:val="0"/>
          <w:numId w:val="23"/>
        </w:numPr>
      </w:pPr>
      <w:r>
        <w:t xml:space="preserve">а с другой стороны, всякий успех в деле социалистического строительства подрывал устои бюрократического режима и </w:t>
      </w:r>
      <w:r>
        <w:lastRenderedPageBreak/>
        <w:t>мешал бюрократии «хапать по способности», эксплуатируя труд и жизнь остального общества.</w:t>
      </w:r>
    </w:p>
    <w:p w14:paraId="6245866B" w14:textId="77777777" w:rsidR="00D30B85" w:rsidRDefault="00D30B85" w:rsidP="00873ABF">
      <w:pPr>
        <w:pStyle w:val="PlainText"/>
      </w:pPr>
      <w:r>
        <w:t>В этом «раздрае» между словом и делом и было главное пр</w:t>
      </w:r>
      <w:r>
        <w:t>о</w:t>
      </w:r>
      <w:r>
        <w:t>тиворечие в жизни советского общества к тому времени, когда бюрократию номинально возглавил М.С.Горбачёв — «душка Горби». Противор</w:t>
      </w:r>
      <w:r>
        <w:t>е</w:t>
      </w:r>
      <w:r>
        <w:t xml:space="preserve">чие это могло быть тогда же разрешено: </w:t>
      </w:r>
    </w:p>
    <w:p w14:paraId="20429A74" w14:textId="77777777" w:rsidR="00D30B85" w:rsidRDefault="00D30B85" w:rsidP="00F509F0">
      <w:pPr>
        <w:pStyle w:val="a3"/>
        <w:numPr>
          <w:ilvl w:val="0"/>
          <w:numId w:val="23"/>
        </w:numPr>
      </w:pPr>
      <w:r>
        <w:t>либо путём запуска процесса дебюрократизации СССР и его развития при сохранении всех достижений социализма и о</w:t>
      </w:r>
      <w:r>
        <w:t>с</w:t>
      </w:r>
      <w:r>
        <w:t>вобождении его от бюрократических извращений и ошибок в миропонимании и политике, обусловленных почти что т</w:t>
      </w:r>
      <w:r>
        <w:t>о</w:t>
      </w:r>
      <w:r>
        <w:t>тальным господством маркси</w:t>
      </w:r>
      <w:r>
        <w:t>з</w:t>
      </w:r>
      <w:r>
        <w:t>ма;</w:t>
      </w:r>
    </w:p>
    <w:p w14:paraId="362C16FA" w14:textId="77777777" w:rsidR="00D30B85" w:rsidRDefault="00D30B85" w:rsidP="00F509F0">
      <w:pPr>
        <w:pStyle w:val="a3"/>
        <w:numPr>
          <w:ilvl w:val="0"/>
          <w:numId w:val="23"/>
        </w:numPr>
      </w:pPr>
      <w:r>
        <w:t>либо путём разрушения СССР с целью улучшения условий эксплуатации большинства населения паразитическим мен</w:t>
      </w:r>
      <w:r>
        <w:t>ь</w:t>
      </w:r>
      <w:r>
        <w:t>шинством.</w:t>
      </w:r>
    </w:p>
    <w:p w14:paraId="547A4F8F" w14:textId="563907A8" w:rsidR="00D30B85" w:rsidRDefault="00D30B85" w:rsidP="00873ABF">
      <w:pPr>
        <w:pStyle w:val="PlainText"/>
      </w:pPr>
      <w:r>
        <w:t>М.С.Горбачёв, А.Н.Яковлев и К</w:t>
      </w:r>
      <w:r>
        <w:rPr>
          <w:vertAlign w:val="superscript"/>
        </w:rPr>
        <w:t>О</w:t>
      </w:r>
      <w:r>
        <w:t xml:space="preserve"> начали перестройку под л</w:t>
      </w:r>
      <w:r>
        <w:t>о</w:t>
      </w:r>
      <w:r>
        <w:t>зунгами очищения социализма от накопившихся ошибок и извр</w:t>
      </w:r>
      <w:r>
        <w:t>а</w:t>
      </w:r>
      <w:r>
        <w:t>щений, однако завершили её крахом СССР и расширением во</w:t>
      </w:r>
      <w:r>
        <w:t>з</w:t>
      </w:r>
      <w:r>
        <w:t>можностей эксплуатации большинства населения паразитическ</w:t>
      </w:r>
      <w:r>
        <w:t>и</w:t>
      </w:r>
      <w:r>
        <w:t>ми меньшинствами как внутренними («новыми русскими» — ж</w:t>
      </w:r>
      <w:r>
        <w:t>и</w:t>
      </w:r>
      <w:r>
        <w:t>дами разного происхождения</w:t>
      </w:r>
      <w:r w:rsidRPr="00D30B85">
        <w:rPr>
          <w:vertAlign w:val="superscript"/>
        </w:rPr>
        <w:t>[CCCLXXIII]</w:t>
      </w:r>
      <w:r>
        <w:t xml:space="preserve">), так и зарубежными. </w:t>
      </w:r>
    </w:p>
    <w:p w14:paraId="734AF983" w14:textId="6F387813" w:rsidR="00D30B85" w:rsidRDefault="00D30B85" w:rsidP="00873ABF">
      <w:pPr>
        <w:pStyle w:val="PlainText"/>
      </w:pPr>
      <w:r>
        <w:softHyphen/>
        <w:t>Как Генеральный секретарь ЦК КПСС, председатель Поли</w:t>
      </w:r>
      <w:r>
        <w:t>т</w:t>
      </w:r>
      <w:r>
        <w:t>бюро ЦК КПСС М.С.Гор</w:t>
      </w:r>
      <w:r>
        <w:softHyphen/>
        <w:t>бачёв — по должности своей — обязан был знать и понимать социологию марксизма</w:t>
      </w:r>
      <w:r w:rsidRPr="00D30B85">
        <w:rPr>
          <w:vertAlign w:val="superscript"/>
        </w:rPr>
        <w:t>[CCCLXXIV]</w:t>
      </w:r>
      <w:r>
        <w:t>. То же касается и А.Н.Яковлева. И соответственно, будь они честными и умными людьми, всё то, что сказано выше о бюрократии, её становлении в СССР в качестве эксплуататорского класса, они обязаны были огласить с трибуны съезда, избравшего М.С.Горбачёва Генерал</w:t>
      </w:r>
      <w:r>
        <w:t>ь</w:t>
      </w:r>
      <w:r>
        <w:t>ным секретарём ЦК КПСС и выразить это в своих выступлениях в СМИ. И это могло бы повлечь за собой дебюрократизацию СССР и очищение социализма от извращений и ошибок при сохранении и развитии всех достижений советской эпохи в культурном стро</w:t>
      </w:r>
      <w:r>
        <w:t>и</w:t>
      </w:r>
      <w:r>
        <w:t>тельстве, поскольку такое обращение вызвало бы к жизни пол</w:t>
      </w:r>
      <w:r>
        <w:t>и</w:t>
      </w:r>
      <w:r>
        <w:t>тическую активность тех слоёв советского общества, чей творч</w:t>
      </w:r>
      <w:r>
        <w:t>е</w:t>
      </w:r>
      <w:r>
        <w:t>ский потенциал впоследствии был «слит в канализацию» в ходе реально имевшей место перестройки социализма в капитализм, и которые не смогли быстро и эффективно самоорганизоваться для того, чтобы покончить с режимом «тушки Горби» и придать п</w:t>
      </w:r>
      <w:r>
        <w:t>о</w:t>
      </w:r>
      <w:r>
        <w:t>литике иную н</w:t>
      </w:r>
      <w:r>
        <w:t>а</w:t>
      </w:r>
      <w:r>
        <w:t>правленность.</w:t>
      </w:r>
    </w:p>
    <w:p w14:paraId="1E530B41" w14:textId="618E77C9" w:rsidR="00D30B85" w:rsidRDefault="00D30B85" w:rsidP="00873ABF">
      <w:pPr>
        <w:pStyle w:val="PlainText"/>
      </w:pPr>
      <w:r>
        <w:lastRenderedPageBreak/>
        <w:t>Однако М.С.Горбачёв этого не сделал и проявил себя как н</w:t>
      </w:r>
      <w:r>
        <w:t>е</w:t>
      </w:r>
      <w:r>
        <w:t>вежественный недоумок (с д</w:t>
      </w:r>
      <w:r>
        <w:t>у</w:t>
      </w:r>
      <w:r>
        <w:t xml:space="preserve">рака каков спрос?) или </w:t>
      </w:r>
      <w:r>
        <w:rPr>
          <w:i/>
        </w:rPr>
        <w:t>лицемер — изменник, который возглавил государство именно для того, чт</w:t>
      </w:r>
      <w:r>
        <w:rPr>
          <w:i/>
        </w:rPr>
        <w:t>о</w:t>
      </w:r>
      <w:r>
        <w:rPr>
          <w:i/>
        </w:rPr>
        <w:t>бы привести его к краху.</w:t>
      </w:r>
      <w:r>
        <w:t xml:space="preserve"> В чём и как «братаны» убедили слаб</w:t>
      </w:r>
      <w:r>
        <w:t>о</w:t>
      </w:r>
      <w:r>
        <w:t>умного говоруна и подкаблучника М.С.Горбачёва; в чём и как «братаны» убедили «архитектора перестройки» А.Н.Яко</w:t>
      </w:r>
      <w:r>
        <w:softHyphen/>
        <w:t>в</w:t>
      </w:r>
      <w:r>
        <w:softHyphen/>
        <w:t xml:space="preserve">лева, когда он в </w:t>
      </w:r>
      <w:smartTag w:uri="urn:schemas-microsoft-com:office:smarttags" w:element="metricconverter">
        <w:smartTagPr>
          <w:attr w:name="ProductID" w:val="1959 г"/>
        </w:smartTagPr>
        <w:r>
          <w:t>1959 г</w:t>
        </w:r>
      </w:smartTag>
      <w:r>
        <w:t>. стажировался в Колумбийском университете США, и на чём его по</w:t>
      </w:r>
      <w:r>
        <w:t>д</w:t>
      </w:r>
      <w:r>
        <w:t>ловило и «вербануло» ЦРУ</w:t>
      </w:r>
      <w:r w:rsidRPr="00D30B85">
        <w:rPr>
          <w:vertAlign w:val="superscript"/>
        </w:rPr>
        <w:t>[CCCLXXV]</w:t>
      </w:r>
      <w:r>
        <w:t xml:space="preserve">, на фоне всего происшедшего </w:t>
      </w:r>
      <w:r w:rsidRPr="00223AAE">
        <w:t>—</w:t>
      </w:r>
      <w:r>
        <w:t xml:space="preserve"> мелкие исторические детали, к тому же </w:t>
      </w:r>
      <w:r w:rsidRPr="00223AAE">
        <w:t>—</w:t>
      </w:r>
      <w:r>
        <w:t xml:space="preserve"> не ключевые для понимания «эпохи перемен».</w:t>
      </w:r>
    </w:p>
    <w:p w14:paraId="72E38F68" w14:textId="77777777" w:rsidR="00D30B85" w:rsidRDefault="00D30B85" w:rsidP="00C50FE4">
      <w:pPr>
        <w:pStyle w:val="a7"/>
      </w:pPr>
      <w:r>
        <w:t>Главным было то, что бюрократия заключительного п</w:t>
      </w:r>
      <w:r>
        <w:t>е</w:t>
      </w:r>
      <w:r>
        <w:t>риода существования СССР, сформировавшись как эксплуатато</w:t>
      </w:r>
      <w:r>
        <w:t>р</w:t>
      </w:r>
      <w:r>
        <w:t>ский класс, желала жить так, как живут буржуины на либ</w:t>
      </w:r>
      <w:r>
        <w:t>е</w:t>
      </w:r>
      <w:r>
        <w:t>ральном Западе и сама рвалась в тамошнее буржуинство. Имея такую нравственно-эти</w:t>
      </w:r>
      <w:r>
        <w:softHyphen/>
        <w:t>чес</w:t>
      </w:r>
      <w:r>
        <w:softHyphen/>
        <w:t>кую устремлённость и не о</w:t>
      </w:r>
      <w:r>
        <w:t>б</w:t>
      </w:r>
      <w:r>
        <w:t>ладая адекватными знаниями и миропониманием, она была готовым инструментом для того, чтобы решить проблему идеологического разделения мира и улучшения характер</w:t>
      </w:r>
      <w:r>
        <w:t>и</w:t>
      </w:r>
      <w:r>
        <w:t>стик его управляемости на основе «плюрализма мнений». И она решила эту задачу по своей воле, но в интересах запр</w:t>
      </w:r>
      <w:r>
        <w:t>а</w:t>
      </w:r>
      <w:r>
        <w:t xml:space="preserve">вил глобальной политики на основе библейского проекта. </w:t>
      </w:r>
    </w:p>
    <w:p w14:paraId="1F017DF9" w14:textId="77777777" w:rsidR="00D30B85" w:rsidRDefault="00D30B85" w:rsidP="00873ABF">
      <w:pPr>
        <w:pStyle w:val="PlainText"/>
      </w:pPr>
      <w:r>
        <w:t xml:space="preserve">Некоторым из отечественных бюрократов и постсоветских “элитариев” хотелось и хочется приобщиться к мировой “элите”, и они до сих пор не понимают, почему их не пускают в </w:t>
      </w:r>
      <w:r w:rsidRPr="001371E1">
        <w:rPr>
          <w:i/>
        </w:rPr>
        <w:t>«м</w:t>
      </w:r>
      <w:r w:rsidRPr="001371E1">
        <w:rPr>
          <w:i/>
        </w:rPr>
        <w:t>и</w:t>
      </w:r>
      <w:r w:rsidRPr="001371E1">
        <w:rPr>
          <w:i/>
        </w:rPr>
        <w:t>ровое — “</w:t>
      </w:r>
      <w:r w:rsidRPr="001371E1">
        <w:rPr>
          <w:b/>
          <w:i/>
        </w:rPr>
        <w:t>элитарное</w:t>
      </w:r>
      <w:r w:rsidRPr="001371E1">
        <w:rPr>
          <w:i/>
        </w:rPr>
        <w:t>” — сообщество»,</w:t>
      </w:r>
      <w:r>
        <w:t xml:space="preserve"> а относятся к ним как к холопам и возомнившим о себе невесть что </w:t>
      </w:r>
      <w:r w:rsidRPr="00F264B8">
        <w:rPr>
          <w:i/>
        </w:rPr>
        <w:t>дикарям, которые если и им</w:t>
      </w:r>
      <w:r w:rsidRPr="00F264B8">
        <w:rPr>
          <w:i/>
        </w:rPr>
        <w:t>е</w:t>
      </w:r>
      <w:r w:rsidRPr="00F264B8">
        <w:rPr>
          <w:i/>
        </w:rPr>
        <w:t xml:space="preserve">ют что-то роднящее их </w:t>
      </w:r>
      <w:r>
        <w:rPr>
          <w:i/>
        </w:rPr>
        <w:t xml:space="preserve">с </w:t>
      </w:r>
      <w:r w:rsidRPr="00F264B8">
        <w:rPr>
          <w:i/>
        </w:rPr>
        <w:t>цивилизацией, то — только «стекля</w:t>
      </w:r>
      <w:r w:rsidRPr="00F264B8">
        <w:rPr>
          <w:i/>
        </w:rPr>
        <w:t>н</w:t>
      </w:r>
      <w:r w:rsidRPr="00F264B8">
        <w:rPr>
          <w:i/>
        </w:rPr>
        <w:t>ные бусы», на которые они обменяли свою свободу, земли и пр</w:t>
      </w:r>
      <w:r w:rsidRPr="00F264B8">
        <w:rPr>
          <w:i/>
        </w:rPr>
        <w:t>и</w:t>
      </w:r>
      <w:r w:rsidRPr="00F264B8">
        <w:rPr>
          <w:i/>
        </w:rPr>
        <w:t>родные ресу</w:t>
      </w:r>
      <w:r w:rsidRPr="00F264B8">
        <w:rPr>
          <w:i/>
        </w:rPr>
        <w:t>р</w:t>
      </w:r>
      <w:r w:rsidRPr="00F264B8">
        <w:rPr>
          <w:i/>
        </w:rPr>
        <w:t>сы</w:t>
      </w:r>
      <w:r>
        <w:rPr>
          <w:i/>
        </w:rPr>
        <w:t xml:space="preserve"> своей Родины</w:t>
      </w:r>
      <w:r>
        <w:t>.</w:t>
      </w:r>
    </w:p>
    <w:p w14:paraId="174A703C" w14:textId="77777777" w:rsidR="00D30B85" w:rsidRDefault="00D30B85" w:rsidP="00873ABF">
      <w:pPr>
        <w:pStyle w:val="PlainText"/>
      </w:pPr>
      <w:r>
        <w:t>Тем не менее крах СССР и мировой системы марксистского псевдосоциализма стал бол</w:t>
      </w:r>
      <w:r>
        <w:t>ь</w:t>
      </w:r>
      <w:r>
        <w:t xml:space="preserve">шой радостью для сотен миллионов жителей так называемого «свободного мира» </w:t>
      </w:r>
      <w:r w:rsidRPr="00223AAE">
        <w:t>—</w:t>
      </w:r>
      <w:r>
        <w:t xml:space="preserve"> развитых стран, живущих под властью идей буржуазного либерализма. Радость эта носила двоякий х</w:t>
      </w:r>
      <w:r>
        <w:t>а</w:t>
      </w:r>
      <w:r>
        <w:t>рактер:</w:t>
      </w:r>
    </w:p>
    <w:p w14:paraId="1DC058CF" w14:textId="504FF58D" w:rsidR="00D30B85" w:rsidRDefault="00D30B85" w:rsidP="00F509F0">
      <w:pPr>
        <w:pStyle w:val="a3"/>
        <w:numPr>
          <w:ilvl w:val="0"/>
          <w:numId w:val="20"/>
        </w:numPr>
        <w:ind w:left="397" w:hanging="227"/>
      </w:pPr>
      <w:r>
        <w:t>Подавляющее большинство населения Европы и США, в</w:t>
      </w:r>
      <w:r>
        <w:t>ы</w:t>
      </w:r>
      <w:r>
        <w:t>росшее и жившее под системно-культовым страхом «сове</w:t>
      </w:r>
      <w:r>
        <w:t>т</w:t>
      </w:r>
      <w:r>
        <w:t>ской военной угрозы»</w:t>
      </w:r>
      <w:r w:rsidRPr="00D30B85">
        <w:rPr>
          <w:vertAlign w:val="superscript"/>
        </w:rPr>
        <w:t>[CCCLXXVI]</w:t>
      </w:r>
      <w:r>
        <w:t>, обрадовалось тому, что «тоталита</w:t>
      </w:r>
      <w:r>
        <w:t>р</w:t>
      </w:r>
      <w:r>
        <w:t xml:space="preserve">ный коммунистический режим» пал, русские </w:t>
      </w:r>
      <w:r>
        <w:lastRenderedPageBreak/>
        <w:t>наконец-таки обрели свободу от ненавистного им «коммунизма» и по з</w:t>
      </w:r>
      <w:r>
        <w:t>а</w:t>
      </w:r>
      <w:r>
        <w:t>вершении переходного периода вольются в семью цивилиз</w:t>
      </w:r>
      <w:r>
        <w:t>о</w:t>
      </w:r>
      <w:r>
        <w:t xml:space="preserve">ванных народов. </w:t>
      </w:r>
    </w:p>
    <w:p w14:paraId="771BBAB6" w14:textId="77777777" w:rsidR="00D30B85" w:rsidRDefault="00D30B85" w:rsidP="00F509F0">
      <w:pPr>
        <w:pStyle w:val="af3"/>
      </w:pPr>
      <w:r>
        <w:t>Многие из таких искренне устремились учить жить русских по нормам Западной цив</w:t>
      </w:r>
      <w:r>
        <w:t>и</w:t>
      </w:r>
      <w:r>
        <w:t>лизации для того, чтобы переходный период протекал с меньшим количеством социал</w:t>
      </w:r>
      <w:r>
        <w:t>ь</w:t>
      </w:r>
      <w:r>
        <w:t>ных бедствий и по возможности непродолжительное время.</w:t>
      </w:r>
    </w:p>
    <w:p w14:paraId="7DD6DD30" w14:textId="77777777" w:rsidR="00D30B85" w:rsidRDefault="00D30B85" w:rsidP="00F509F0">
      <w:pPr>
        <w:pStyle w:val="a3"/>
        <w:numPr>
          <w:ilvl w:val="0"/>
          <w:numId w:val="20"/>
        </w:numPr>
        <w:ind w:left="397" w:hanging="227"/>
      </w:pPr>
      <w:r>
        <w:t>Для некоторого же меньшинства крах СССР стал сигналом к началу охоты на «русских папуасов» и открытием возможн</w:t>
      </w:r>
      <w:r>
        <w:t>о</w:t>
      </w:r>
      <w:r>
        <w:t>стей зачистки от коренного населения и освоения новой «и</w:t>
      </w:r>
      <w:r>
        <w:t>н</w:t>
      </w:r>
      <w:r>
        <w:t>дейской терр</w:t>
      </w:r>
      <w:r>
        <w:t>и</w:t>
      </w:r>
      <w:r>
        <w:t>тории» цивилизованными людьми.</w:t>
      </w:r>
    </w:p>
    <w:p w14:paraId="36F06B0E" w14:textId="7174E9E9" w:rsidR="00D30B85" w:rsidRDefault="00D30B85" w:rsidP="00C50FE4">
      <w:pPr>
        <w:pStyle w:val="a7"/>
      </w:pPr>
      <w:r>
        <w:t>В реальных политических процессах 1990</w:t>
      </w:r>
      <w:r>
        <w:noBreakHyphen/>
        <w:t>х гг., когда в пос</w:t>
      </w:r>
      <w:r>
        <w:t>т</w:t>
      </w:r>
      <w:r>
        <w:t>советской Россионии под прикрытием режима Б.Н.Ельцина процветал буржуазный либерализм, первые идеологически и пропагандистски прикрывали действия вторых. Вторые з</w:t>
      </w:r>
      <w:r>
        <w:t>а</w:t>
      </w:r>
      <w:r>
        <w:t xml:space="preserve">нимались тем, к чему и стремились </w:t>
      </w:r>
      <w:r w:rsidRPr="00223AAE">
        <w:t>—</w:t>
      </w:r>
      <w:r>
        <w:t xml:space="preserve"> руками “элитарных” холопов при наставничестве американских советников, з</w:t>
      </w:r>
      <w:r>
        <w:t>а</w:t>
      </w:r>
      <w:r>
        <w:t>севших в кремлёвских кабинетах и обладавших большей властью, чем россионские бюрократы, проводили политику экономического геноцида в отношении населения России и скупали собственность если не непосредственно сами, то ч</w:t>
      </w:r>
      <w:r>
        <w:t>е</w:t>
      </w:r>
      <w:r>
        <w:t>рез лиц, на которых «был записан гешефт»</w:t>
      </w:r>
      <w:r w:rsidRPr="00D30B85">
        <w:rPr>
          <w:vertAlign w:val="superscript"/>
        </w:rPr>
        <w:t>[CCCLXXVII]</w:t>
      </w:r>
      <w:r>
        <w:t>.</w:t>
      </w:r>
    </w:p>
    <w:p w14:paraId="4047D23A" w14:textId="77777777" w:rsidR="00D30B85" w:rsidRDefault="00D30B85" w:rsidP="00873ABF">
      <w:pPr>
        <w:pStyle w:val="PlainText"/>
      </w:pPr>
      <w:r>
        <w:t>Поскольку Русь для заправил библейского проекта на прот</w:t>
      </w:r>
      <w:r>
        <w:t>я</w:t>
      </w:r>
      <w:r>
        <w:t>жении как минимум двух последних тысячелетий представляла собой неразрешимую проблему, то они не возражали, чтобы л</w:t>
      </w:r>
      <w:r>
        <w:t>и</w:t>
      </w:r>
      <w:r>
        <w:t>берал-буржуины США решали свои проблемы за счёт уничтож</w:t>
      </w:r>
      <w:r>
        <w:t>е</w:t>
      </w:r>
      <w:r>
        <w:t>ния людских ресурсов Р</w:t>
      </w:r>
      <w:r>
        <w:t>у</w:t>
      </w:r>
      <w:r>
        <w:t>си.</w:t>
      </w:r>
    </w:p>
    <w:p w14:paraId="1E58C241" w14:textId="77777777" w:rsidR="00D30B85" w:rsidRDefault="00D30B85" w:rsidP="00873ABF">
      <w:pPr>
        <w:pStyle w:val="PlainText"/>
      </w:pPr>
      <w:r>
        <w:t>Так называемые «патриотические силы» в Россионии не ок</w:t>
      </w:r>
      <w:r>
        <w:t>а</w:t>
      </w:r>
      <w:r>
        <w:t>зали никакого сколь-нибудь эффективного противодействия этой политике по двум главным причинам:</w:t>
      </w:r>
    </w:p>
    <w:p w14:paraId="4E210085" w14:textId="654069D1" w:rsidR="00D30B85" w:rsidRPr="006D1A4F" w:rsidRDefault="00D30B85" w:rsidP="00F509F0">
      <w:pPr>
        <w:pStyle w:val="a3"/>
        <w:widowControl w:val="0"/>
        <w:numPr>
          <w:ilvl w:val="0"/>
          <w:numId w:val="20"/>
        </w:numPr>
        <w:ind w:left="397" w:hanging="227"/>
        <w:rPr>
          <w:b/>
        </w:rPr>
      </w:pPr>
      <w:r w:rsidRPr="006D1A4F">
        <w:rPr>
          <w:b/>
        </w:rPr>
        <w:t>Концептуальное безвластье</w:t>
      </w:r>
      <w:r w:rsidRPr="00D30B85">
        <w:rPr>
          <w:vertAlign w:val="superscript"/>
        </w:rPr>
        <w:t>[CCCLXXVIII]</w:t>
      </w:r>
      <w:r w:rsidRPr="006D1A4F">
        <w:rPr>
          <w:b/>
        </w:rPr>
        <w:t>, выразившееся в массовом желании вернуться в то или иное прошлое (советское, православно-монархическое, докрещенско-языческое) либо воплотить на Руси наработки гитлеровского наци</w:t>
      </w:r>
      <w:r w:rsidRPr="006D1A4F">
        <w:rPr>
          <w:b/>
        </w:rPr>
        <w:t>з</w:t>
      </w:r>
      <w:r w:rsidRPr="006D1A4F">
        <w:rPr>
          <w:b/>
        </w:rPr>
        <w:t>ма.</w:t>
      </w:r>
    </w:p>
    <w:p w14:paraId="631DBE0A" w14:textId="034D7500" w:rsidR="00D30B85" w:rsidRDefault="00D30B85" w:rsidP="00F509F0">
      <w:pPr>
        <w:pStyle w:val="af3"/>
      </w:pPr>
      <w:r>
        <w:t xml:space="preserve">На президентских выборах </w:t>
      </w:r>
      <w:smartTag w:uri="urn:schemas-microsoft-com:office:smarttags" w:element="metricconverter">
        <w:smartTagPr>
          <w:attr w:name="ProductID" w:val="1996 г"/>
        </w:smartTagPr>
        <w:r>
          <w:t>1996 г</w:t>
        </w:r>
      </w:smartTag>
      <w:r>
        <w:t>. Г.А.Зюганов фактически подъиграл Б.Н.Ельцину и К</w:t>
      </w:r>
      <w:r w:rsidRPr="00982F29">
        <w:rPr>
          <w:vertAlign w:val="superscript"/>
        </w:rPr>
        <w:t>О</w:t>
      </w:r>
      <w:r>
        <w:t xml:space="preserve">, в результате чего КПРФ стала </w:t>
      </w:r>
      <w:r>
        <w:lastRenderedPageBreak/>
        <w:t>п</w:t>
      </w:r>
      <w:r>
        <w:t>о</w:t>
      </w:r>
      <w:r>
        <w:t>литически безперспективной партией пенсионеров и функци</w:t>
      </w:r>
      <w:r>
        <w:t>о</w:t>
      </w:r>
      <w:r>
        <w:t>неров-карьеристов. В этом качестве она пребывает и доныне. Причина этого в том, что её руководство так и не пожелало п</w:t>
      </w:r>
      <w:r>
        <w:t>о</w:t>
      </w:r>
      <w:r>
        <w:t>нять марксизм, библейский проект, историю Руси, России, СССР, деятельность И.В.Сталина и его преемников, и пытается сварить некий мракобесный «коктейль» из марксизма и библ</w:t>
      </w:r>
      <w:r>
        <w:t>е</w:t>
      </w:r>
      <w:r>
        <w:t>изма</w:t>
      </w:r>
      <w:r w:rsidRPr="00D30B85">
        <w:rPr>
          <w:vertAlign w:val="superscript"/>
        </w:rPr>
        <w:t>[CCCLXXIX]</w:t>
      </w:r>
      <w:r>
        <w:t xml:space="preserve">. </w:t>
      </w:r>
    </w:p>
    <w:p w14:paraId="071069AA" w14:textId="01D68081" w:rsidR="00D30B85" w:rsidRDefault="00D30B85" w:rsidP="00F509F0">
      <w:pPr>
        <w:pStyle w:val="af3"/>
        <w:widowControl w:val="0"/>
      </w:pPr>
      <w:r>
        <w:t xml:space="preserve">У А.И.Лебедя за душой в </w:t>
      </w:r>
      <w:smartTag w:uri="urn:schemas-microsoft-com:office:smarttags" w:element="metricconverter">
        <w:smartTagPr>
          <w:attr w:name="ProductID" w:val="1996 г"/>
        </w:smartTagPr>
        <w:r>
          <w:t>1996 г</w:t>
        </w:r>
      </w:smartTag>
      <w:r>
        <w:t xml:space="preserve">. тоже не было никаких идей, т.е. </w:t>
      </w:r>
      <w:r w:rsidRPr="00223AAE">
        <w:t>—</w:t>
      </w:r>
      <w:r>
        <w:t xml:space="preserve"> ничего, кроме самомнения, подловив на котором, его успешно «развели» на секретарство в «Совбезе РФ», а п</w:t>
      </w:r>
      <w:r>
        <w:t>о</w:t>
      </w:r>
      <w:r>
        <w:t>том «слили» из политики федерального уро</w:t>
      </w:r>
      <w:r>
        <w:t>в</w:t>
      </w:r>
      <w:r>
        <w:t>ня…</w:t>
      </w:r>
      <w:r w:rsidRPr="00D30B85">
        <w:rPr>
          <w:vertAlign w:val="superscript"/>
        </w:rPr>
        <w:t>[CCCLXXX]</w:t>
      </w:r>
      <w:r>
        <w:t xml:space="preserve"> </w:t>
      </w:r>
    </w:p>
    <w:p w14:paraId="1BB2650B" w14:textId="77777777" w:rsidR="00D30B85" w:rsidRPr="006D1A4F" w:rsidRDefault="00D30B85" w:rsidP="00F509F0">
      <w:pPr>
        <w:pStyle w:val="a3"/>
        <w:numPr>
          <w:ilvl w:val="0"/>
          <w:numId w:val="20"/>
        </w:numPr>
        <w:ind w:left="397" w:hanging="227"/>
        <w:rPr>
          <w:b/>
        </w:rPr>
      </w:pPr>
      <w:r w:rsidRPr="006D1A4F">
        <w:rPr>
          <w:b/>
        </w:rPr>
        <w:t>Изрядная доля из числа отечественных “патриотов” гот</w:t>
      </w:r>
      <w:r w:rsidRPr="006D1A4F">
        <w:rPr>
          <w:b/>
        </w:rPr>
        <w:t>о</w:t>
      </w:r>
      <w:r w:rsidRPr="006D1A4F">
        <w:rPr>
          <w:b/>
        </w:rPr>
        <w:t>ва “спасать” Родину «за о</w:t>
      </w:r>
      <w:r w:rsidRPr="006D1A4F">
        <w:rPr>
          <w:b/>
        </w:rPr>
        <w:t>т</w:t>
      </w:r>
      <w:r w:rsidRPr="006D1A4F">
        <w:rPr>
          <w:b/>
        </w:rPr>
        <w:t xml:space="preserve">дельную плату». </w:t>
      </w:r>
    </w:p>
    <w:p w14:paraId="25DB1903" w14:textId="6EC398EF" w:rsidR="00D30B85" w:rsidRDefault="00D30B85" w:rsidP="00F509F0">
      <w:pPr>
        <w:pStyle w:val="af3"/>
      </w:pPr>
      <w:r>
        <w:t>Т.е. если бы «Фонд Сороса», ЦРУ или кто-то ещё начали бы их финансировать, то они перегрызли бы друг другу глотки за право получать от них гранты «на спасение Родины» от «ел</w:t>
      </w:r>
      <w:r>
        <w:t>ь</w:t>
      </w:r>
      <w:r>
        <w:t xml:space="preserve">цинской клики» </w:t>
      </w:r>
      <w:r w:rsidRPr="00223AAE">
        <w:t>—</w:t>
      </w:r>
      <w:r>
        <w:t xml:space="preserve"> в прошлом, а ныне </w:t>
      </w:r>
      <w:r w:rsidRPr="00223AAE">
        <w:t>—</w:t>
      </w:r>
      <w:r>
        <w:t xml:space="preserve"> от режима Путина-Медведева. Но поскольку 1) </w:t>
      </w:r>
      <w:r w:rsidRPr="00C2776A">
        <w:rPr>
          <w:b/>
        </w:rPr>
        <w:t>среди богатеев спонсоров па</w:t>
      </w:r>
      <w:r w:rsidRPr="00C2776A">
        <w:rPr>
          <w:b/>
        </w:rPr>
        <w:t>т</w:t>
      </w:r>
      <w:r w:rsidRPr="00C2776A">
        <w:rPr>
          <w:b/>
        </w:rPr>
        <w:t>риотизма нет</w:t>
      </w:r>
      <w:r w:rsidRPr="00D30B85">
        <w:rPr>
          <w:vertAlign w:val="superscript"/>
        </w:rPr>
        <w:t>[CCCLXXXI]</w:t>
      </w:r>
      <w:r>
        <w:t xml:space="preserve"> и 2) финансируются только вожди </w:t>
      </w:r>
      <w:r>
        <w:rPr>
          <w:i/>
        </w:rPr>
        <w:t>системно н</w:t>
      </w:r>
      <w:r>
        <w:rPr>
          <w:i/>
        </w:rPr>
        <w:t>е</w:t>
      </w:r>
      <w:r>
        <w:rPr>
          <w:i/>
        </w:rPr>
        <w:t xml:space="preserve">обходимой </w:t>
      </w:r>
      <w:r>
        <w:t>“оппозиции” и её функционеры-профессионалы, то «спасение Родины» откладывается ими до нахождения более обильных и надёжных источников финансирования. И такие “патриоты” необучаемы и способны только нескончаемо п</w:t>
      </w:r>
      <w:r>
        <w:t>о</w:t>
      </w:r>
      <w:r>
        <w:t>пусту болтать о трагедии России в ходе и после попоек, реал</w:t>
      </w:r>
      <w:r>
        <w:t>ь</w:t>
      </w:r>
      <w:r>
        <w:t>но не делая для блага народа ничего, что не вписывалось бы в библейский проект порабощения или уничтожения этого нар</w:t>
      </w:r>
      <w:r>
        <w:t>о</w:t>
      </w:r>
      <w:r>
        <w:t>да</w:t>
      </w:r>
      <w:r w:rsidRPr="00D30B85">
        <w:rPr>
          <w:vertAlign w:val="superscript"/>
        </w:rPr>
        <w:t>[CCCLXXXII]</w:t>
      </w:r>
      <w:r>
        <w:t>. Короче говоря, такие “патриоты” вконец ож</w:t>
      </w:r>
      <w:r>
        <w:t>и</w:t>
      </w:r>
      <w:r>
        <w:t>денели.</w:t>
      </w:r>
    </w:p>
    <w:p w14:paraId="615B3C8A" w14:textId="77777777" w:rsidR="00D30B85" w:rsidRPr="00DD433E" w:rsidRDefault="00D30B85" w:rsidP="00F509F0">
      <w:pPr>
        <w:pStyle w:val="a3"/>
        <w:numPr>
          <w:ilvl w:val="0"/>
          <w:numId w:val="20"/>
        </w:numPr>
        <w:ind w:left="397" w:hanging="227"/>
        <w:rPr>
          <w:b/>
        </w:rPr>
      </w:pPr>
      <w:r w:rsidRPr="00DD433E">
        <w:rPr>
          <w:b/>
        </w:rPr>
        <w:t>Ещё некоторое количество “патриотов”-“элитариев” и</w:t>
      </w:r>
      <w:r w:rsidRPr="00DD433E">
        <w:rPr>
          <w:b/>
        </w:rPr>
        <w:t>с</w:t>
      </w:r>
      <w:r w:rsidRPr="00DD433E">
        <w:rPr>
          <w:b/>
        </w:rPr>
        <w:t>кренне готовы “спасать” Родину, только под руков</w:t>
      </w:r>
      <w:r w:rsidRPr="00DD433E">
        <w:rPr>
          <w:b/>
        </w:rPr>
        <w:t>о</w:t>
      </w:r>
      <w:r w:rsidRPr="00DD433E">
        <w:rPr>
          <w:b/>
        </w:rPr>
        <w:t>дством масонства, с какой целью и вступают в ложи.</w:t>
      </w:r>
    </w:p>
    <w:p w14:paraId="042E59AC" w14:textId="0E982A00" w:rsidR="00D30B85" w:rsidRDefault="00D30B85" w:rsidP="00873ABF">
      <w:pPr>
        <w:pStyle w:val="PlainText"/>
      </w:pPr>
      <w:r>
        <w:t xml:space="preserve">Так в </w:t>
      </w:r>
      <w:smartTag w:uri="urn:schemas-microsoft-com:office:smarttags" w:element="metricconverter">
        <w:smartTagPr>
          <w:attr w:name="ProductID" w:val="1996 г"/>
        </w:smartTagPr>
        <w:r>
          <w:t>1996 г</w:t>
        </w:r>
      </w:smartTag>
      <w:r>
        <w:t>. совместными усилиями Б.Н.Ельцин и К</w:t>
      </w:r>
      <w:r w:rsidRPr="00F7488D">
        <w:rPr>
          <w:vertAlign w:val="superscript"/>
        </w:rPr>
        <w:t>О</w:t>
      </w:r>
      <w:r>
        <w:t xml:space="preserve"> </w:t>
      </w:r>
      <w:r w:rsidRPr="00223AAE">
        <w:t>—</w:t>
      </w:r>
      <w:r>
        <w:t xml:space="preserve"> с о</w:t>
      </w:r>
      <w:r>
        <w:t>д</w:t>
      </w:r>
      <w:r>
        <w:t>ной стороны</w:t>
      </w:r>
      <w:r w:rsidRPr="00D30B85">
        <w:rPr>
          <w:vertAlign w:val="superscript"/>
        </w:rPr>
        <w:t>[CCCLXXXIII]</w:t>
      </w:r>
      <w:r>
        <w:t xml:space="preserve">, и с другой стороны </w:t>
      </w:r>
      <w:r w:rsidRPr="00223AAE">
        <w:t>—</w:t>
      </w:r>
      <w:r>
        <w:t xml:space="preserve"> Г.А.Зюганов и его «парта</w:t>
      </w:r>
      <w:r>
        <w:t>й</w:t>
      </w:r>
      <w:r>
        <w:t>геноссе» (казалось бы непримиримые противники-анта</w:t>
      </w:r>
      <w:r>
        <w:softHyphen/>
        <w:t>го</w:t>
      </w:r>
      <w:r>
        <w:softHyphen/>
        <w:t>нис</w:t>
      </w:r>
      <w:r>
        <w:softHyphen/>
        <w:t>ты) закрепили успех заправил библейского проекта в деле решения проблемы ликвидации идеологического противостояния капит</w:t>
      </w:r>
      <w:r>
        <w:t>а</w:t>
      </w:r>
      <w:r>
        <w:t>лизма и марксистского псевдосоциализма, достигн</w:t>
      </w:r>
      <w:r>
        <w:t>у</w:t>
      </w:r>
      <w:r>
        <w:t xml:space="preserve">тый в </w:t>
      </w:r>
      <w:smartTag w:uri="urn:schemas-microsoft-com:office:smarttags" w:element="metricconverter">
        <w:smartTagPr>
          <w:attr w:name="ProductID" w:val="1991 г"/>
        </w:smartTagPr>
        <w:r>
          <w:t>1991 г</w:t>
        </w:r>
      </w:smartTag>
      <w:r>
        <w:t xml:space="preserve">. совместными усилиями политический мафий, олицетворяемых всё тем же Б.Н.Ельциным и его антагонистом </w:t>
      </w:r>
      <w:r w:rsidRPr="00223AAE">
        <w:t>—</w:t>
      </w:r>
      <w:r>
        <w:t xml:space="preserve"> </w:t>
      </w:r>
      <w:r>
        <w:lastRenderedPageBreak/>
        <w:t>М.С.Гор</w:t>
      </w:r>
      <w:r>
        <w:softHyphen/>
        <w:t>ба</w:t>
      </w:r>
      <w:r>
        <w:softHyphen/>
        <w:t>чё</w:t>
      </w:r>
      <w:r>
        <w:softHyphen/>
        <w:t xml:space="preserve">вым. </w:t>
      </w:r>
    </w:p>
    <w:p w14:paraId="0132BF4E" w14:textId="68E55D5F" w:rsidR="00D30B85" w:rsidRDefault="00D30B85" w:rsidP="00873ABF">
      <w:pPr>
        <w:pStyle w:val="PlainText"/>
      </w:pPr>
      <w:r>
        <w:t>И соответственно заправилам гл</w:t>
      </w:r>
      <w:r>
        <w:t>о</w:t>
      </w:r>
      <w:r>
        <w:t>бальной политики есть за что чтить память Б.Н.Ельцина и мифологизировать его жизнь и пол</w:t>
      </w:r>
      <w:r>
        <w:t>и</w:t>
      </w:r>
      <w:r>
        <w:t>тическое “самопожертвование”. Наряду с этим ненависть в народе к Б.Н.Ельцину настолько высока, что даже спустя почти что дес</w:t>
      </w:r>
      <w:r>
        <w:t>я</w:t>
      </w:r>
      <w:r>
        <w:t>тилетие после того, как он передал бразды правления В.В.Путину, послеельцинский режим предпочитает лишний раз его публично не вспоминать, не говоря уж о том, чтобы хвалить</w:t>
      </w:r>
      <w:r w:rsidRPr="00D30B85">
        <w:rPr>
          <w:vertAlign w:val="superscript"/>
        </w:rPr>
        <w:t>[CCCLXXXIV]</w:t>
      </w:r>
      <w:r>
        <w:t>. И могилу его пришлось прикрыть государственным флагом постсоветской Ро</w:t>
      </w:r>
      <w:r>
        <w:t>с</w:t>
      </w:r>
      <w:r>
        <w:t>сионии, поскольку не было никаких г</w:t>
      </w:r>
      <w:r>
        <w:t>а</w:t>
      </w:r>
      <w:r>
        <w:t xml:space="preserve">рантий, что любой другой памятник не будет осквернён, а так </w:t>
      </w:r>
      <w:r w:rsidRPr="00223AAE">
        <w:t>—</w:t>
      </w:r>
      <w:r>
        <w:t xml:space="preserve"> всё же есть надежда, что «бесик»</w:t>
      </w:r>
      <w:r w:rsidRPr="00D30B85">
        <w:rPr>
          <w:vertAlign w:val="superscript"/>
        </w:rPr>
        <w:t>[CCCLXXXV]</w:t>
      </w:r>
      <w:r>
        <w:t xml:space="preserve"> на его надгробии не подвергнется оскорблению</w:t>
      </w:r>
      <w:r w:rsidRPr="00D30B85">
        <w:rPr>
          <w:vertAlign w:val="superscript"/>
        </w:rPr>
        <w:t>[CCCLXXXVI]</w:t>
      </w:r>
      <w:r>
        <w:t>…</w:t>
      </w:r>
    </w:p>
    <w:p w14:paraId="12E1C012" w14:textId="77777777" w:rsidR="00D30B85" w:rsidRDefault="00D30B85" w:rsidP="00873ABF">
      <w:pPr>
        <w:pStyle w:val="PlainText"/>
      </w:pPr>
      <w:r>
        <w:t>Конечно, на Россионию ельцинской поры можно смотреть (как и на США и их предъисторию) с разных точек зрения: с то</w:t>
      </w:r>
      <w:r>
        <w:t>ч</w:t>
      </w:r>
      <w:r>
        <w:t>ки зрения простых жертв политики экономического геноцида, к</w:t>
      </w:r>
      <w:r>
        <w:t>о</w:t>
      </w:r>
      <w:r>
        <w:t>торая проводилась в отношении населения РФ заправилами гл</w:t>
      </w:r>
      <w:r>
        <w:t>о</w:t>
      </w:r>
      <w:r>
        <w:t>бальной политики рук</w:t>
      </w:r>
      <w:r>
        <w:t>а</w:t>
      </w:r>
      <w:r>
        <w:t>ми отечественных либералов-идиотов; а можно смотреть с точки зрения решения задач глобальной пол</w:t>
      </w:r>
      <w:r>
        <w:t>и</w:t>
      </w:r>
      <w:r>
        <w:t>тики.</w:t>
      </w:r>
    </w:p>
    <w:p w14:paraId="799236DF" w14:textId="77777777" w:rsidR="00D30B85" w:rsidRDefault="00D30B85" w:rsidP="00873ABF">
      <w:pPr>
        <w:pStyle w:val="PlainText"/>
      </w:pPr>
      <w:r>
        <w:t>И если подняться на этот уровень, то итоги воцарения Б.Н.Ельцина и его режима в общем-то оставляли желать лучшего не только при их оценке с позиций жертв ельцинской политики экономического геноцида, но и с позиций заправил глобальной политики.</w:t>
      </w:r>
    </w:p>
    <w:p w14:paraId="79500786" w14:textId="77777777" w:rsidR="00D30B85" w:rsidRDefault="00D30B85" w:rsidP="00873ABF">
      <w:pPr>
        <w:pStyle w:val="PlainText"/>
      </w:pPr>
      <w:r>
        <w:t>Прежде всего, необходимо вспомнить, что экономика РФ б</w:t>
      </w:r>
      <w:r>
        <w:t>ы</w:t>
      </w:r>
      <w:r>
        <w:t>ла не работоспособна на протяжении почти что десятилетия, вследствие чего отдача от неё в глобальных политических сцен</w:t>
      </w:r>
      <w:r>
        <w:t>а</w:t>
      </w:r>
      <w:r>
        <w:t xml:space="preserve">риях </w:t>
      </w:r>
      <w:r w:rsidRPr="00223AAE">
        <w:t>—</w:t>
      </w:r>
      <w:r>
        <w:t xml:space="preserve"> близка к нулю. Основных причин такого положения дел </w:t>
      </w:r>
      <w:r>
        <w:t>д</w:t>
      </w:r>
      <w:r>
        <w:t xml:space="preserve">ве: </w:t>
      </w:r>
    </w:p>
    <w:p w14:paraId="0E3DA7AE" w14:textId="6AFA0365" w:rsidR="00D30B85" w:rsidRDefault="00D30B85" w:rsidP="00F509F0">
      <w:pPr>
        <w:pStyle w:val="a3"/>
        <w:numPr>
          <w:ilvl w:val="0"/>
          <w:numId w:val="20"/>
        </w:numPr>
        <w:ind w:left="397" w:hanging="227"/>
      </w:pPr>
      <w:r>
        <w:t>россионские либералы-политики, обретшие государственную власть, в результате победы над ГКЧП</w:t>
      </w:r>
      <w:r w:rsidRPr="00D30B85">
        <w:rPr>
          <w:vertAlign w:val="superscript"/>
        </w:rPr>
        <w:t>[CCCLXXXVII]</w:t>
      </w:r>
      <w:r>
        <w:t xml:space="preserve">, </w:t>
      </w:r>
      <w:r w:rsidRPr="00223AAE">
        <w:t>—</w:t>
      </w:r>
      <w:r>
        <w:t xml:space="preserve"> полные идиоты, искренне верящие в блеф о способности рыночного механи</w:t>
      </w:r>
      <w:r>
        <w:t>з</w:t>
      </w:r>
      <w:r>
        <w:t>ма регулировать сколь-нибудь целесообразно макроэконом</w:t>
      </w:r>
      <w:r>
        <w:t>и</w:t>
      </w:r>
      <w:r>
        <w:t xml:space="preserve">ческие процессы, и главное: они </w:t>
      </w:r>
      <w:r w:rsidRPr="00223AAE">
        <w:t>—</w:t>
      </w:r>
      <w:r>
        <w:t xml:space="preserve"> необучаемы;</w:t>
      </w:r>
    </w:p>
    <w:p w14:paraId="6E566565" w14:textId="77777777" w:rsidR="00D30B85" w:rsidRDefault="00D30B85" w:rsidP="00F509F0">
      <w:pPr>
        <w:pStyle w:val="a3"/>
        <w:numPr>
          <w:ilvl w:val="0"/>
          <w:numId w:val="20"/>
        </w:numPr>
        <w:ind w:left="397" w:hanging="227"/>
      </w:pPr>
      <w:r>
        <w:t>в стране не развёрнуты общественные институты, функци</w:t>
      </w:r>
      <w:r>
        <w:t>о</w:t>
      </w:r>
      <w:r>
        <w:t>нально аналогичные тем, которые обеспечивают какую ни на есть саморегуляцию макроэкономических систем в буржуа</w:t>
      </w:r>
      <w:r>
        <w:t>з</w:t>
      </w:r>
      <w:r>
        <w:t xml:space="preserve">но-либеральной экономике реально, чем и придают </w:t>
      </w:r>
      <w:r>
        <w:lastRenderedPageBreak/>
        <w:t>убед</w:t>
      </w:r>
      <w:r>
        <w:t>и</w:t>
      </w:r>
      <w:r>
        <w:t xml:space="preserve">тельность культовому </w:t>
      </w:r>
      <w:r w:rsidRPr="00DB43A9">
        <w:rPr>
          <w:i/>
        </w:rPr>
        <w:t>блефу о способности рынка к самор</w:t>
      </w:r>
      <w:r w:rsidRPr="00DB43A9">
        <w:rPr>
          <w:i/>
        </w:rPr>
        <w:t>е</w:t>
      </w:r>
      <w:r w:rsidRPr="00DB43A9">
        <w:rPr>
          <w:i/>
        </w:rPr>
        <w:t>гуляции, на который повелись диссиденты</w:t>
      </w:r>
      <w:r>
        <w:rPr>
          <w:i/>
        </w:rPr>
        <w:t>-антисоветчики</w:t>
      </w:r>
      <w:r w:rsidRPr="00DB43A9">
        <w:rPr>
          <w:i/>
        </w:rPr>
        <w:t xml:space="preserve"> про</w:t>
      </w:r>
      <w:r>
        <w:rPr>
          <w:i/>
        </w:rPr>
        <w:softHyphen/>
      </w:r>
      <w:r w:rsidRPr="00DB43A9">
        <w:rPr>
          <w:i/>
        </w:rPr>
        <w:t>буржуазно-либерального толка в годы брежневского з</w:t>
      </w:r>
      <w:r w:rsidRPr="00DB43A9">
        <w:rPr>
          <w:i/>
        </w:rPr>
        <w:t>а</w:t>
      </w:r>
      <w:r w:rsidRPr="00DB43A9">
        <w:rPr>
          <w:i/>
        </w:rPr>
        <w:t xml:space="preserve">стоя и </w:t>
      </w:r>
      <w:r>
        <w:rPr>
          <w:i/>
        </w:rPr>
        <w:t>горбачё</w:t>
      </w:r>
      <w:r w:rsidRPr="00DB43A9">
        <w:rPr>
          <w:i/>
        </w:rPr>
        <w:t>вской пер</w:t>
      </w:r>
      <w:r w:rsidRPr="00DB43A9">
        <w:rPr>
          <w:i/>
        </w:rPr>
        <w:t>е</w:t>
      </w:r>
      <w:r w:rsidRPr="00DB43A9">
        <w:rPr>
          <w:i/>
        </w:rPr>
        <w:t>стройки</w:t>
      </w:r>
      <w:r>
        <w:t>.</w:t>
      </w:r>
    </w:p>
    <w:p w14:paraId="037CD3D3" w14:textId="77777777" w:rsidR="00D30B85" w:rsidRDefault="00D30B85" w:rsidP="00873ABF">
      <w:pPr>
        <w:pStyle w:val="PlainText"/>
      </w:pPr>
      <w:r>
        <w:t xml:space="preserve">Это приводит к вопросу о последствиях: </w:t>
      </w:r>
      <w:r w:rsidRPr="004A42C8">
        <w:rPr>
          <w:i/>
        </w:rPr>
        <w:t>Что бы было, если бы и после ухода Б.Н.Ельцина с поста главы государства полит</w:t>
      </w:r>
      <w:r w:rsidRPr="004A42C8">
        <w:rPr>
          <w:i/>
        </w:rPr>
        <w:t>и</w:t>
      </w:r>
      <w:r w:rsidRPr="004A42C8">
        <w:rPr>
          <w:i/>
        </w:rPr>
        <w:t>ка по-прежнему проводилась бы в духе либерально-буржу</w:t>
      </w:r>
      <w:r w:rsidRPr="004A42C8">
        <w:rPr>
          <w:i/>
        </w:rPr>
        <w:softHyphen/>
        <w:t>ин</w:t>
      </w:r>
      <w:r w:rsidRPr="004A42C8">
        <w:rPr>
          <w:i/>
        </w:rPr>
        <w:softHyphen/>
        <w:t>ских идей в ожидании, когда «рынок сам всё отрегулирует и начнётся процветание»?</w:t>
      </w:r>
      <w:r>
        <w:t xml:space="preserve"> </w:t>
      </w:r>
    </w:p>
    <w:p w14:paraId="66D6EA24" w14:textId="77777777" w:rsidR="00D30B85" w:rsidRPr="004A42C8" w:rsidRDefault="00D30B85" w:rsidP="00873ABF">
      <w:pPr>
        <w:pStyle w:val="PlainText"/>
        <w:rPr>
          <w:i/>
        </w:rPr>
      </w:pPr>
      <w:r w:rsidRPr="00223AAE">
        <w:t>—</w:t>
      </w:r>
      <w:r>
        <w:t xml:space="preserve"> Ответ на него прост: </w:t>
      </w:r>
      <w:r w:rsidRPr="004A42C8">
        <w:rPr>
          <w:i/>
        </w:rPr>
        <w:t>Необучаемость либерально-буржу</w:t>
      </w:r>
      <w:r w:rsidRPr="004A42C8">
        <w:rPr>
          <w:i/>
        </w:rPr>
        <w:softHyphen/>
        <w:t>ин</w:t>
      </w:r>
      <w:r w:rsidRPr="004A42C8">
        <w:rPr>
          <w:i/>
        </w:rPr>
        <w:softHyphen/>
        <w:t>ской “элиты” постсоветской Россионии, борьба легальных и н</w:t>
      </w:r>
      <w:r w:rsidRPr="004A42C8">
        <w:rPr>
          <w:i/>
        </w:rPr>
        <w:t>е</w:t>
      </w:r>
      <w:r w:rsidRPr="004A42C8">
        <w:rPr>
          <w:i/>
        </w:rPr>
        <w:t>легальных группировок за контроль над объектами собственн</w:t>
      </w:r>
      <w:r w:rsidRPr="004A42C8">
        <w:rPr>
          <w:i/>
        </w:rPr>
        <w:t>о</w:t>
      </w:r>
      <w:r w:rsidRPr="004A42C8">
        <w:rPr>
          <w:i/>
        </w:rPr>
        <w:t>сти и структурами государственной власти вели страну к кат</w:t>
      </w:r>
      <w:r w:rsidRPr="004A42C8">
        <w:rPr>
          <w:i/>
        </w:rPr>
        <w:t>а</w:t>
      </w:r>
      <w:r w:rsidRPr="004A42C8">
        <w:rPr>
          <w:i/>
        </w:rPr>
        <w:t>строфе, в сопоставлении с которой «лихие девяностые» показ</w:t>
      </w:r>
      <w:r w:rsidRPr="004A42C8">
        <w:rPr>
          <w:i/>
        </w:rPr>
        <w:t>а</w:t>
      </w:r>
      <w:r w:rsidRPr="004A42C8">
        <w:rPr>
          <w:i/>
        </w:rPr>
        <w:t>лись бы эп</w:t>
      </w:r>
      <w:r w:rsidRPr="004A42C8">
        <w:rPr>
          <w:i/>
        </w:rPr>
        <w:t>о</w:t>
      </w:r>
      <w:r w:rsidRPr="004A42C8">
        <w:rPr>
          <w:i/>
        </w:rPr>
        <w:t xml:space="preserve">хой благополучия и процветания. </w:t>
      </w:r>
    </w:p>
    <w:p w14:paraId="5DE15286" w14:textId="3FCE2456" w:rsidR="00D30B85" w:rsidRDefault="00D30B85" w:rsidP="00873ABF">
      <w:pPr>
        <w:pStyle w:val="PlainText"/>
      </w:pPr>
      <w:r>
        <w:t xml:space="preserve">Пришла бы в этом случае к власти КПРФ </w:t>
      </w:r>
      <w:r w:rsidRPr="00223AAE">
        <w:t>—</w:t>
      </w:r>
      <w:r>
        <w:t xml:space="preserve"> вопрос дискусс</w:t>
      </w:r>
      <w:r>
        <w:t>и</w:t>
      </w:r>
      <w:r>
        <w:t>онный тем более, что пер</w:t>
      </w:r>
      <w:r>
        <w:t>е</w:t>
      </w:r>
      <w:r>
        <w:t>стройка в СССР затевалась не для того, чтобы очередное поколение «мраксистов», паразитирующих и на марксизме, и на идеалах коммунизма</w:t>
      </w:r>
      <w:r w:rsidRPr="00D30B85">
        <w:rPr>
          <w:vertAlign w:val="superscript"/>
        </w:rPr>
        <w:t>[CCCLXXXVIII]</w:t>
      </w:r>
      <w:r>
        <w:t xml:space="preserve">, пришло в России к власти. </w:t>
      </w:r>
    </w:p>
    <w:p w14:paraId="2827CAA7" w14:textId="734101B9" w:rsidR="00D30B85" w:rsidRDefault="00D30B85" w:rsidP="00873ABF">
      <w:pPr>
        <w:pStyle w:val="PlainText"/>
      </w:pPr>
      <w:r>
        <w:t>Т.е. если смотреть и с уровня заправил глобальной политики, то правящий в постсоветской Россионии режим надо было м</w:t>
      </w:r>
      <w:r>
        <w:t>е</w:t>
      </w:r>
      <w:r>
        <w:t>нять. И дело не в том, что заправилы глобальной политики вдруг пр</w:t>
      </w:r>
      <w:r>
        <w:t>о</w:t>
      </w:r>
      <w:r>
        <w:t xml:space="preserve">никлись любовью к многострадальному народу России (если бы он весь сгинул </w:t>
      </w:r>
      <w:r w:rsidRPr="00223AAE">
        <w:t>—</w:t>
      </w:r>
      <w:r>
        <w:t xml:space="preserve"> они вздохнули бы с некоторым облегчен</w:t>
      </w:r>
      <w:r>
        <w:t>и</w:t>
      </w:r>
      <w:r>
        <w:t>ем), а в том, что наметились перспективы безхозности советского яде</w:t>
      </w:r>
      <w:r>
        <w:t>р</w:t>
      </w:r>
      <w:r>
        <w:t>ного оружия и его использования не только во внутренней гра</w:t>
      </w:r>
      <w:r>
        <w:t>ж</w:t>
      </w:r>
      <w:r>
        <w:t>данской войне, но и за пределами России</w:t>
      </w:r>
      <w:r w:rsidRPr="00D30B85">
        <w:rPr>
          <w:vertAlign w:val="superscript"/>
        </w:rPr>
        <w:t>[CCCLXXXIX]</w:t>
      </w:r>
      <w:r>
        <w:t>. Такой вариант продолжения политики и развития событий надо было профила</w:t>
      </w:r>
      <w:r>
        <w:t>к</w:t>
      </w:r>
      <w:r>
        <w:t>тировать в интересах решения глобальных пр</w:t>
      </w:r>
      <w:r>
        <w:t>о</w:t>
      </w:r>
      <w:r>
        <w:t>блем.</w:t>
      </w:r>
    </w:p>
    <w:p w14:paraId="199638B2" w14:textId="77777777" w:rsidR="00D30B85" w:rsidRDefault="00D30B85" w:rsidP="00873ABF">
      <w:pPr>
        <w:pStyle w:val="PlainText"/>
      </w:pPr>
      <w:r>
        <w:t>Для этого надо было сменить в Россионии правящую команду, и эта смена команд было подготовлена и осуществлена. В после</w:t>
      </w:r>
      <w:r>
        <w:t>д</w:t>
      </w:r>
      <w:r>
        <w:t xml:space="preserve">ний день </w:t>
      </w:r>
      <w:smartTag w:uri="urn:schemas-microsoft-com:office:smarttags" w:element="metricconverter">
        <w:smartTagPr>
          <w:attr w:name="ProductID" w:val="1999 г"/>
        </w:smartTagPr>
        <w:r>
          <w:t>1999 г</w:t>
        </w:r>
      </w:smartTag>
      <w:r>
        <w:t xml:space="preserve">. должность главы государства была передана Б.Н.Ельциным В.В.Путину </w:t>
      </w:r>
      <w:r w:rsidRPr="00A52AE4">
        <w:rPr>
          <w:i/>
        </w:rPr>
        <w:t>под законодательно прописанные г</w:t>
      </w:r>
      <w:r w:rsidRPr="00A52AE4">
        <w:rPr>
          <w:i/>
        </w:rPr>
        <w:t>а</w:t>
      </w:r>
      <w:r w:rsidRPr="00A52AE4">
        <w:rPr>
          <w:i/>
        </w:rPr>
        <w:t>рантии личной безопасности первого президента Россионии, чл</w:t>
      </w:r>
      <w:r w:rsidRPr="00A52AE4">
        <w:rPr>
          <w:i/>
        </w:rPr>
        <w:t>е</w:t>
      </w:r>
      <w:r w:rsidRPr="00A52AE4">
        <w:rPr>
          <w:i/>
        </w:rPr>
        <w:t>нов его семьи и негласные гарантии для членов его команды</w:t>
      </w:r>
      <w:r>
        <w:t>. С</w:t>
      </w:r>
      <w:r>
        <w:t>о</w:t>
      </w:r>
      <w:r>
        <w:t xml:space="preserve">стоявшиеся вслед за этим в марте </w:t>
      </w:r>
      <w:smartTag w:uri="urn:schemas-microsoft-com:office:smarttags" w:element="metricconverter">
        <w:smartTagPr>
          <w:attr w:name="ProductID" w:val="2000 г"/>
        </w:smartTagPr>
        <w:r>
          <w:t>2000 г</w:t>
        </w:r>
      </w:smartTag>
      <w:r>
        <w:t>. президентские выборы положили начало новому этапу истории преодоления общего кр</w:t>
      </w:r>
      <w:r>
        <w:t>и</w:t>
      </w:r>
      <w:r>
        <w:t xml:space="preserve">зиса капитализма в глобальных </w:t>
      </w:r>
      <w:r>
        <w:lastRenderedPageBreak/>
        <w:t>масштабах.</w:t>
      </w:r>
    </w:p>
    <w:p w14:paraId="3309B7D7" w14:textId="782E82F1" w:rsidR="00D30B85" w:rsidRDefault="00D30B85" w:rsidP="00873ABF">
      <w:pPr>
        <w:pStyle w:val="PlainText"/>
      </w:pPr>
      <w:r>
        <w:t>С точки зрения либерал-буржуинов, «мраксистов» и многих других “оппозиционеров”, р</w:t>
      </w:r>
      <w:r>
        <w:t>е</w:t>
      </w:r>
      <w:r>
        <w:t xml:space="preserve">жим, который строил В.В.Путин с начала своего первого президентского срока, это </w:t>
      </w:r>
      <w:r w:rsidRPr="00223AAE">
        <w:t>—</w:t>
      </w:r>
      <w:r>
        <w:t xml:space="preserve"> режим «вел</w:t>
      </w:r>
      <w:r>
        <w:t>и</w:t>
      </w:r>
      <w:r>
        <w:t>кого инквизитора», если пользоваться метафорой, восходящей к Ф.М.Достоев</w:t>
      </w:r>
      <w:r>
        <w:softHyphen/>
        <w:t>ско</w:t>
      </w:r>
      <w:r>
        <w:softHyphen/>
        <w:t>му</w:t>
      </w:r>
      <w:r w:rsidRPr="00D30B85">
        <w:rPr>
          <w:vertAlign w:val="superscript"/>
        </w:rPr>
        <w:t>[CCCXC]</w:t>
      </w:r>
      <w:r>
        <w:t>. И за два президентских срока В.В.Путина они не изменили своей оценки. Не изменили они её и после и</w:t>
      </w:r>
      <w:r>
        <w:t>з</w:t>
      </w:r>
      <w:r>
        <w:t>брания президентом РФ выдвиженца В.В.Путина Д.А.Медведева и ухода В.В.Путина на пост пр</w:t>
      </w:r>
      <w:r>
        <w:t>е</w:t>
      </w:r>
      <w:r>
        <w:t xml:space="preserve">мьер-министра. </w:t>
      </w:r>
    </w:p>
    <w:p w14:paraId="16DE8F45" w14:textId="3F00F6AE" w:rsidR="00D30B85" w:rsidRDefault="00D30B85" w:rsidP="00873ABF">
      <w:pPr>
        <w:pStyle w:val="PlainText"/>
      </w:pPr>
      <w:r>
        <w:t>Также надо отметить, что многие из персонала КГБ-ФСБ п</w:t>
      </w:r>
      <w:r>
        <w:t>о</w:t>
      </w:r>
      <w:r>
        <w:t xml:space="preserve">сле банкротства марксистской идеологии и краха в </w:t>
      </w:r>
      <w:smartTag w:uri="urn:schemas-microsoft-com:office:smarttags" w:element="metricconverter">
        <w:smartTagPr>
          <w:attr w:name="ProductID" w:val="1991 г"/>
        </w:smartTagPr>
        <w:r>
          <w:t>1991 г</w:t>
        </w:r>
      </w:smartTag>
      <w:r>
        <w:t>. гос</w:t>
      </w:r>
      <w:r>
        <w:t>у</w:t>
      </w:r>
      <w:r>
        <w:t xml:space="preserve">дарства на её основе </w:t>
      </w:r>
      <w:r w:rsidRPr="00223AAE">
        <w:t>—</w:t>
      </w:r>
      <w:r>
        <w:t xml:space="preserve"> влилась в лоно РПЦ, возглавля</w:t>
      </w:r>
      <w:r>
        <w:t>е</w:t>
      </w:r>
      <w:r>
        <w:t>мой ГБ-шной же креатурой</w:t>
      </w:r>
      <w:r w:rsidRPr="00D30B85">
        <w:rPr>
          <w:vertAlign w:val="superscript"/>
        </w:rPr>
        <w:t>[CCCXCI]</w:t>
      </w:r>
      <w:r>
        <w:t>. При этом надо признать, что изрядная часть влившихся в лоно РПЦ ГБ-шников искренне уверовала (хотя есть и циники, способные принять любую идеол</w:t>
      </w:r>
      <w:r>
        <w:t>о</w:t>
      </w:r>
      <w:r>
        <w:t>гию ради карьеры) в её вероучение, хотя было бы лучше, чтобы они изучили Библию сами и проявили свои аналитические способности в ответе на в</w:t>
      </w:r>
      <w:r>
        <w:t>о</w:t>
      </w:r>
      <w:r>
        <w:t xml:space="preserve">прос: </w:t>
      </w:r>
    </w:p>
    <w:p w14:paraId="732B0D93" w14:textId="77777777" w:rsidR="00D30B85" w:rsidRPr="004A42C8" w:rsidRDefault="00D30B85" w:rsidP="00C50FE4">
      <w:pPr>
        <w:pStyle w:val="a7"/>
        <w:rPr>
          <w:i/>
        </w:rPr>
      </w:pPr>
      <w:r>
        <w:t xml:space="preserve">Откуда взялось в истории </w:t>
      </w:r>
      <w:r w:rsidRPr="004A42C8">
        <w:rPr>
          <w:i/>
        </w:rPr>
        <w:t>это: Второза</w:t>
      </w:r>
      <w:r w:rsidRPr="004A42C8">
        <w:rPr>
          <w:i/>
        </w:rPr>
        <w:softHyphen/>
        <w:t>коние, 23:19, 20; Второзаконие, 15:6; Вто</w:t>
      </w:r>
      <w:r w:rsidRPr="004A42C8">
        <w:rPr>
          <w:i/>
        </w:rPr>
        <w:softHyphen/>
        <w:t>ро</w:t>
      </w:r>
      <w:r w:rsidRPr="004A42C8">
        <w:rPr>
          <w:i/>
        </w:rPr>
        <w:softHyphen/>
        <w:t>за</w:t>
      </w:r>
      <w:r w:rsidRPr="004A42C8">
        <w:rPr>
          <w:i/>
        </w:rPr>
        <w:softHyphen/>
        <w:t>ко</w:t>
      </w:r>
      <w:r w:rsidRPr="004A42C8">
        <w:rPr>
          <w:i/>
        </w:rPr>
        <w:softHyphen/>
        <w:t>ние, 28:12 — 14; Иса</w:t>
      </w:r>
      <w:r w:rsidRPr="004A42C8">
        <w:rPr>
          <w:i/>
        </w:rPr>
        <w:softHyphen/>
        <w:t>ия, 60:10 — 12.</w:t>
      </w:r>
      <w:r w:rsidRPr="00EE4511">
        <w:t xml:space="preserve"> И подтверждение </w:t>
      </w:r>
      <w:r w:rsidRPr="004A42C8">
        <w:t>всего</w:t>
      </w:r>
      <w:r w:rsidRPr="004A42C8">
        <w:rPr>
          <w:i/>
        </w:rPr>
        <w:t xml:space="preserve"> этого</w:t>
      </w:r>
      <w:r w:rsidRPr="00EE4511">
        <w:t xml:space="preserve"> </w:t>
      </w:r>
      <w:r>
        <w:t>«до скончания в</w:t>
      </w:r>
      <w:r>
        <w:t>е</w:t>
      </w:r>
      <w:r>
        <w:t xml:space="preserve">ков» </w:t>
      </w:r>
      <w:r w:rsidRPr="00EE4511">
        <w:t xml:space="preserve">в Новом завете: </w:t>
      </w:r>
      <w:r w:rsidRPr="004A42C8">
        <w:rPr>
          <w:i/>
        </w:rPr>
        <w:t>Матфей, 5:17, 18?</w:t>
      </w:r>
      <w:r>
        <w:t xml:space="preserve"> каким целям </w:t>
      </w:r>
      <w:r w:rsidRPr="004A42C8">
        <w:rPr>
          <w:i/>
        </w:rPr>
        <w:t>это</w:t>
      </w:r>
      <w:r>
        <w:t xml:space="preserve"> служит? и выражает ли </w:t>
      </w:r>
      <w:r w:rsidRPr="004A42C8">
        <w:rPr>
          <w:i/>
        </w:rPr>
        <w:t>это</w:t>
      </w:r>
      <w:r>
        <w:t xml:space="preserve"> интересы народов СССР </w:t>
      </w:r>
      <w:r w:rsidRPr="00223AAE">
        <w:t>—</w:t>
      </w:r>
      <w:r>
        <w:t xml:space="preserve"> Ро</w:t>
      </w:r>
      <w:r>
        <w:t>с</w:t>
      </w:r>
      <w:r>
        <w:t xml:space="preserve">сии и идеалы прав и свобод личности? чему </w:t>
      </w:r>
      <w:r w:rsidRPr="004A42C8">
        <w:rPr>
          <w:i/>
        </w:rPr>
        <w:t>это</w:t>
      </w:r>
      <w:r>
        <w:t xml:space="preserve"> служит? к</w:t>
      </w:r>
      <w:r>
        <w:t>о</w:t>
      </w:r>
      <w:r>
        <w:t xml:space="preserve">роче </w:t>
      </w:r>
      <w:r w:rsidRPr="00223AAE">
        <w:t>—</w:t>
      </w:r>
      <w:r>
        <w:t xml:space="preserve"> от Бога ли </w:t>
      </w:r>
      <w:r w:rsidRPr="004A42C8">
        <w:rPr>
          <w:i/>
        </w:rPr>
        <w:t>это?</w:t>
      </w:r>
    </w:p>
    <w:p w14:paraId="55B4B37E" w14:textId="77777777" w:rsidR="00D30B85" w:rsidRDefault="00D30B85" w:rsidP="00873ABF">
      <w:pPr>
        <w:pStyle w:val="PlainText"/>
      </w:pPr>
      <w:r>
        <w:t>Т.е. по текущим итогам пастырская разработка РПЦ в отн</w:t>
      </w:r>
      <w:r>
        <w:t>о</w:t>
      </w:r>
      <w:r>
        <w:t>шении ГБ оказалась более успешной, нежели агентурные разр</w:t>
      </w:r>
      <w:r>
        <w:t>а</w:t>
      </w:r>
      <w:r>
        <w:t>ботки ГБ в отношении РПЦ… В результате ГБ с начала 1990</w:t>
      </w:r>
      <w:r>
        <w:noBreakHyphen/>
        <w:t>х гг. о</w:t>
      </w:r>
      <w:r>
        <w:t>б</w:t>
      </w:r>
      <w:r>
        <w:t>служивает заведомо тупиковый проект православно-монар</w:t>
      </w:r>
      <w:r>
        <w:softHyphen/>
        <w:t>хи</w:t>
      </w:r>
      <w:r>
        <w:softHyphen/>
        <w:t>чес</w:t>
      </w:r>
      <w:r>
        <w:softHyphen/>
        <w:t>кого ренессанса России. В ходе его осуществления представ</w:t>
      </w:r>
      <w:r>
        <w:t>и</w:t>
      </w:r>
      <w:r>
        <w:t>тели ГБ-шно-РПЦ-шной «партии власти» и её периферии соср</w:t>
      </w:r>
      <w:r>
        <w:t>е</w:t>
      </w:r>
      <w:r>
        <w:t>доточ</w:t>
      </w:r>
      <w:r>
        <w:t>и</w:t>
      </w:r>
      <w:r>
        <w:t>лись в организационных структурах «Единой России».</w:t>
      </w:r>
    </w:p>
    <w:p w14:paraId="1056C29E" w14:textId="77777777" w:rsidR="00D30B85" w:rsidRDefault="00D30B85" w:rsidP="00873ABF">
      <w:pPr>
        <w:pStyle w:val="PlainText"/>
      </w:pPr>
      <w:r>
        <w:t xml:space="preserve">И проблема оппозиции режиму состоит в том, что: </w:t>
      </w:r>
    </w:p>
    <w:p w14:paraId="6B74D2B4" w14:textId="77777777" w:rsidR="00D30B85" w:rsidRDefault="00D30B85" w:rsidP="00F509F0">
      <w:pPr>
        <w:pStyle w:val="a3"/>
        <w:numPr>
          <w:ilvl w:val="0"/>
          <w:numId w:val="20"/>
        </w:numPr>
        <w:ind w:left="397" w:hanging="227"/>
      </w:pPr>
      <w:r>
        <w:t xml:space="preserve">только для неё режим «великого инквизитора» </w:t>
      </w:r>
      <w:r w:rsidRPr="00223AAE">
        <w:t>—</w:t>
      </w:r>
      <w:r>
        <w:t xml:space="preserve"> «очевидное зло», подлежащее искорен</w:t>
      </w:r>
      <w:r>
        <w:t>е</w:t>
      </w:r>
      <w:r>
        <w:t>нию без какого-либо обсуждения и сомнения в этом;</w:t>
      </w:r>
    </w:p>
    <w:p w14:paraId="7BC44324" w14:textId="77777777" w:rsidR="00D30B85" w:rsidRDefault="00D30B85" w:rsidP="00F509F0">
      <w:pPr>
        <w:pStyle w:val="a3"/>
        <w:widowControl w:val="0"/>
        <w:numPr>
          <w:ilvl w:val="0"/>
          <w:numId w:val="20"/>
        </w:numPr>
        <w:ind w:left="397" w:hanging="227"/>
      </w:pPr>
      <w:r>
        <w:t xml:space="preserve">а для подавляющего большинства населения в условиях </w:t>
      </w:r>
      <w:r>
        <w:lastRenderedPageBreak/>
        <w:t>то</w:t>
      </w:r>
      <w:r>
        <w:t>л</w:t>
      </w:r>
      <w:r>
        <w:t>по-“элитаризма” режим «великого инквизитора» предпочт</w:t>
      </w:r>
      <w:r>
        <w:t>и</w:t>
      </w:r>
      <w:r>
        <w:t>тельнее режима «великого комбинатора», правившего стр</w:t>
      </w:r>
      <w:r>
        <w:t>а</w:t>
      </w:r>
      <w:r>
        <w:t>ной в 1990</w:t>
      </w:r>
      <w:r>
        <w:noBreakHyphen/>
        <w:t xml:space="preserve">е гг., поскольку: </w:t>
      </w:r>
    </w:p>
    <w:p w14:paraId="3350B0BE" w14:textId="77777777" w:rsidR="00D30B85" w:rsidRDefault="00D30B85" w:rsidP="00F509F0">
      <w:pPr>
        <w:pStyle w:val="2"/>
        <w:numPr>
          <w:ilvl w:val="0"/>
          <w:numId w:val="25"/>
        </w:numPr>
        <w:ind w:left="624" w:hanging="227"/>
      </w:pPr>
      <w:r>
        <w:t>соблюдение определённых, в общем-то не обременител</w:t>
      </w:r>
      <w:r>
        <w:t>ь</w:t>
      </w:r>
      <w:r>
        <w:t>ных правил поведения, в условиях режима «великого и</w:t>
      </w:r>
      <w:r>
        <w:t>н</w:t>
      </w:r>
      <w:r>
        <w:t>квизитора» гарантирует жизнь и некоторое благополучие при условии, что «великий инквизитор» справляется с пр</w:t>
      </w:r>
      <w:r>
        <w:t>и</w:t>
      </w:r>
      <w:r>
        <w:t>нятой им на себя управлен</w:t>
      </w:r>
      <w:r>
        <w:softHyphen/>
        <w:t>ческой миссией в том виде, как она представлена Ф.М.Достоевским;</w:t>
      </w:r>
    </w:p>
    <w:p w14:paraId="39993BD2" w14:textId="77777777" w:rsidR="00D30B85" w:rsidRDefault="00D30B85" w:rsidP="00F509F0">
      <w:pPr>
        <w:pStyle w:val="2"/>
        <w:numPr>
          <w:ilvl w:val="0"/>
          <w:numId w:val="25"/>
        </w:numPr>
        <w:ind w:left="624" w:hanging="227"/>
      </w:pPr>
      <w:r>
        <w:t xml:space="preserve">а вот режим «великого комбинатора» никому и ничего не гарантирует </w:t>
      </w:r>
      <w:r w:rsidRPr="00223AAE">
        <w:t>—</w:t>
      </w:r>
      <w:r>
        <w:t xml:space="preserve"> ни простонародью (сейчас оно в России страдает от кризиса, созданного </w:t>
      </w:r>
      <w:r w:rsidRPr="00223AAE">
        <w:t>—</w:t>
      </w:r>
      <w:r>
        <w:t xml:space="preserve"> </w:t>
      </w:r>
      <w:r w:rsidRPr="00C90B3B">
        <w:rPr>
          <w:i/>
        </w:rPr>
        <w:t>претендующим быть всемирным</w:t>
      </w:r>
      <w:r>
        <w:t xml:space="preserve"> </w:t>
      </w:r>
      <w:r w:rsidRPr="00223AAE">
        <w:t>—</w:t>
      </w:r>
      <w:r>
        <w:t xml:space="preserve"> режимом «великого комбинатора»), ни с</w:t>
      </w:r>
      <w:r>
        <w:t>а</w:t>
      </w:r>
      <w:r>
        <w:t>мим «великим комбинаторам» (желающие могут поискать в интернете сообщения о разорении некогда успешных миллионеров, их самоубийствах и тюремных отсидках), ни их политическим агентам (типа убитых за приверженность «великому комбинатору» В.Листьева, Г.Старовойтовой и А.По</w:t>
      </w:r>
      <w:r>
        <w:softHyphen/>
        <w:t>лит</w:t>
      </w:r>
      <w:r>
        <w:softHyphen/>
      </w:r>
      <w:r>
        <w:softHyphen/>
        <w:t>ков</w:t>
      </w:r>
      <w:r>
        <w:softHyphen/>
        <w:t>ской, в силу чего их гибель не вызывает сож</w:t>
      </w:r>
      <w:r>
        <w:t>а</w:t>
      </w:r>
      <w:r>
        <w:t>лений в массе простонародья, которое с радостью бы пох</w:t>
      </w:r>
      <w:r>
        <w:t>о</w:t>
      </w:r>
      <w:r>
        <w:t>ронило и многих других им подобных, чьи имена хорошо известны, и потому мы называть их не будем).</w:t>
      </w:r>
    </w:p>
    <w:p w14:paraId="4698B61D" w14:textId="324F8558" w:rsidR="00D30B85" w:rsidRPr="0080017F" w:rsidRDefault="00D30B85" w:rsidP="00873ABF">
      <w:pPr>
        <w:pStyle w:val="PlainText"/>
        <w:rPr>
          <w:i/>
        </w:rPr>
      </w:pPr>
      <w:r>
        <w:t>Но и с точки зрения той части “элиты” США, которая догад</w:t>
      </w:r>
      <w:r>
        <w:t>ы</w:t>
      </w:r>
      <w:r>
        <w:t xml:space="preserve">вается или посвящена в </w:t>
      </w:r>
      <w:r w:rsidRPr="004E44E7">
        <w:rPr>
          <w:b/>
        </w:rPr>
        <w:t>задачу необходимости решения пр</w:t>
      </w:r>
      <w:r w:rsidRPr="004E44E7">
        <w:rPr>
          <w:b/>
        </w:rPr>
        <w:t>о</w:t>
      </w:r>
      <w:r w:rsidRPr="004E44E7">
        <w:rPr>
          <w:b/>
        </w:rPr>
        <w:t>блемы общего кризиса капитализма в глобальных масштабах</w:t>
      </w:r>
      <w:r>
        <w:t xml:space="preserve">, </w:t>
      </w:r>
      <w:r w:rsidRPr="0080017F">
        <w:rPr>
          <w:i/>
        </w:rPr>
        <w:t>как это не опечалит отечественных либералов (</w:t>
      </w:r>
      <w:r>
        <w:rPr>
          <w:i/>
        </w:rPr>
        <w:t xml:space="preserve">в </w:t>
      </w:r>
      <w:r w:rsidRPr="0080017F">
        <w:rPr>
          <w:i/>
        </w:rPr>
        <w:t>такое “пред</w:t>
      </w:r>
      <w:r w:rsidRPr="0080017F">
        <w:rPr>
          <w:i/>
        </w:rPr>
        <w:t>а</w:t>
      </w:r>
      <w:r w:rsidRPr="0080017F">
        <w:rPr>
          <w:i/>
        </w:rPr>
        <w:t xml:space="preserve">тельство” со стороны </w:t>
      </w:r>
      <w:r>
        <w:rPr>
          <w:i/>
        </w:rPr>
        <w:t xml:space="preserve">их </w:t>
      </w:r>
      <w:r w:rsidRPr="0080017F">
        <w:rPr>
          <w:i/>
        </w:rPr>
        <w:t>кумира</w:t>
      </w:r>
      <w:r>
        <w:rPr>
          <w:i/>
        </w:rPr>
        <w:t xml:space="preserve"> они не могут поверить и пр</w:t>
      </w:r>
      <w:r>
        <w:rPr>
          <w:i/>
        </w:rPr>
        <w:t>и</w:t>
      </w:r>
      <w:r>
        <w:rPr>
          <w:i/>
        </w:rPr>
        <w:t xml:space="preserve">знать его как факт) </w:t>
      </w:r>
      <w:r w:rsidRPr="0080017F">
        <w:rPr>
          <w:i/>
        </w:rPr>
        <w:t>режим «великого инквизитора» в России тоже предпочтительнее режима «великого комбинатора»</w:t>
      </w:r>
      <w:r>
        <w:rPr>
          <w:i/>
        </w:rPr>
        <w:t>, о котором они мечтают</w:t>
      </w:r>
      <w:r w:rsidRPr="00D30B85">
        <w:rPr>
          <w:vertAlign w:val="superscript"/>
        </w:rPr>
        <w:t>[CCCXCII]</w:t>
      </w:r>
      <w:r w:rsidRPr="0080017F">
        <w:rPr>
          <w:i/>
        </w:rPr>
        <w:t>:</w:t>
      </w:r>
    </w:p>
    <w:p w14:paraId="6B8F53AB" w14:textId="77777777" w:rsidR="00D30B85" w:rsidRDefault="00D30B85" w:rsidP="00F509F0">
      <w:pPr>
        <w:pStyle w:val="a5"/>
      </w:pPr>
      <w:r>
        <w:t>«Из того, что мне удаётся узнать через наши СМИ, контр</w:t>
      </w:r>
      <w:r>
        <w:t>о</w:t>
      </w:r>
      <w:r>
        <w:t>лируемые корпоративной Америкой, я понимаю, что у вас в стране бесформенный типаж Ельцина окончательно стёрт Пут</w:t>
      </w:r>
      <w:r>
        <w:t>и</w:t>
      </w:r>
      <w:r>
        <w:t xml:space="preserve">ным. Последний </w:t>
      </w:r>
      <w:r w:rsidRPr="00223AAE">
        <w:t>—</w:t>
      </w:r>
      <w:r>
        <w:t xml:space="preserve"> это спокойный, осмотрительный, совреме</w:t>
      </w:r>
      <w:r>
        <w:t>н</w:t>
      </w:r>
      <w:r>
        <w:t xml:space="preserve">ный управленец, который даже мог бы встать во главе нашего Пентагона и руководить им с лёгкостью. Я вспоминаю разговор с Грэмом Грином на горбачёвском антиядерном конгрессе в 1987 году. Несмотря </w:t>
      </w:r>
      <w:r>
        <w:lastRenderedPageBreak/>
        <w:t>на то, что Грин очень уважал Горбачёва, он ск</w:t>
      </w:r>
      <w:r>
        <w:t>а</w:t>
      </w:r>
      <w:r>
        <w:t>зал: “В конце концов, русский лидер может быть выходцем только из недр КГБ”. Как американец, я был в шоке. Кровавые кинжалы? Ампулы с ядом? Пьяный Филби на Арбате? А Грин мне ответил: “Они единственные, кто знает, как работает о</w:t>
      </w:r>
      <w:r>
        <w:t>с</w:t>
      </w:r>
      <w:r>
        <w:t>тальной мир. Они путешествуют, владеют иностранными язык</w:t>
      </w:r>
      <w:r>
        <w:t>а</w:t>
      </w:r>
      <w:r>
        <w:t xml:space="preserve">ми. Они неугомонны...”» </w:t>
      </w:r>
      <w:r w:rsidRPr="00223AAE">
        <w:t>—</w:t>
      </w:r>
      <w:r>
        <w:t xml:space="preserve"> Гор Видал </w:t>
      </w:r>
      <w:r w:rsidRPr="00223AAE">
        <w:t>—</w:t>
      </w:r>
      <w:r>
        <w:t xml:space="preserve"> американский пис</w:t>
      </w:r>
      <w:r>
        <w:t>а</w:t>
      </w:r>
      <w:r>
        <w:t>тель, историк и публицист. (“Путин мог бы с лёгкостью руков</w:t>
      </w:r>
      <w:r>
        <w:t>о</w:t>
      </w:r>
      <w:r>
        <w:t xml:space="preserve">дить Пентагоном” </w:t>
      </w:r>
      <w:r w:rsidRPr="00223AAE">
        <w:t>—</w:t>
      </w:r>
      <w:r>
        <w:t xml:space="preserve"> уже цитированное в разделе 3.3.2 его и</w:t>
      </w:r>
      <w:r>
        <w:t>н</w:t>
      </w:r>
      <w:r>
        <w:t xml:space="preserve">тервью газете “Известия” от 04.03.2002: </w:t>
      </w:r>
      <w:hyperlink r:id="rId166" w:history="1">
        <w:r w:rsidRPr="002F5846">
          <w:rPr>
            <w:rStyle w:val="Hyperlink"/>
          </w:rPr>
          <w:t>http://www.izvestia.ru/world/article15250/</w:t>
        </w:r>
      </w:hyperlink>
      <w:r>
        <w:t>).</w:t>
      </w:r>
    </w:p>
    <w:p w14:paraId="7489BEDB" w14:textId="105BE10F" w:rsidR="00D30B85" w:rsidRPr="004A42C8" w:rsidRDefault="00D30B85" w:rsidP="00873ABF">
      <w:pPr>
        <w:pStyle w:val="PlainText"/>
        <w:rPr>
          <w:rFonts w:ascii="Academy" w:hAnsi="Academy"/>
        </w:rPr>
      </w:pPr>
      <w:r>
        <w:t>Как отмечается в преамбуле к этому же интервью, Гор</w:t>
      </w:r>
      <w:r w:rsidRPr="00D30B85">
        <w:rPr>
          <w:vertAlign w:val="superscript"/>
        </w:rPr>
        <w:t>[CCCXCIII]</w:t>
      </w:r>
      <w:r>
        <w:t xml:space="preserve"> Видал </w:t>
      </w:r>
      <w:r w:rsidRPr="00223AAE">
        <w:t>—</w:t>
      </w:r>
      <w:r>
        <w:t xml:space="preserve"> </w:t>
      </w:r>
      <w:r w:rsidRPr="004A42C8">
        <w:rPr>
          <w:rFonts w:ascii="Academy" w:hAnsi="Academy"/>
        </w:rPr>
        <w:t>«выходец из кругов американской аристократии: внук автор</w:t>
      </w:r>
      <w:r w:rsidRPr="004A42C8">
        <w:rPr>
          <w:rFonts w:ascii="Academy" w:hAnsi="Academy"/>
        </w:rPr>
        <w:t>и</w:t>
      </w:r>
      <w:r w:rsidRPr="004A42C8">
        <w:rPr>
          <w:rFonts w:ascii="Academy" w:hAnsi="Academy"/>
        </w:rPr>
        <w:t>тетного сенатора Томаса Гора, родственник бывшего вице-президента Альбе</w:t>
      </w:r>
      <w:r w:rsidRPr="004A42C8">
        <w:rPr>
          <w:rFonts w:ascii="Academy" w:hAnsi="Academy"/>
        </w:rPr>
        <w:t>р</w:t>
      </w:r>
      <w:r w:rsidRPr="004A42C8">
        <w:rPr>
          <w:rFonts w:ascii="Academy" w:hAnsi="Academy"/>
        </w:rPr>
        <w:t>та Гора</w:t>
      </w:r>
      <w:r w:rsidRPr="00D30B85">
        <w:rPr>
          <w:rFonts w:ascii="Academy" w:hAnsi="Academy"/>
          <w:vertAlign w:val="superscript"/>
        </w:rPr>
        <w:t>[CCCXCIV]</w:t>
      </w:r>
      <w:r w:rsidRPr="004A42C8">
        <w:rPr>
          <w:rFonts w:ascii="Academy" w:hAnsi="Academy"/>
        </w:rPr>
        <w:t>, сводный брат Жаклин Кеннеди. Он лично знал всех, кто появлялся на американской сцене за последние 50 лет: от Джона Ке</w:t>
      </w:r>
      <w:r w:rsidRPr="004A42C8">
        <w:rPr>
          <w:rFonts w:ascii="Academy" w:hAnsi="Academy"/>
        </w:rPr>
        <w:t>н</w:t>
      </w:r>
      <w:r w:rsidRPr="004A42C8">
        <w:rPr>
          <w:rFonts w:ascii="Academy" w:hAnsi="Academy"/>
        </w:rPr>
        <w:t>неди и Билла Клинтона до Теннесси Уильямса и Элеоноры Ру</w:t>
      </w:r>
      <w:r w:rsidRPr="004A42C8">
        <w:rPr>
          <w:rFonts w:ascii="Academy" w:hAnsi="Academy"/>
        </w:rPr>
        <w:t>з</w:t>
      </w:r>
      <w:r w:rsidRPr="004A42C8">
        <w:rPr>
          <w:rFonts w:ascii="Academy" w:hAnsi="Academy"/>
        </w:rPr>
        <w:t>вельт»</w:t>
      </w:r>
      <w:r w:rsidRPr="00D30B85">
        <w:rPr>
          <w:rFonts w:ascii="Academy" w:hAnsi="Academy"/>
          <w:vertAlign w:val="superscript"/>
        </w:rPr>
        <w:t>[CCCXCV]</w:t>
      </w:r>
      <w:r w:rsidRPr="004A42C8">
        <w:rPr>
          <w:rFonts w:ascii="Academy" w:hAnsi="Academy"/>
        </w:rPr>
        <w:t>.</w:t>
      </w:r>
    </w:p>
    <w:p w14:paraId="636BBB96" w14:textId="10E79E9D" w:rsidR="00D30B85" w:rsidRDefault="00D30B85" w:rsidP="00873ABF">
      <w:pPr>
        <w:pStyle w:val="PlainText"/>
      </w:pPr>
      <w:r>
        <w:t>Может встать вопрос, а с чего бы вдруг со стороны представ</w:t>
      </w:r>
      <w:r>
        <w:t>и</w:t>
      </w:r>
      <w:r>
        <w:t xml:space="preserve">телей определённой части “элиты” США вдруг такое желание, чтобы во главе РФ стояли люди из КГБ? </w:t>
      </w:r>
      <w:r w:rsidRPr="00223AAE">
        <w:t>—</w:t>
      </w:r>
      <w:r>
        <w:t xml:space="preserve"> ведь в России не одни ГБ-шники «путешествуют и владеют иностранными языками». И какое отношение это имеет к управлению делами внутри России, в которой, как гласит анекдот</w:t>
      </w:r>
      <w:r w:rsidRPr="00D30B85">
        <w:rPr>
          <w:vertAlign w:val="superscript"/>
        </w:rPr>
        <w:t>[CCCXCVI]</w:t>
      </w:r>
      <w:r>
        <w:t xml:space="preserve">, главный административно-командный язык </w:t>
      </w:r>
      <w:r w:rsidRPr="00223AAE">
        <w:t>—</w:t>
      </w:r>
      <w:r>
        <w:t xml:space="preserve"> матерный и «канцелярит» на основе русского, а не какой-либо иностранный как это бывало в некоторые пери</w:t>
      </w:r>
      <w:r>
        <w:t>о</w:t>
      </w:r>
      <w:r>
        <w:t>ды в истории империи, когда вся “элита” говорила на францу</w:t>
      </w:r>
      <w:r>
        <w:t>з</w:t>
      </w:r>
      <w:r>
        <w:t>ском лучше, чем по-русски?</w:t>
      </w:r>
    </w:p>
    <w:p w14:paraId="37085637" w14:textId="77777777" w:rsidR="00D30B85" w:rsidRDefault="00D30B85" w:rsidP="00873ABF">
      <w:pPr>
        <w:pStyle w:val="PlainText"/>
      </w:pPr>
      <w:r>
        <w:t>Однако Грэма Грина и Гора Видала в их отдании предпочт</w:t>
      </w:r>
      <w:r>
        <w:t>е</w:t>
      </w:r>
      <w:r>
        <w:t>ния людям из КГБ можно понять, если знать некоторую специф</w:t>
      </w:r>
      <w:r>
        <w:t>и</w:t>
      </w:r>
      <w:r>
        <w:t>ку положения КГБ в советском обществе и то, как реально упра</w:t>
      </w:r>
      <w:r>
        <w:t>в</w:t>
      </w:r>
      <w:r>
        <w:t>ляются США (см. разделы 3.3.2 и 3.3.3).</w:t>
      </w:r>
    </w:p>
    <w:p w14:paraId="55E044F6" w14:textId="77777777" w:rsidR="00D30B85" w:rsidRDefault="00D30B85" w:rsidP="00AA637D">
      <w:pPr>
        <w:pStyle w:val="ab"/>
      </w:pPr>
      <w:r w:rsidRPr="00223AAE">
        <w:t>—————————</w:t>
      </w:r>
    </w:p>
    <w:p w14:paraId="17C26810" w14:textId="511BC3F7" w:rsidR="00D30B85" w:rsidRDefault="00D30B85" w:rsidP="00873ABF">
      <w:pPr>
        <w:pStyle w:val="PlainText"/>
      </w:pPr>
      <w:r>
        <w:t>Прежде всего следует отметить, что подавляющее большинс</w:t>
      </w:r>
      <w:r>
        <w:t>т</w:t>
      </w:r>
      <w:r>
        <w:t>во сотрудников ГБ некогда в прошлом были приглашены для р</w:t>
      </w:r>
      <w:r>
        <w:t>а</w:t>
      </w:r>
      <w:r>
        <w:t>боты в ГБ уже состоявшимися сотрудниками ГБ. И людей для р</w:t>
      </w:r>
      <w:r>
        <w:t>а</w:t>
      </w:r>
      <w:r>
        <w:t xml:space="preserve">боты в ГБ приглашали из всех </w:t>
      </w:r>
      <w:r>
        <w:lastRenderedPageBreak/>
        <w:t>профессиональных сфер. Как, п</w:t>
      </w:r>
      <w:r>
        <w:t>о</w:t>
      </w:r>
      <w:r>
        <w:t xml:space="preserve">чему, и для чего ГБ выходила на каждого из них </w:t>
      </w:r>
      <w:r w:rsidRPr="00223AAE">
        <w:t>—</w:t>
      </w:r>
      <w:r>
        <w:t xml:space="preserve"> вопрос сп</w:t>
      </w:r>
      <w:r>
        <w:t>е</w:t>
      </w:r>
      <w:r>
        <w:t>цифический в каждом конкретном случае. Можно было отказат</w:t>
      </w:r>
      <w:r>
        <w:t>ь</w:t>
      </w:r>
      <w:r>
        <w:t>ся от предложения, и если приглашаемый не был уникален как специалист, на котором в силу каких-то причин для ГБ «сошёлся клином белый свет», то такой отказ в общем-то не мешал отвер</w:t>
      </w:r>
      <w:r>
        <w:t>г</w:t>
      </w:r>
      <w:r>
        <w:t>нувшему предложение ГБ жить и делать карьеру в избранной им сфере де</w:t>
      </w:r>
      <w:r>
        <w:t>я</w:t>
      </w:r>
      <w:r>
        <w:t>тельности</w:t>
      </w:r>
      <w:r w:rsidRPr="00D30B85">
        <w:rPr>
          <w:vertAlign w:val="superscript"/>
        </w:rPr>
        <w:t>[CCCXCVII]</w:t>
      </w:r>
      <w:r>
        <w:t xml:space="preserve">; ГБ в подавляющем большинстве случаев не настаивала и тогда, если кто-то отвергал её предложение стать «сексотом» </w:t>
      </w:r>
      <w:r w:rsidRPr="00223AAE">
        <w:t>—</w:t>
      </w:r>
      <w:r>
        <w:t xml:space="preserve"> тайным осведомителем, и позволяла ему жить и д</w:t>
      </w:r>
      <w:r>
        <w:t>е</w:t>
      </w:r>
      <w:r>
        <w:t xml:space="preserve">лать карьеру, как и раньше. </w:t>
      </w:r>
    </w:p>
    <w:p w14:paraId="181EE75C" w14:textId="5BFFDA78" w:rsidR="00D30B85" w:rsidRDefault="00D30B85" w:rsidP="00873ABF">
      <w:pPr>
        <w:pStyle w:val="PlainText"/>
      </w:pPr>
      <w:r>
        <w:t xml:space="preserve">Если кто-либо утверждает обратное, то это либо выдумки и сплетни психопатов, у которых за душой нет ничего, но которым в каждом встречном мерещится агентура спецслужб; либо </w:t>
      </w:r>
      <w:r w:rsidRPr="00373DE7">
        <w:rPr>
          <w:i/>
        </w:rPr>
        <w:t>крайне редкие</w:t>
      </w:r>
      <w:r>
        <w:t xml:space="preserve"> случаи непрофессионализма со стороны тех или иных с</w:t>
      </w:r>
      <w:r>
        <w:t>о</w:t>
      </w:r>
      <w:r>
        <w:t xml:space="preserve">трудников ГБ, поскольку один из главных факторов обеспечения незаметности деятельности ГБ в обществе </w:t>
      </w:r>
      <w:r w:rsidRPr="00223AAE">
        <w:t>—</w:t>
      </w:r>
      <w:r>
        <w:t xml:space="preserve"> не выпирать из фона основной статистической массы, для чего среди всего прочего следует «не доставать» тех, без чьих услуг можно обойтись.</w:t>
      </w:r>
      <w:r w:rsidRPr="00D30B85">
        <w:rPr>
          <w:vertAlign w:val="superscript"/>
        </w:rPr>
        <w:t>[CCCXCVIII]</w:t>
      </w:r>
      <w:r>
        <w:t xml:space="preserve"> Если кого-то действительно целенаправленно «доставали», то ему пр</w:t>
      </w:r>
      <w:r>
        <w:t>о</w:t>
      </w:r>
      <w:r>
        <w:t>сто «не повезло», т.е. он в силу каких-то причин попал в некую тематическую ра</w:t>
      </w:r>
      <w:r>
        <w:t>з</w:t>
      </w:r>
      <w:r>
        <w:t>работку.</w:t>
      </w:r>
    </w:p>
    <w:p w14:paraId="749E7B14" w14:textId="77777777" w:rsidR="00D30B85" w:rsidRDefault="00D30B85" w:rsidP="00873ABF">
      <w:pPr>
        <w:pStyle w:val="PlainText"/>
      </w:pPr>
      <w:r>
        <w:t xml:space="preserve">Таких людей, как В.В.Путин, предложивших себя для службы в ГБ и чьё желание было удовлетворено, </w:t>
      </w:r>
      <w:r w:rsidRPr="00223AAE">
        <w:t>—</w:t>
      </w:r>
      <w:r>
        <w:t xml:space="preserve"> меньшинство. Даже если говорить о тех, кто после школы или срочной службы в во</w:t>
      </w:r>
      <w:r>
        <w:t>о</w:t>
      </w:r>
      <w:r>
        <w:t>руженных силах СССР поступили в высшие учебные заведения ГБ и стали сотрудниками ГБ по факту окончания соответству</w:t>
      </w:r>
      <w:r>
        <w:t>ю</w:t>
      </w:r>
      <w:r>
        <w:t>щих вузов, то поступали они в эти вузы на условиях, принцип</w:t>
      </w:r>
      <w:r>
        <w:t>и</w:t>
      </w:r>
      <w:r>
        <w:t>ально отличных от условий поступления в другие вузы: реша</w:t>
      </w:r>
      <w:r>
        <w:t>ю</w:t>
      </w:r>
      <w:r>
        <w:t>щее слово было за «мандатной комиссией», а не проваленные вступительные экзамены были только о</w:t>
      </w:r>
      <w:r>
        <w:t>с</w:t>
      </w:r>
      <w:r>
        <w:t>нованием для того, чтобы предстать перед «мандатной комиссией», чьё мнение было р</w:t>
      </w:r>
      <w:r>
        <w:t>е</w:t>
      </w:r>
      <w:r>
        <w:t>шающим и мотивированным не только набранным количеством баллов на вступительных экзаменах; и в ряде случаев даже бл</w:t>
      </w:r>
      <w:r>
        <w:t>е</w:t>
      </w:r>
      <w:r>
        <w:t>стящие итоги вступительных экзаменов для неё ничего не знач</w:t>
      </w:r>
      <w:r>
        <w:t>и</w:t>
      </w:r>
      <w:r>
        <w:t>ли, если она считала, что претендент «не достоин».</w:t>
      </w:r>
    </w:p>
    <w:p w14:paraId="7EE4931E" w14:textId="77777777" w:rsidR="00D30B85" w:rsidRDefault="00D30B85" w:rsidP="00C50FE4">
      <w:pPr>
        <w:pStyle w:val="a7"/>
      </w:pPr>
      <w:r>
        <w:t xml:space="preserve">Т.е. ГБ в СССР и в постсоветской Россионии по принципам своей комплектации личным составом </w:t>
      </w:r>
      <w:r w:rsidRPr="00223AAE">
        <w:t>—</w:t>
      </w:r>
      <w:r>
        <w:t xml:space="preserve"> полный аналог </w:t>
      </w:r>
      <w:r>
        <w:lastRenderedPageBreak/>
        <w:t>з</w:t>
      </w:r>
      <w:r>
        <w:t>а</w:t>
      </w:r>
      <w:r>
        <w:t>крытых клубов американских университетов и их продолж</w:t>
      </w:r>
      <w:r>
        <w:t>е</w:t>
      </w:r>
      <w:r>
        <w:t>ний в большую политику и большой бизнес, с тою лишь ра</w:t>
      </w:r>
      <w:r>
        <w:t>з</w:t>
      </w:r>
      <w:r>
        <w:t>ницей, что офисы этого всесоюзного «закрытого клуба» ра</w:t>
      </w:r>
      <w:r>
        <w:t>с</w:t>
      </w:r>
      <w:r>
        <w:t>полагались не на территории студенческих городков и не в клубах общежитий, а за их пределами; и вступить в члены «клуба» предлагалось не студентам-первокурсникам, а ста</w:t>
      </w:r>
      <w:r>
        <w:t>р</w:t>
      </w:r>
      <w:r>
        <w:t>шекурсникам вузов, либо специалистам уже приступившим к работе после их окончания.</w:t>
      </w:r>
    </w:p>
    <w:p w14:paraId="21ECD29F" w14:textId="77777777" w:rsidR="00D30B85" w:rsidRDefault="00D30B85" w:rsidP="00873ABF">
      <w:pPr>
        <w:pStyle w:val="PlainText"/>
      </w:pPr>
      <w:r>
        <w:t>Далее. Во всех сферах профессиональной деятельности имеет место такое явление как «корпоративная общность», «корпор</w:t>
      </w:r>
      <w:r>
        <w:t>а</w:t>
      </w:r>
      <w:r>
        <w:t>тивная солидарность». В ГБ она тоже есть, но в отличие от пода</w:t>
      </w:r>
      <w:r>
        <w:t>в</w:t>
      </w:r>
      <w:r>
        <w:t>ляющего большинства других сфер деятельности, в работе ГБ присутствуют два таких элемента, как секретность и дисциплина (более строгие, нежели в военно-промышленном комплексе), н</w:t>
      </w:r>
      <w:r>
        <w:t>а</w:t>
      </w:r>
      <w:r>
        <w:t>рушение которых, если и не влечёт увольнения из системы и уг</w:t>
      </w:r>
      <w:r>
        <w:t>о</w:t>
      </w:r>
      <w:r>
        <w:t>ловного нак</w:t>
      </w:r>
      <w:r>
        <w:t>а</w:t>
      </w:r>
      <w:r>
        <w:t xml:space="preserve">зания, то не позволяет сделать карьеру. Как и везде, в ГБ есть и внутренние </w:t>
      </w:r>
      <w:r w:rsidRPr="00223AAE">
        <w:t>—</w:t>
      </w:r>
      <w:r>
        <w:t xml:space="preserve"> по их существу мафиозно-клановые </w:t>
      </w:r>
      <w:r w:rsidRPr="00223AAE">
        <w:t>—</w:t>
      </w:r>
      <w:r>
        <w:t xml:space="preserve"> группировки, у которых свой режим секретности и дисциплины, д</w:t>
      </w:r>
      <w:r>
        <w:t>о</w:t>
      </w:r>
      <w:r>
        <w:t xml:space="preserve">полняющий общесистемный. </w:t>
      </w:r>
    </w:p>
    <w:p w14:paraId="1558E6D2" w14:textId="77777777" w:rsidR="00D30B85" w:rsidRDefault="00D30B85" w:rsidP="00873ABF">
      <w:pPr>
        <w:pStyle w:val="PlainText"/>
      </w:pPr>
      <w:r>
        <w:t>Кроме того, точно так, как и масонское сообщество в США, ГБ в СССР всегда было непо</w:t>
      </w:r>
      <w:r>
        <w:t>д</w:t>
      </w:r>
      <w:r>
        <w:t>отчётным остальному обществу и безответственным п</w:t>
      </w:r>
      <w:r>
        <w:t>е</w:t>
      </w:r>
      <w:r>
        <w:t>ред ним.</w:t>
      </w:r>
    </w:p>
    <w:p w14:paraId="0E9BBD97" w14:textId="77777777" w:rsidR="00D30B85" w:rsidRDefault="00D30B85" w:rsidP="00C50FE4">
      <w:pPr>
        <w:pStyle w:val="a7"/>
      </w:pPr>
      <w:r>
        <w:t>Секретность, дисциплина, мафиозность в пределах си</w:t>
      </w:r>
      <w:r>
        <w:t>с</w:t>
      </w:r>
      <w:r>
        <w:t>темы, плюс иерархия должностей и подразделений, ра</w:t>
      </w:r>
      <w:r>
        <w:t>з</w:t>
      </w:r>
      <w:r>
        <w:t>граничение компетенции в пределах системы, плюс разнородная пер</w:t>
      </w:r>
      <w:r>
        <w:t>и</w:t>
      </w:r>
      <w:r>
        <w:t>ферия (сами ГБ-шники «под прикрытием», привлечённые к сотрудничеству граждане и подвластные принципу «бывших чекистов не бывает»), проникающая практически во все сф</w:t>
      </w:r>
      <w:r>
        <w:t>е</w:t>
      </w:r>
      <w:r>
        <w:t xml:space="preserve">ры жизни общества, делают ГБ в СССР и постсоветской РФ структурным аналогом </w:t>
      </w:r>
      <w:r w:rsidRPr="00C9000B">
        <w:rPr>
          <w:i/>
        </w:rPr>
        <w:t>масонского сообщества</w:t>
      </w:r>
      <w:r>
        <w:t xml:space="preserve"> в обществе США: это </w:t>
      </w:r>
      <w:r w:rsidRPr="00223AAE">
        <w:t>—</w:t>
      </w:r>
      <w:r>
        <w:t xml:space="preserve"> объективная данность, вне зависимости от того, понимают это сами сотрудники ГБ или же нет, хотят они т</w:t>
      </w:r>
      <w:r>
        <w:t>о</w:t>
      </w:r>
      <w:r>
        <w:t xml:space="preserve">го либо видят в «жидомасонстве» системное мировое зло. </w:t>
      </w:r>
    </w:p>
    <w:p w14:paraId="07C4FF48" w14:textId="77777777" w:rsidR="00D30B85" w:rsidRDefault="00D30B85" w:rsidP="00873ABF">
      <w:pPr>
        <w:pStyle w:val="PlainText"/>
      </w:pPr>
      <w:r>
        <w:t>Эта структурно-функциональная идентичность спецслужб в</w:t>
      </w:r>
      <w:r>
        <w:t>о</w:t>
      </w:r>
      <w:r>
        <w:t>обще (а не только ГБ) и всевозможных «тайных обществ» обр</w:t>
      </w:r>
      <w:r>
        <w:t>а</w:t>
      </w:r>
      <w:r>
        <w:t xml:space="preserve">щает спецслужбы в своего рода «перчатки», надетые на </w:t>
      </w:r>
      <w:r>
        <w:lastRenderedPageBreak/>
        <w:t>«руки» «тайных обществ», которые в истории обладают более продолж</w:t>
      </w:r>
      <w:r>
        <w:t>и</w:t>
      </w:r>
      <w:r>
        <w:t>тельными сроками жизни, нежели спе</w:t>
      </w:r>
      <w:r>
        <w:t>ц</w:t>
      </w:r>
      <w:r>
        <w:t>службы. Иногда в одной «перчатке» может оказаться несколько «рук», но это уже детали ист</w:t>
      </w:r>
      <w:r>
        <w:t>о</w:t>
      </w:r>
      <w:r>
        <w:t>рической конкретики.</w:t>
      </w:r>
    </w:p>
    <w:p w14:paraId="2B823431" w14:textId="77777777" w:rsidR="00D30B85" w:rsidRDefault="00D30B85" w:rsidP="00873ABF">
      <w:pPr>
        <w:pStyle w:val="PlainText"/>
      </w:pPr>
      <w:r>
        <w:t>И надо заметить, что КГБ СССР как-то не проявил себя в в</w:t>
      </w:r>
      <w:r>
        <w:t>ы</w:t>
      </w:r>
      <w:r>
        <w:t>явлении и обезвреживании масонских стру</w:t>
      </w:r>
      <w:r>
        <w:t>к</w:t>
      </w:r>
      <w:r>
        <w:t>тур:</w:t>
      </w:r>
    </w:p>
    <w:p w14:paraId="3D18F6C5" w14:textId="77777777" w:rsidR="00D30B85" w:rsidRDefault="00D30B85" w:rsidP="00F509F0">
      <w:pPr>
        <w:pStyle w:val="a3"/>
        <w:numPr>
          <w:ilvl w:val="0"/>
          <w:numId w:val="20"/>
        </w:numPr>
        <w:ind w:left="397" w:hanging="227"/>
      </w:pPr>
      <w:r>
        <w:t xml:space="preserve">То ли потому, что их в СССР не было, поскольку все бывшие масоны подчинились решению </w:t>
      </w:r>
      <w:r>
        <w:rPr>
          <w:lang w:val="en-US"/>
        </w:rPr>
        <w:t>IV</w:t>
      </w:r>
      <w:r>
        <w:t xml:space="preserve"> Конгресса Коминтерна, п</w:t>
      </w:r>
      <w:r>
        <w:t>о</w:t>
      </w:r>
      <w:r>
        <w:t>сле чего новые масонские ложи в СССР более не возникали, а масонов-контрреволюционеров, которым до дисциплины К</w:t>
      </w:r>
      <w:r>
        <w:t>о</w:t>
      </w:r>
      <w:r>
        <w:t>минтерна не было дела, искоренило ещё ОГПУ-НКВД.</w:t>
      </w:r>
    </w:p>
    <w:p w14:paraId="01BFBB89" w14:textId="0CFCF0F7" w:rsidR="00D30B85" w:rsidRDefault="00D30B85" w:rsidP="00F509F0">
      <w:pPr>
        <w:pStyle w:val="a3"/>
        <w:numPr>
          <w:ilvl w:val="0"/>
          <w:numId w:val="20"/>
        </w:numPr>
        <w:ind w:left="397" w:hanging="227"/>
      </w:pPr>
      <w:r>
        <w:t>То ли потому, что сам КГБ изначально был легализованной периферией общемирового м</w:t>
      </w:r>
      <w:r>
        <w:t>а</w:t>
      </w:r>
      <w:r>
        <w:t>сонства на территории СССР и потому в его функции входило выявлять и обезвреживать всех, на кого укажет «политическое руководство» (т.е. не только Политбюро), однако не своих же «братанов»</w:t>
      </w:r>
      <w:r w:rsidRPr="00D30B85">
        <w:rPr>
          <w:vertAlign w:val="superscript"/>
        </w:rPr>
        <w:t>[CCCXCIX]</w:t>
      </w:r>
      <w:r>
        <w:t xml:space="preserve">. </w:t>
      </w:r>
    </w:p>
    <w:p w14:paraId="338A33B0" w14:textId="75FBB240" w:rsidR="00D30B85" w:rsidRDefault="00D30B85" w:rsidP="00873ABF">
      <w:pPr>
        <w:pStyle w:val="PlainText"/>
      </w:pPr>
      <w:r>
        <w:t>При этом необходимо пояснить, что в вопросе о связях с м</w:t>
      </w:r>
      <w:r>
        <w:t>а</w:t>
      </w:r>
      <w:r>
        <w:t>сонством речь идёт о некоторых высших руководителях ГБ и их особо доверенных сотрудниках в подразделениях системы, а не обо всём личном составе этой службы. Не посвящённые в гл</w:t>
      </w:r>
      <w:r>
        <w:t>о</w:t>
      </w:r>
      <w:r>
        <w:t>бально-масонские тайны, сталкиваясь с проявлениями «непоня</w:t>
      </w:r>
      <w:r>
        <w:t>т</w:t>
      </w:r>
      <w:r>
        <w:t>ного»</w:t>
      </w:r>
      <w:r w:rsidRPr="00D30B85">
        <w:rPr>
          <w:vertAlign w:val="superscript"/>
        </w:rPr>
        <w:t>[CD]</w:t>
      </w:r>
      <w:r>
        <w:t xml:space="preserve"> в поведении начальства или коллег, будучи приучены с первых же дней работы к тому, что любопытство к делам, кот</w:t>
      </w:r>
      <w:r>
        <w:t>о</w:t>
      </w:r>
      <w:r>
        <w:t xml:space="preserve">рые начальство не поручало, не ведёт ни к чему хорошему, </w:t>
      </w:r>
      <w:r w:rsidRPr="00223AAE">
        <w:t>—</w:t>
      </w:r>
      <w:r>
        <w:t xml:space="preserve"> не позволяло вырваться этому недоумению за пределы «корпорати</w:t>
      </w:r>
      <w:r>
        <w:t>в</w:t>
      </w:r>
      <w:r>
        <w:t xml:space="preserve">ных вечеринок» и внутренних мафиозных разборок, в которых </w:t>
      </w:r>
      <w:r w:rsidRPr="003F5DF8">
        <w:rPr>
          <w:i/>
        </w:rPr>
        <w:t>масонству</w:t>
      </w:r>
      <w:r w:rsidRPr="003F5DF8">
        <w:rPr>
          <w:i/>
        </w:rPr>
        <w:t>ю</w:t>
      </w:r>
      <w:r w:rsidRPr="003F5DF8">
        <w:rPr>
          <w:i/>
        </w:rPr>
        <w:t>щие товарищи</w:t>
      </w:r>
      <w:r>
        <w:t xml:space="preserve"> всегда побеждали вследствие лучшей информированности и стратегического масштаба деятельности, в то время как их оппоненты действовали только в тактических масштабах. </w:t>
      </w:r>
    </w:p>
    <w:p w14:paraId="57EDB444" w14:textId="77777777" w:rsidR="00D30B85" w:rsidRDefault="00D30B85" w:rsidP="00873ABF">
      <w:pPr>
        <w:pStyle w:val="PlainText"/>
      </w:pPr>
      <w:r>
        <w:t>ФСБ РФ продолжает эту же тр</w:t>
      </w:r>
      <w:r>
        <w:t>а</w:t>
      </w:r>
      <w:r>
        <w:t>дицию.</w:t>
      </w:r>
    </w:p>
    <w:p w14:paraId="55297090" w14:textId="77777777" w:rsidR="00D30B85" w:rsidRDefault="00D30B85" w:rsidP="00873ABF">
      <w:pPr>
        <w:pStyle w:val="PlainText"/>
      </w:pPr>
      <w:r>
        <w:t>Не может не быть представленной в структурах ГБ и периф</w:t>
      </w:r>
      <w:r>
        <w:t>е</w:t>
      </w:r>
      <w:r>
        <w:t>рия отечественных знахарских кланов, которые солидаризирую</w:t>
      </w:r>
      <w:r>
        <w:t>т</w:t>
      </w:r>
      <w:r>
        <w:t>ся с общемировым библейским масонством на принципах “элит</w:t>
      </w:r>
      <w:r>
        <w:t>а</w:t>
      </w:r>
      <w:r>
        <w:t>ризма” и «посвящений», хотя и расходятся во взглядах на полит</w:t>
      </w:r>
      <w:r>
        <w:t>и</w:t>
      </w:r>
      <w:r>
        <w:t>ку по многим вопр</w:t>
      </w:r>
      <w:r>
        <w:t>о</w:t>
      </w:r>
      <w:r>
        <w:t>сам.</w:t>
      </w:r>
    </w:p>
    <w:p w14:paraId="31D038AD" w14:textId="1FA5B2E5" w:rsidR="00D30B85" w:rsidRDefault="00D30B85" w:rsidP="00873ABF">
      <w:pPr>
        <w:pStyle w:val="PlainText"/>
      </w:pPr>
      <w:r>
        <w:t xml:space="preserve">Так же надо отметить, что КГБ, изображая верноподданность, деятельно соучаствовало в подготовке и ниспровержении режима «этих идиотов» из Политбюро. В частности, рупор и идеолог </w:t>
      </w:r>
      <w:r>
        <w:lastRenderedPageBreak/>
        <w:t>ди</w:t>
      </w:r>
      <w:r>
        <w:t>с</w:t>
      </w:r>
      <w:r>
        <w:t>сидентов-антисоветчиков А.И.Солженицын был бы невозможен в таковом качес</w:t>
      </w:r>
      <w:r>
        <w:t>т</w:t>
      </w:r>
      <w:r>
        <w:t>ве без деятельного соучастия в его судьбе ГБ</w:t>
      </w:r>
      <w:r w:rsidRPr="00D30B85">
        <w:rPr>
          <w:vertAlign w:val="superscript"/>
        </w:rPr>
        <w:t>[CDI]</w:t>
      </w:r>
      <w:r>
        <w:t>. То же касается и А.Д.Сахарова: если бы он действительно мешал, то его похоронили бы раньше, чем он обрёл ту известность, с кот</w:t>
      </w:r>
      <w:r>
        <w:t>о</w:t>
      </w:r>
      <w:r>
        <w:t>рой вляпался в историю, после чего о нём знали бы только сп</w:t>
      </w:r>
      <w:r>
        <w:t>е</w:t>
      </w:r>
      <w:r>
        <w:t>циалисты-физики.</w:t>
      </w:r>
    </w:p>
    <w:p w14:paraId="1C1B2210" w14:textId="77777777" w:rsidR="00D30B85" w:rsidRDefault="00D30B85" w:rsidP="00873ABF">
      <w:pPr>
        <w:pStyle w:val="PlainText"/>
      </w:pPr>
      <w:r>
        <w:t>И не надо думать, что внутренние мафии ГБ, взаимодействуя с такими же мафиями в спе</w:t>
      </w:r>
      <w:r>
        <w:t>ц</w:t>
      </w:r>
      <w:r>
        <w:t>службах других стран мира, включая и США, валили диктатуру Политбюро для того, чтобы отдать стр</w:t>
      </w:r>
      <w:r>
        <w:t>а</w:t>
      </w:r>
      <w:r>
        <w:t xml:space="preserve">ну под власть своих же выкормышей </w:t>
      </w:r>
      <w:r w:rsidRPr="00223AAE">
        <w:t>—</w:t>
      </w:r>
      <w:r>
        <w:t xml:space="preserve"> диссидентов-анти</w:t>
      </w:r>
      <w:r>
        <w:softHyphen/>
        <w:t>совет</w:t>
      </w:r>
      <w:r>
        <w:softHyphen/>
        <w:t>чи</w:t>
      </w:r>
      <w:r>
        <w:softHyphen/>
        <w:t>ков, опьянённых буржуинско-либеральной иллюзией.</w:t>
      </w:r>
      <w:r w:rsidRPr="008D5574">
        <w:t xml:space="preserve"> </w:t>
      </w:r>
    </w:p>
    <w:p w14:paraId="57F671CA" w14:textId="77777777" w:rsidR="00D30B85" w:rsidRDefault="00D30B85" w:rsidP="00873ABF">
      <w:pPr>
        <w:pStyle w:val="PlainText"/>
      </w:pPr>
      <w:r>
        <w:t xml:space="preserve">Как известно, в СССР была ещё одна спецслужба </w:t>
      </w:r>
      <w:r w:rsidRPr="00223AAE">
        <w:t>—</w:t>
      </w:r>
      <w:r>
        <w:t xml:space="preserve"> Главное разведывательное управление в составе Минобороны. Поэтому естественен вопрос, почему предпочтение в вопросе об управл</w:t>
      </w:r>
      <w:r>
        <w:t>е</w:t>
      </w:r>
      <w:r>
        <w:t xml:space="preserve">нии «советским наследством» отдано ГБ, а не ГРУ? </w:t>
      </w:r>
      <w:r w:rsidRPr="00223AAE">
        <w:t>—</w:t>
      </w:r>
      <w:r>
        <w:t xml:space="preserve"> О</w:t>
      </w:r>
      <w:r>
        <w:t>т</w:t>
      </w:r>
      <w:r>
        <w:t xml:space="preserve">вет на него состоит в том, что: </w:t>
      </w:r>
    </w:p>
    <w:p w14:paraId="24783225" w14:textId="77777777" w:rsidR="00D30B85" w:rsidRDefault="00D30B85" w:rsidP="00F509F0">
      <w:pPr>
        <w:pStyle w:val="a3"/>
        <w:numPr>
          <w:ilvl w:val="0"/>
          <w:numId w:val="20"/>
        </w:numPr>
        <w:ind w:left="397" w:hanging="227"/>
      </w:pPr>
      <w:r>
        <w:t>ГРУ чисто функционально было ориентировано на деятел</w:t>
      </w:r>
      <w:r>
        <w:t>ь</w:t>
      </w:r>
      <w:r>
        <w:t>ность за пределами СССР и потому не имело своей развитой периферии на территории СССР. </w:t>
      </w:r>
    </w:p>
    <w:p w14:paraId="32286E2A" w14:textId="77777777" w:rsidR="00D30B85" w:rsidRDefault="00D30B85" w:rsidP="00F509F0">
      <w:pPr>
        <w:pStyle w:val="a3"/>
        <w:numPr>
          <w:ilvl w:val="0"/>
          <w:numId w:val="20"/>
        </w:numPr>
        <w:ind w:left="397" w:hanging="227"/>
      </w:pPr>
      <w:r>
        <w:t>Круг интересов ГРУ ýже, нежели круг интересов ГБ, п</w:t>
      </w:r>
      <w:r>
        <w:t>о</w:t>
      </w:r>
      <w:r>
        <w:t xml:space="preserve">скольку ГРУ было более сосредоточено на военно-экономической тематике и менее </w:t>
      </w:r>
      <w:r w:rsidRPr="00223AAE">
        <w:t>—</w:t>
      </w:r>
      <w:r>
        <w:t xml:space="preserve"> на общекультурной и специфически п</w:t>
      </w:r>
      <w:r>
        <w:t>о</w:t>
      </w:r>
      <w:r>
        <w:t xml:space="preserve">литической. </w:t>
      </w:r>
    </w:p>
    <w:p w14:paraId="541707FD" w14:textId="77777777" w:rsidR="00D30B85" w:rsidRDefault="00D30B85" w:rsidP="00F509F0">
      <w:pPr>
        <w:pStyle w:val="a3"/>
        <w:numPr>
          <w:ilvl w:val="0"/>
          <w:numId w:val="20"/>
        </w:numPr>
        <w:ind w:left="397" w:hanging="227"/>
      </w:pPr>
      <w:r>
        <w:t>ГБ более космополитична, а ГРУ более привязано к террит</w:t>
      </w:r>
      <w:r>
        <w:t>о</w:t>
      </w:r>
      <w:r>
        <w:t>рии и народу и потому в некотором смысле более патриоти</w:t>
      </w:r>
      <w:r>
        <w:t>ч</w:t>
      </w:r>
      <w:r>
        <w:t>но, что делает его менее склонным к сотрудничеству с пер</w:t>
      </w:r>
      <w:r>
        <w:t>и</w:t>
      </w:r>
      <w:r>
        <w:t xml:space="preserve">ферией заправил глобальной политики в русле библейского проекта. </w:t>
      </w:r>
    </w:p>
    <w:p w14:paraId="129A60BC" w14:textId="77777777" w:rsidR="00D30B85" w:rsidRDefault="00D30B85" w:rsidP="00F509F0">
      <w:pPr>
        <w:pStyle w:val="af3"/>
      </w:pPr>
      <w:r>
        <w:t>В этом смысле оба «закрытых клуба» нашего общества я</w:t>
      </w:r>
      <w:r>
        <w:t>в</w:t>
      </w:r>
      <w:r>
        <w:t xml:space="preserve">ляются аналогами внутренних закрытых клубов двух ведущих политических партий США: ГБ </w:t>
      </w:r>
      <w:r w:rsidRPr="00223AAE">
        <w:t>—</w:t>
      </w:r>
      <w:r>
        <w:t xml:space="preserve"> аналог демократов, а ГРУ </w:t>
      </w:r>
      <w:r w:rsidRPr="00223AAE">
        <w:t>—</w:t>
      </w:r>
      <w:r>
        <w:t xml:space="preserve"> аналог республиканцев, хотя полной аналогии, конечно, нет, поскольку специфические функции спецслужб в США возл</w:t>
      </w:r>
      <w:r>
        <w:t>о</w:t>
      </w:r>
      <w:r>
        <w:t>жены на другие институты, а ГБ и ГРУ у нас не являются з</w:t>
      </w:r>
      <w:r>
        <w:t>а</w:t>
      </w:r>
      <w:r>
        <w:t>крытыми клубами политических па</w:t>
      </w:r>
      <w:r>
        <w:t>р</w:t>
      </w:r>
      <w:r>
        <w:t>тий.</w:t>
      </w:r>
    </w:p>
    <w:p w14:paraId="477DCE62" w14:textId="609413B0" w:rsidR="00D30B85" w:rsidRDefault="00D30B85" w:rsidP="00C50FE4">
      <w:pPr>
        <w:pStyle w:val="a7"/>
      </w:pPr>
      <w:r>
        <w:t>Но при всех антагонизмах ГБ и ГРУ их роднит то, что обе «спецконторы» концептуально безвластны, и потому не я</w:t>
      </w:r>
      <w:r>
        <w:t>в</w:t>
      </w:r>
      <w:r>
        <w:t>ляются политическими субъектами и могут быть только ор</w:t>
      </w:r>
      <w:r>
        <w:t>у</w:t>
      </w:r>
      <w:r>
        <w:t xml:space="preserve">диями чьей-то ещё </w:t>
      </w:r>
      <w:r w:rsidRPr="00223AAE">
        <w:t>—</w:t>
      </w:r>
      <w:r>
        <w:t xml:space="preserve"> концептуально определившейся </w:t>
      </w:r>
      <w:r w:rsidRPr="00223AAE">
        <w:t>—</w:t>
      </w:r>
      <w:r>
        <w:t xml:space="preserve"> </w:t>
      </w:r>
      <w:r>
        <w:lastRenderedPageBreak/>
        <w:t>п</w:t>
      </w:r>
      <w:r>
        <w:t>о</w:t>
      </w:r>
      <w:r>
        <w:t xml:space="preserve">литической воли, которая может быть как проистекающей извне, так изнутри России. </w:t>
      </w:r>
      <w:r>
        <w:rPr>
          <w:i/>
        </w:rPr>
        <w:t xml:space="preserve">Поэтому в </w:t>
      </w:r>
      <w:r w:rsidRPr="00D56269">
        <w:rPr>
          <w:i/>
        </w:rPr>
        <w:t xml:space="preserve">отношении </w:t>
      </w:r>
      <w:r>
        <w:rPr>
          <w:i/>
        </w:rPr>
        <w:t>полновл</w:t>
      </w:r>
      <w:r>
        <w:rPr>
          <w:i/>
        </w:rPr>
        <w:t>а</w:t>
      </w:r>
      <w:r>
        <w:rPr>
          <w:i/>
        </w:rPr>
        <w:t xml:space="preserve">стия спецслужб </w:t>
      </w:r>
      <w:r w:rsidRPr="00D56269">
        <w:rPr>
          <w:i/>
        </w:rPr>
        <w:t>не надо тешить себя иллюзиями и возл</w:t>
      </w:r>
      <w:r w:rsidRPr="00D56269">
        <w:rPr>
          <w:i/>
        </w:rPr>
        <w:t>а</w:t>
      </w:r>
      <w:r w:rsidRPr="00D56269">
        <w:rPr>
          <w:i/>
        </w:rPr>
        <w:t>гать на них заведомо несбыточные надежды</w:t>
      </w:r>
      <w:r>
        <w:rPr>
          <w:i/>
        </w:rPr>
        <w:t>: это адрес</w:t>
      </w:r>
      <w:r>
        <w:rPr>
          <w:i/>
        </w:rPr>
        <w:t>у</w:t>
      </w:r>
      <w:r>
        <w:rPr>
          <w:i/>
        </w:rPr>
        <w:t>ется как к обществу, так и к самим сотрудникам спе</w:t>
      </w:r>
      <w:r>
        <w:rPr>
          <w:i/>
        </w:rPr>
        <w:t>ц</w:t>
      </w:r>
      <w:r>
        <w:rPr>
          <w:i/>
        </w:rPr>
        <w:t>служб</w:t>
      </w:r>
      <w:r w:rsidRPr="00D30B85">
        <w:rPr>
          <w:vertAlign w:val="superscript"/>
        </w:rPr>
        <w:t>[CDII]</w:t>
      </w:r>
      <w:r w:rsidRPr="00D56269">
        <w:rPr>
          <w:i/>
        </w:rPr>
        <w:t>.</w:t>
      </w:r>
    </w:p>
    <w:p w14:paraId="40636762" w14:textId="77777777" w:rsidR="00D30B85" w:rsidRDefault="00D30B85" w:rsidP="00873ABF">
      <w:pPr>
        <w:pStyle w:val="PlainText"/>
      </w:pPr>
      <w:r>
        <w:t xml:space="preserve">Соответственно такому пониманию специфики ГБ в обществе СССР и постсоветской Россионии установление режима </w:t>
      </w:r>
      <w:r w:rsidRPr="00D56269">
        <w:rPr>
          <w:i/>
        </w:rPr>
        <w:t>просв</w:t>
      </w:r>
      <w:r w:rsidRPr="00D56269">
        <w:rPr>
          <w:i/>
        </w:rPr>
        <w:t>е</w:t>
      </w:r>
      <w:r w:rsidRPr="00D56269">
        <w:rPr>
          <w:i/>
        </w:rPr>
        <w:t>щённого</w:t>
      </w:r>
      <w:r>
        <w:t xml:space="preserve"> «великого инквизитора» завершило этап преодоления идеологического раскола мира, происшедшего вследствие краха марксистского проекта, и положило начало следующему этапу в решении проблемы общего кризиса капитализма </w:t>
      </w:r>
      <w:r w:rsidRPr="008C0612">
        <w:rPr>
          <w:i/>
        </w:rPr>
        <w:t>в глобальных масштабах</w:t>
      </w:r>
      <w:r>
        <w:t xml:space="preserve">. </w:t>
      </w:r>
    </w:p>
    <w:p w14:paraId="4081F604" w14:textId="77777777" w:rsidR="00D30B85" w:rsidRDefault="00D30B85" w:rsidP="00F509F0">
      <w:pPr>
        <w:pStyle w:val="ab"/>
      </w:pPr>
      <w:r>
        <w:t>————————</w:t>
      </w:r>
    </w:p>
    <w:p w14:paraId="54C7C201" w14:textId="77777777" w:rsidR="00D30B85" w:rsidRPr="004A42C8" w:rsidRDefault="00D30B85" w:rsidP="00873ABF">
      <w:pPr>
        <w:pStyle w:val="PlainText"/>
        <w:rPr>
          <w:i/>
        </w:rPr>
      </w:pPr>
      <w:r>
        <w:t xml:space="preserve">Если идеологический раскол мира преодолён, то естественно возникает вопрос: </w:t>
      </w:r>
      <w:r w:rsidRPr="004A42C8">
        <w:rPr>
          <w:i/>
        </w:rPr>
        <w:t>На основе какой концепции и соответству</w:t>
      </w:r>
      <w:r w:rsidRPr="004A42C8">
        <w:rPr>
          <w:i/>
        </w:rPr>
        <w:t>ю</w:t>
      </w:r>
      <w:r w:rsidRPr="004A42C8">
        <w:rPr>
          <w:i/>
        </w:rPr>
        <w:t xml:space="preserve">щей ей идеологии “объединители” собираются объединять мир? </w:t>
      </w:r>
    </w:p>
    <w:p w14:paraId="0E6A964E" w14:textId="77777777" w:rsidR="00D30B85" w:rsidRDefault="00D30B85" w:rsidP="00873ABF">
      <w:pPr>
        <w:pStyle w:val="PlainText"/>
      </w:pPr>
      <w:r>
        <w:t xml:space="preserve">Судя по тому, как идут дела на Руси, </w:t>
      </w:r>
      <w:r w:rsidRPr="00AD0953">
        <w:t>―</w:t>
      </w:r>
      <w:r>
        <w:t xml:space="preserve"> на основе библейской концепции и соответствующей ей идеологии Россионии </w:t>
      </w:r>
      <w:r w:rsidRPr="00AD0953">
        <w:t>―</w:t>
      </w:r>
      <w:r>
        <w:t xml:space="preserve"> прав</w:t>
      </w:r>
      <w:r>
        <w:t>о</w:t>
      </w:r>
      <w:r>
        <w:t>славной ветви исторически сложившегося христианства, к кот</w:t>
      </w:r>
      <w:r>
        <w:t>о</w:t>
      </w:r>
      <w:r>
        <w:t>рой режим «великого инквизитора» уже прислонился, хотя «пл</w:t>
      </w:r>
      <w:r>
        <w:t>ю</w:t>
      </w:r>
      <w:r>
        <w:t>рализм мнений» в форме идеологии «светского государства» б</w:t>
      </w:r>
      <w:r>
        <w:t>у</w:t>
      </w:r>
      <w:r>
        <w:t xml:space="preserve">дет поддерживаться, по крайней мере в ближайшей перспективе. </w:t>
      </w:r>
    </w:p>
    <w:p w14:paraId="2A14DE11" w14:textId="77777777" w:rsidR="00D30B85" w:rsidRDefault="00D30B85" w:rsidP="00873ABF">
      <w:pPr>
        <w:pStyle w:val="PlainText"/>
      </w:pPr>
      <w:r>
        <w:t>Выше слово «объединители» взяты в кавычки потому, что контроль за самим процессом объединения “объединители” могут сохранять до тех пор, пока будет существовать разумное разъед</w:t>
      </w:r>
      <w:r>
        <w:t>и</w:t>
      </w:r>
      <w:r>
        <w:t>нение например на католическую и православную ветви истор</w:t>
      </w:r>
      <w:r>
        <w:t>и</w:t>
      </w:r>
      <w:r>
        <w:t>чески сложившегося христианства. В истинном объединении м</w:t>
      </w:r>
      <w:r>
        <w:t>и</w:t>
      </w:r>
      <w:r>
        <w:t xml:space="preserve">ра </w:t>
      </w:r>
      <w:r w:rsidRPr="00AD0953">
        <w:t>―</w:t>
      </w:r>
      <w:r>
        <w:t xml:space="preserve"> на основе учения Христа о царстве Божием на Земле </w:t>
      </w:r>
      <w:r w:rsidRPr="00AD0953">
        <w:t>―</w:t>
      </w:r>
      <w:r>
        <w:t xml:space="preserve"> “объединители” не заинтересованы, поскольку понимают, что в таком варианте ра</w:t>
      </w:r>
      <w:r>
        <w:t>з</w:t>
      </w:r>
      <w:r>
        <w:t xml:space="preserve">вития событий </w:t>
      </w:r>
      <w:r w:rsidRPr="00223AAE">
        <w:t>—</w:t>
      </w:r>
      <w:r>
        <w:t xml:space="preserve"> потребность в их услугах отпадёт, а собираемый ими на протяжении тысячелетий гешефт </w:t>
      </w:r>
      <w:r w:rsidRPr="00223AAE">
        <w:t>—</w:t>
      </w:r>
      <w:r>
        <w:t xml:space="preserve"> и</w:t>
      </w:r>
      <w:r>
        <w:t>с</w:t>
      </w:r>
      <w:r>
        <w:t>чезнет.</w:t>
      </w:r>
    </w:p>
    <w:p w14:paraId="7D9800B2" w14:textId="77777777" w:rsidR="00D30B85" w:rsidRDefault="00D30B85" w:rsidP="00F509F0">
      <w:pPr>
        <w:pStyle w:val="ab"/>
      </w:pPr>
      <w:r>
        <w:t>————————</w:t>
      </w:r>
    </w:p>
    <w:p w14:paraId="4B5FBAA7" w14:textId="77777777" w:rsidR="00D30B85" w:rsidRDefault="00D30B85" w:rsidP="00873ABF">
      <w:pPr>
        <w:pStyle w:val="PlainText"/>
      </w:pPr>
      <w:r>
        <w:t xml:space="preserve">При этом ГБ-шно-РПЦ-шная политическая мафия приняла на </w:t>
      </w:r>
      <w:r>
        <w:lastRenderedPageBreak/>
        <w:t>себя в управлении Россионией те функции, которые несёт масо</w:t>
      </w:r>
      <w:r>
        <w:t>н</w:t>
      </w:r>
      <w:r>
        <w:t>ское сообщество в обществе США и Европы.</w:t>
      </w:r>
    </w:p>
    <w:p w14:paraId="32887A9A" w14:textId="77777777" w:rsidR="00D30B85" w:rsidRDefault="00D30B85" w:rsidP="00873ABF">
      <w:pPr>
        <w:pStyle w:val="PlainText"/>
      </w:pPr>
      <w:r>
        <w:t>Поскольку в этом управленческом качестве отечественные либералы её заменить не могут, то они напрасно тешат себя н</w:t>
      </w:r>
      <w:r>
        <w:t>а</w:t>
      </w:r>
      <w:r>
        <w:t>деждами, что «заграница им поможет» в деле ниспровержения в Россионии режима «великого инквизитора» и возобновления р</w:t>
      </w:r>
      <w:r>
        <w:t>е</w:t>
      </w:r>
      <w:r>
        <w:t>жима «великого комбинатора», хотя обозначать себя в политич</w:t>
      </w:r>
      <w:r>
        <w:t>е</w:t>
      </w:r>
      <w:r>
        <w:t>ском спектре россионского общества им тоже никто не будет м</w:t>
      </w:r>
      <w:r>
        <w:t>е</w:t>
      </w:r>
      <w:r>
        <w:t xml:space="preserve">шать </w:t>
      </w:r>
      <w:r w:rsidRPr="00223AAE">
        <w:t>—</w:t>
      </w:r>
      <w:r>
        <w:t xml:space="preserve"> в том числе и потому, что никакой поддержки в прост</w:t>
      </w:r>
      <w:r>
        <w:t>о</w:t>
      </w:r>
      <w:r>
        <w:t>народье у либерал-буржу</w:t>
      </w:r>
      <w:r>
        <w:softHyphen/>
        <w:t>инов нет; как нет её и у КПРФ.</w:t>
      </w:r>
    </w:p>
    <w:p w14:paraId="38D428EF" w14:textId="7ED2A089" w:rsidR="00D30B85" w:rsidRDefault="00D30B85" w:rsidP="00873ABF">
      <w:pPr>
        <w:pStyle w:val="PlainText"/>
      </w:pPr>
      <w:r>
        <w:t>Практически сразу же после прихода к власти режим «велик</w:t>
      </w:r>
      <w:r>
        <w:t>о</w:t>
      </w:r>
      <w:r>
        <w:t>го инквизитора» проявил свою ответственность и догадливость в политике глобального масштаба. После того, как в ходе уч</w:t>
      </w:r>
      <w:r>
        <w:t>е</w:t>
      </w:r>
      <w:r>
        <w:t xml:space="preserve">ний Северного флота РФ 12 августа </w:t>
      </w:r>
      <w:smartTag w:uri="urn:schemas-microsoft-com:office:smarttags" w:element="metricconverter">
        <w:smartTagPr>
          <w:attr w:name="ProductID" w:val="2000 г"/>
        </w:smartTagPr>
        <w:r>
          <w:t>2000 г</w:t>
        </w:r>
      </w:smartTag>
      <w:r>
        <w:t>. АПЛ США потопила то</w:t>
      </w:r>
      <w:r>
        <w:t>р</w:t>
      </w:r>
      <w:r>
        <w:t>педным залпом (по ошибке) российскую АПЛ “Курск”, режим «великого инквизитора» замял дело и не придал огласке правду, выполнив некие закулисные договорённости, а когда эти догов</w:t>
      </w:r>
      <w:r>
        <w:t>о</w:t>
      </w:r>
      <w:r>
        <w:t xml:space="preserve">рённости стали нарушаться другими участниками, </w:t>
      </w:r>
      <w:r w:rsidRPr="00223AAE">
        <w:t>—</w:t>
      </w:r>
      <w:r>
        <w:t xml:space="preserve"> прозрачно намекнул им на необходимость их соблюдения.</w:t>
      </w:r>
      <w:r w:rsidRPr="00D30B85">
        <w:rPr>
          <w:vertAlign w:val="superscript"/>
        </w:rPr>
        <w:t>[CDIII]</w:t>
      </w:r>
      <w:r>
        <w:t xml:space="preserve"> </w:t>
      </w:r>
    </w:p>
    <w:p w14:paraId="3E331B23" w14:textId="77777777" w:rsidR="00D30B85" w:rsidRDefault="00D30B85" w:rsidP="00873ABF">
      <w:pPr>
        <w:pStyle w:val="PlainText"/>
      </w:pPr>
      <w:r>
        <w:t>Практически сразу же после гибели “Курска” и достижения неких закулисных договорённ</w:t>
      </w:r>
      <w:r>
        <w:t>о</w:t>
      </w:r>
      <w:r>
        <w:t xml:space="preserve">стей об освещении этого вопроса </w:t>
      </w:r>
      <w:r w:rsidRPr="00A97598">
        <w:rPr>
          <w:i/>
        </w:rPr>
        <w:t>досужей</w:t>
      </w:r>
      <w:r>
        <w:t xml:space="preserve"> публике, режим «великого инквизитора» был п</w:t>
      </w:r>
      <w:r>
        <w:t>о</w:t>
      </w:r>
      <w:r>
        <w:t>ощрён за «понятливость» тем, что</w:t>
      </w:r>
      <w:r w:rsidRPr="002A3B3A">
        <w:rPr>
          <w:i/>
        </w:rPr>
        <w:t xml:space="preserve"> — без каких бы то ни было социально-экономических пр</w:t>
      </w:r>
      <w:r w:rsidRPr="002A3B3A">
        <w:rPr>
          <w:i/>
        </w:rPr>
        <w:t>и</w:t>
      </w:r>
      <w:r w:rsidRPr="002A3B3A">
        <w:rPr>
          <w:i/>
        </w:rPr>
        <w:t>чин —</w:t>
      </w:r>
      <w:r>
        <w:t xml:space="preserve"> спустя примерно неделю после гибели лодки и её экипажа резко выросли цены на нефть, которые пр</w:t>
      </w:r>
      <w:r>
        <w:t>о</w:t>
      </w:r>
      <w:r>
        <w:t>должали расти и держались на необычайно высоком уровне вплоть до н</w:t>
      </w:r>
      <w:r>
        <w:t>а</w:t>
      </w:r>
      <w:r>
        <w:t xml:space="preserve">чала в </w:t>
      </w:r>
      <w:smartTag w:uri="urn:schemas-microsoft-com:office:smarttags" w:element="metricconverter">
        <w:smartTagPr>
          <w:attr w:name="ProductID" w:val="2008 г"/>
        </w:smartTagPr>
        <w:r>
          <w:t>2008 г</w:t>
        </w:r>
      </w:smartTag>
      <w:r>
        <w:t>. мирового финансово-экономического криз</w:t>
      </w:r>
      <w:r>
        <w:t>и</w:t>
      </w:r>
      <w:r>
        <w:t xml:space="preserve">са. </w:t>
      </w:r>
    </w:p>
    <w:p w14:paraId="49A4DE0A" w14:textId="77777777" w:rsidR="00D30B85" w:rsidRDefault="00D30B85" w:rsidP="00873ABF">
      <w:pPr>
        <w:pStyle w:val="PlainText"/>
      </w:pPr>
      <w:r>
        <w:t>Выросшие доходы от продажи нефти на экспорт позволили режиму «великого инквизит</w:t>
      </w:r>
      <w:r>
        <w:t>о</w:t>
      </w:r>
      <w:r>
        <w:t xml:space="preserve">ра» </w:t>
      </w:r>
      <w:r>
        <w:rPr>
          <w:i/>
        </w:rPr>
        <w:t>в условиях разрухи в реальном секторе собственной экономики (прежде всего, в обрабатыва</w:t>
      </w:r>
      <w:r>
        <w:rPr>
          <w:i/>
        </w:rPr>
        <w:t>ю</w:t>
      </w:r>
      <w:r>
        <w:rPr>
          <w:i/>
        </w:rPr>
        <w:t xml:space="preserve">щих отраслях) </w:t>
      </w:r>
      <w:r>
        <w:t>восстановить функционирование государственного аппарата, разрядить в стране социальную напряжённость, начать решать задачи по интеграции России и её разностороннего поте</w:t>
      </w:r>
      <w:r>
        <w:t>н</w:t>
      </w:r>
      <w:r>
        <w:t>циала в мировое хозяйство. И определённые успехи в этих делах являются основанием для того, чтобы Россиония, не бряцая ор</w:t>
      </w:r>
      <w:r>
        <w:t>у</w:t>
      </w:r>
      <w:r>
        <w:t xml:space="preserve">жием, ставила бы перед либерально-буржуазным миром </w:t>
      </w:r>
      <w:r w:rsidRPr="00A97598">
        <w:rPr>
          <w:b/>
        </w:rPr>
        <w:t>вопросы, на которые нет ответов в либерально-буржуазной модели</w:t>
      </w:r>
      <w:r>
        <w:t xml:space="preserve">, </w:t>
      </w:r>
      <w:r w:rsidRPr="00A97598">
        <w:rPr>
          <w:i/>
        </w:rPr>
        <w:t xml:space="preserve">но которые </w:t>
      </w:r>
      <w:r w:rsidRPr="00A97598">
        <w:rPr>
          <w:i/>
        </w:rPr>
        <w:lastRenderedPageBreak/>
        <w:t>необходимо решать в глобальных масштабах</w:t>
      </w:r>
      <w:r>
        <w:t xml:space="preserve">. </w:t>
      </w:r>
    </w:p>
    <w:p w14:paraId="54E6F4AE" w14:textId="77777777" w:rsidR="00D30B85" w:rsidRDefault="00D30B85" w:rsidP="00C50FE4">
      <w:pPr>
        <w:pStyle w:val="a7"/>
      </w:pPr>
      <w:r>
        <w:t xml:space="preserve">Т.е. </w:t>
      </w:r>
      <w:r w:rsidRPr="0023287F">
        <w:rPr>
          <w:b/>
        </w:rPr>
        <w:t>политически</w:t>
      </w:r>
      <w:r>
        <w:rPr>
          <w:b/>
        </w:rPr>
        <w:t xml:space="preserve"> </w:t>
      </w:r>
      <w:r w:rsidRPr="0023287F">
        <w:rPr>
          <w:b/>
        </w:rPr>
        <w:t>реально</w:t>
      </w:r>
      <w:r>
        <w:t xml:space="preserve"> послеельцинский режим «велик</w:t>
      </w:r>
      <w:r>
        <w:t>о</w:t>
      </w:r>
      <w:r>
        <w:t xml:space="preserve">го инквизитора» работает на воплощение в жизнь теории </w:t>
      </w:r>
      <w:r w:rsidRPr="00B7495F">
        <w:rPr>
          <w:i/>
        </w:rPr>
        <w:t>«конвергенции», хотя и не произносит этого слова</w:t>
      </w:r>
      <w:r>
        <w:rPr>
          <w:i/>
        </w:rPr>
        <w:t xml:space="preserve">: </w:t>
      </w:r>
      <w:r>
        <w:t xml:space="preserve">кто знает </w:t>
      </w:r>
      <w:r w:rsidRPr="00223AAE">
        <w:t>—</w:t>
      </w:r>
      <w:r>
        <w:t xml:space="preserve"> тот поймёт, а кто не знает </w:t>
      </w:r>
      <w:r w:rsidRPr="00223AAE">
        <w:t>—</w:t>
      </w:r>
      <w:r>
        <w:t xml:space="preserve"> этого его проблемы.</w:t>
      </w:r>
    </w:p>
    <w:p w14:paraId="3B45A941" w14:textId="77777777" w:rsidR="00D30B85" w:rsidRDefault="00D30B85" w:rsidP="00873ABF">
      <w:pPr>
        <w:pStyle w:val="PlainText"/>
      </w:pPr>
      <w:r>
        <w:t xml:space="preserve">В результате возникла парадоксальная ситуация: </w:t>
      </w:r>
    </w:p>
    <w:p w14:paraId="7A7AE79E" w14:textId="71EFA9E6" w:rsidR="00D30B85" w:rsidRDefault="00D30B85" w:rsidP="00C50FE4">
      <w:pPr>
        <w:pStyle w:val="a7"/>
      </w:pPr>
      <w:r>
        <w:t>При общей деградации науки, системы образования, экон</w:t>
      </w:r>
      <w:r>
        <w:t>о</w:t>
      </w:r>
      <w:r>
        <w:t>мики и вооружённых сил, которая продолжается до насто</w:t>
      </w:r>
      <w:r>
        <w:t>я</w:t>
      </w:r>
      <w:r>
        <w:t>щего времени</w:t>
      </w:r>
      <w:r w:rsidRPr="00D30B85">
        <w:rPr>
          <w:vertAlign w:val="superscript"/>
        </w:rPr>
        <w:t>[CDIV]</w:t>
      </w:r>
      <w:r>
        <w:t>, и вопреки всему этому Россия обретает в м</w:t>
      </w:r>
      <w:r>
        <w:t>и</w:t>
      </w:r>
      <w:r>
        <w:t>ре некий статус, который не вполне понятен, но с которым в других странах многие связывают свои надежды на решение глобальных проблем, порождённых экспансией буржуазного либерализма во все р</w:t>
      </w:r>
      <w:r>
        <w:t>е</w:t>
      </w:r>
      <w:r>
        <w:t>гионы.</w:t>
      </w:r>
    </w:p>
    <w:p w14:paraId="5814A3C4" w14:textId="6682B59F" w:rsidR="00D30B85" w:rsidRDefault="00D30B85" w:rsidP="00873ABF">
      <w:pPr>
        <w:pStyle w:val="PlainText"/>
      </w:pPr>
      <w:r>
        <w:t>Наряду с этим идёт процесс «оцивилизовывания», если не действующих в политике и бизнесе взрослых отечественных “элитариев”, помнящих советское прошлое и поднявшихся в годы реформ «великого комбинатора» (эти необучаемы), то детишек “элитариев” первого пок</w:t>
      </w:r>
      <w:r>
        <w:t>о</w:t>
      </w:r>
      <w:r>
        <w:t xml:space="preserve">ления: образование в вузах Европы и США </w:t>
      </w:r>
      <w:r w:rsidRPr="00223AAE">
        <w:t>—</w:t>
      </w:r>
      <w:r>
        <w:t xml:space="preserve"> это престижно, но доступно только для детей “элитар</w:t>
      </w:r>
      <w:r>
        <w:t>и</w:t>
      </w:r>
      <w:r>
        <w:t xml:space="preserve">ев” и </w:t>
      </w:r>
      <w:r w:rsidRPr="00E13967">
        <w:rPr>
          <w:i/>
        </w:rPr>
        <w:t>богатеев</w:t>
      </w:r>
      <w:r>
        <w:rPr>
          <w:i/>
        </w:rPr>
        <w:t>-нуворишей</w:t>
      </w:r>
      <w:r w:rsidRPr="00D30B85">
        <w:rPr>
          <w:vertAlign w:val="superscript"/>
        </w:rPr>
        <w:t>[CDV]</w:t>
      </w:r>
      <w:r w:rsidRPr="00E13967">
        <w:rPr>
          <w:i/>
        </w:rPr>
        <w:t xml:space="preserve"> </w:t>
      </w:r>
      <w:r>
        <w:t>особенно, если это образование в о</w:t>
      </w:r>
      <w:r>
        <w:t>б</w:t>
      </w:r>
      <w:r>
        <w:t>ласти «менагерства» (менеджмента), экономики и финансов. Д</w:t>
      </w:r>
      <w:r>
        <w:t>е</w:t>
      </w:r>
      <w:r>
        <w:t>тишки “элитариев”, получая его, в большинстве своём убеждены в том, что именно они преодолевают многовековую отсталость Отечества в области государственного управления и организации экономики на основе передовых идей, не понимая однако Жизни и предназначения осваиваемых ими «передовых идей» и навыков на их о</w:t>
      </w:r>
      <w:r>
        <w:t>с</w:t>
      </w:r>
      <w:r>
        <w:t>нове</w:t>
      </w:r>
      <w:r w:rsidRPr="00D30B85">
        <w:rPr>
          <w:vertAlign w:val="superscript"/>
        </w:rPr>
        <w:t>[CDVI]</w:t>
      </w:r>
      <w:r>
        <w:t>.</w:t>
      </w:r>
    </w:p>
    <w:p w14:paraId="2ADB6A59" w14:textId="77777777" w:rsidR="00D30B85" w:rsidRDefault="00D30B85" w:rsidP="00F509F0">
      <w:pPr>
        <w:pStyle w:val="ab"/>
      </w:pPr>
      <w:r w:rsidRPr="00223AAE">
        <w:t>————————</w:t>
      </w:r>
    </w:p>
    <w:p w14:paraId="3E8BB17F" w14:textId="7185935D" w:rsidR="00D30B85" w:rsidRDefault="00D30B85" w:rsidP="00873ABF">
      <w:pPr>
        <w:pStyle w:val="PlainText"/>
      </w:pPr>
      <w:r>
        <w:t xml:space="preserve">Итоги двух президентских сроков В.В.Путина некоторая часть общества охарактеризовала весьма ёмким словом </w:t>
      </w:r>
      <w:r w:rsidRPr="00223AAE">
        <w:t>—</w:t>
      </w:r>
      <w:r>
        <w:t xml:space="preserve"> «стабил</w:t>
      </w:r>
      <w:r>
        <w:t>и</w:t>
      </w:r>
      <w:r>
        <w:t xml:space="preserve">зец»: с одной стороны </w:t>
      </w:r>
      <w:r w:rsidRPr="00223AAE">
        <w:t>—</w:t>
      </w:r>
      <w:r>
        <w:t xml:space="preserve"> ускорявшееся на протяжении второй половины 1980</w:t>
      </w:r>
      <w:r>
        <w:noBreakHyphen/>
        <w:t>х </w:t>
      </w:r>
      <w:r w:rsidRPr="00223AAE">
        <w:t>—</w:t>
      </w:r>
      <w:r>
        <w:t xml:space="preserve"> 1990</w:t>
      </w:r>
      <w:r>
        <w:noBreakHyphen/>
        <w:t>х гг. движение к катастрофе, если и не было остановлено, то существенно замедлилось, что предостав</w:t>
      </w:r>
      <w:r>
        <w:t>и</w:t>
      </w:r>
      <w:r>
        <w:t xml:space="preserve">ло некоторый запас времени на осуществление модернизации страны; с другой стороны </w:t>
      </w:r>
      <w:r w:rsidRPr="00223AAE">
        <w:t>—</w:t>
      </w:r>
      <w:r>
        <w:t xml:space="preserve"> если не произвести </w:t>
      </w:r>
      <w:r w:rsidRPr="004C1C93">
        <w:rPr>
          <w:i/>
        </w:rPr>
        <w:lastRenderedPageBreak/>
        <w:t>модернизации страны</w:t>
      </w:r>
      <w:r w:rsidRPr="00D30B85">
        <w:rPr>
          <w:vertAlign w:val="superscript"/>
        </w:rPr>
        <w:t>[CDVII]</w:t>
      </w:r>
      <w:r>
        <w:t xml:space="preserve">, то перспективы </w:t>
      </w:r>
      <w:r w:rsidRPr="00223AAE">
        <w:t>—</w:t>
      </w:r>
      <w:r>
        <w:t xml:space="preserve"> многооб</w:t>
      </w:r>
      <w:r>
        <w:t>е</w:t>
      </w:r>
      <w:r>
        <w:t xml:space="preserve">щающие… </w:t>
      </w:r>
    </w:p>
    <w:p w14:paraId="102534D3" w14:textId="77777777" w:rsidR="00D30B85" w:rsidRDefault="00D30B85" w:rsidP="00F509F0">
      <w:pPr>
        <w:pStyle w:val="ab"/>
      </w:pPr>
      <w:r w:rsidRPr="00223AAE">
        <w:t>————————</w:t>
      </w:r>
    </w:p>
    <w:p w14:paraId="7E683467" w14:textId="77777777" w:rsidR="00D30B85" w:rsidRPr="00C74C5D" w:rsidRDefault="00D30B85" w:rsidP="00C74C5D">
      <w:pPr>
        <w:pStyle w:val="Heading3"/>
        <w:spacing w:before="0"/>
      </w:pPr>
      <w:bookmarkStart w:id="43" w:name="_Toc237339548"/>
      <w:r w:rsidRPr="00C74C5D">
        <w:rPr>
          <w:b/>
          <w:i w:val="0"/>
        </w:rPr>
        <w:t>Отступление от темы:</w:t>
      </w:r>
      <w:r>
        <w:br/>
        <w:t>Модернизация страны</w:t>
      </w:r>
      <w:bookmarkEnd w:id="43"/>
    </w:p>
    <w:p w14:paraId="7EAF44A2" w14:textId="77777777" w:rsidR="00D30B85" w:rsidRDefault="00D30B85" w:rsidP="00C74C5D">
      <w:pPr>
        <w:pStyle w:val="a7"/>
        <w:spacing w:before="0"/>
      </w:pPr>
      <w:r>
        <w:t>Под модернизацией страны мы понимаем выведение общес</w:t>
      </w:r>
      <w:r>
        <w:t>т</w:t>
      </w:r>
      <w:r>
        <w:t>ва, переживающего затяжной глубокий кризис общекульту</w:t>
      </w:r>
      <w:r>
        <w:t>р</w:t>
      </w:r>
      <w:r>
        <w:t>ного характера, на уровень передовых стран в исторически короткие сроки — в течение активной жизни одного покол</w:t>
      </w:r>
      <w:r>
        <w:t>е</w:t>
      </w:r>
      <w:r>
        <w:t>ния. В результате успешной модернизации нормой жизни общества в течение одного — двух десятилетий становятся достижения культуры, на создание которых другим народам в ходе их самобытного эволюционного развития потребов</w:t>
      </w:r>
      <w:r>
        <w:t>а</w:t>
      </w:r>
      <w:r>
        <w:t>лось несколько десятилетий, а то и столетий.</w:t>
      </w:r>
    </w:p>
    <w:p w14:paraId="24E8E660" w14:textId="77777777" w:rsidR="00D30B85" w:rsidRDefault="00D30B85" w:rsidP="00873ABF">
      <w:pPr>
        <w:pStyle w:val="PlainText"/>
      </w:pPr>
      <w:r>
        <w:t>Т.е. модернизация страны и её безкризисное развитие в реж</w:t>
      </w:r>
      <w:r>
        <w:t>и</w:t>
      </w:r>
      <w:r>
        <w:t>ме мирового лидера — разные явления, хотя в них есть много о</w:t>
      </w:r>
      <w:r>
        <w:t>б</w:t>
      </w:r>
      <w:r>
        <w:t xml:space="preserve">щего. </w:t>
      </w:r>
    </w:p>
    <w:p w14:paraId="15DABD88" w14:textId="77777777" w:rsidR="00D30B85" w:rsidRDefault="00D30B85" w:rsidP="00873ABF">
      <w:pPr>
        <w:pStyle w:val="PlainText"/>
      </w:pPr>
      <w:r>
        <w:t>Модернизация страны, конечно требует устойчивости хозя</w:t>
      </w:r>
      <w:r>
        <w:t>й</w:t>
      </w:r>
      <w:r>
        <w:t>ственной деятельности и отсутствия сколь-нибудь значимой а</w:t>
      </w:r>
      <w:r>
        <w:t>к</w:t>
      </w:r>
      <w:r>
        <w:t xml:space="preserve">тивности политического экстремизма, но </w:t>
      </w:r>
      <w:r>
        <w:rPr>
          <w:u w:val="single"/>
        </w:rPr>
        <w:t>модернизация стр</w:t>
      </w:r>
      <w:r>
        <w:rPr>
          <w:u w:val="single"/>
        </w:rPr>
        <w:t>а</w:t>
      </w:r>
      <w:r>
        <w:rPr>
          <w:u w:val="single"/>
        </w:rPr>
        <w:t>ны</w:t>
      </w:r>
      <w:r>
        <w:rPr>
          <w:i/>
          <w:u w:val="single"/>
        </w:rPr>
        <w:t xml:space="preserve"> в своей полноте</w:t>
      </w:r>
      <w:r>
        <w:rPr>
          <w:i/>
        </w:rPr>
        <w:t xml:space="preserve"> </w:t>
      </w:r>
      <w:r>
        <w:t>всё же выражается не в этих, а в других показат</w:t>
      </w:r>
      <w:r>
        <w:t>е</w:t>
      </w:r>
      <w:r>
        <w:t>лях жизни общества. Применительно к нынешнему положению России и её перспективам это:</w:t>
      </w:r>
    </w:p>
    <w:p w14:paraId="03A5B6EB" w14:textId="77777777" w:rsidR="00D30B85" w:rsidRDefault="00D30B85" w:rsidP="00873ABF">
      <w:pPr>
        <w:pStyle w:val="PlainText"/>
      </w:pPr>
      <w:r>
        <w:t>ГРУППА</w:t>
      </w:r>
      <w:r>
        <w:rPr>
          <w:b/>
        </w:rPr>
        <w:t xml:space="preserve"> КЛЮЧЕВЫХ </w:t>
      </w:r>
      <w:r>
        <w:t>ПОКАЗАТЕЛЕЙ:</w:t>
      </w:r>
    </w:p>
    <w:p w14:paraId="076704CE" w14:textId="77777777" w:rsidR="00D30B85" w:rsidRDefault="00D30B85" w:rsidP="00F509F0">
      <w:pPr>
        <w:pStyle w:val="a3"/>
        <w:numPr>
          <w:ilvl w:val="0"/>
          <w:numId w:val="18"/>
        </w:numPr>
        <w:ind w:left="397" w:hanging="227"/>
      </w:pPr>
      <w:r>
        <w:t>общий рост культуры населения на основе совершенствов</w:t>
      </w:r>
      <w:r>
        <w:t>а</w:t>
      </w:r>
      <w:r>
        <w:t>ния системы обр</w:t>
      </w:r>
      <w:r>
        <w:t>а</w:t>
      </w:r>
      <w:r>
        <w:t>зования;</w:t>
      </w:r>
    </w:p>
    <w:p w14:paraId="1630057E" w14:textId="77777777" w:rsidR="00D30B85" w:rsidRDefault="00D30B85" w:rsidP="00F509F0">
      <w:pPr>
        <w:pStyle w:val="a3"/>
        <w:numPr>
          <w:ilvl w:val="0"/>
          <w:numId w:val="18"/>
        </w:numPr>
        <w:ind w:left="397" w:hanging="227"/>
      </w:pPr>
      <w:r>
        <w:t>совершенствование качества образования за счёт:</w:t>
      </w:r>
    </w:p>
    <w:p w14:paraId="4B4F5E28" w14:textId="77777777" w:rsidR="00D30B85" w:rsidRDefault="00D30B85" w:rsidP="00F509F0">
      <w:pPr>
        <w:pStyle w:val="2"/>
        <w:numPr>
          <w:ilvl w:val="0"/>
          <w:numId w:val="25"/>
        </w:numPr>
        <w:ind w:left="624" w:hanging="227"/>
      </w:pPr>
      <w:r>
        <w:t>устранения из системы образовательных стандартов неад</w:t>
      </w:r>
      <w:r>
        <w:t>е</w:t>
      </w:r>
      <w:r>
        <w:t>кватных жизни концепций тех или иных исторически сл</w:t>
      </w:r>
      <w:r>
        <w:t>о</w:t>
      </w:r>
      <w:r>
        <w:t>жившихся научных школ;</w:t>
      </w:r>
    </w:p>
    <w:p w14:paraId="3EDC04E4" w14:textId="77777777" w:rsidR="00D30B85" w:rsidRDefault="00D30B85" w:rsidP="00F509F0">
      <w:pPr>
        <w:pStyle w:val="2"/>
        <w:numPr>
          <w:ilvl w:val="0"/>
          <w:numId w:val="25"/>
        </w:numPr>
        <w:ind w:left="624" w:hanging="227"/>
      </w:pPr>
      <w:r>
        <w:t>переход системы образования от распространения книжной “мудрости” к распро</w:t>
      </w:r>
      <w:r>
        <w:softHyphen/>
        <w:t>стра</w:t>
      </w:r>
      <w:r>
        <w:softHyphen/>
        <w:t>не</w:t>
      </w:r>
      <w:r>
        <w:softHyphen/>
        <w:t>нию навыков самостоятельного познания Жизни и разнородного творчества;</w:t>
      </w:r>
    </w:p>
    <w:p w14:paraId="19B468EF" w14:textId="77777777" w:rsidR="00D30B85" w:rsidRDefault="00D30B85" w:rsidP="00F509F0">
      <w:pPr>
        <w:pStyle w:val="a3"/>
        <w:numPr>
          <w:ilvl w:val="0"/>
          <w:numId w:val="18"/>
        </w:numPr>
        <w:ind w:left="397" w:hanging="227"/>
      </w:pPr>
      <w:r>
        <w:t>переход общества к организации самоуправления на основе разного рода «динамичных» — «виртуальных» структур, по</w:t>
      </w:r>
      <w:r>
        <w:t>д</w:t>
      </w:r>
      <w:r>
        <w:t xml:space="preserve">держивающих коллективную деятельность людей, поскольку в косных структурах, тем более, воспроизводящих </w:t>
      </w:r>
      <w:r>
        <w:lastRenderedPageBreak/>
        <w:t>себя в пр</w:t>
      </w:r>
      <w:r>
        <w:t>е</w:t>
      </w:r>
      <w:r>
        <w:t>емственности поколений на узко-клановой основе, творч</w:t>
      </w:r>
      <w:r>
        <w:t>е</w:t>
      </w:r>
      <w:r>
        <w:t>ский потенциал миллионов людей не может быть реализован.</w:t>
      </w:r>
    </w:p>
    <w:p w14:paraId="392A64F4" w14:textId="77777777" w:rsidR="00D30B85" w:rsidRDefault="00D30B85" w:rsidP="00873ABF">
      <w:pPr>
        <w:pStyle w:val="PlainText"/>
      </w:pPr>
      <w:r>
        <w:t>ПОКАЗАТЕЛИ, ПРОИЗВОДНЫЕ ОТ КЛЮЧЕВЫХ:</w:t>
      </w:r>
    </w:p>
    <w:p w14:paraId="2A6FAD19" w14:textId="77777777" w:rsidR="00D30B85" w:rsidRDefault="00D30B85" w:rsidP="00F509F0">
      <w:pPr>
        <w:pStyle w:val="a3"/>
        <w:numPr>
          <w:ilvl w:val="0"/>
          <w:numId w:val="18"/>
        </w:numPr>
        <w:ind w:left="397" w:hanging="227"/>
      </w:pPr>
      <w:r>
        <w:t>технологическое обновление сферы производства за счёт массового внедрения более совершенных технологий и орг</w:t>
      </w:r>
      <w:r>
        <w:t>а</w:t>
      </w:r>
      <w:r>
        <w:t>низации (по показателям: производственный травматизм и з</w:t>
      </w:r>
      <w:r>
        <w:t>а</w:t>
      </w:r>
      <w:r>
        <w:t>болеваемость, вредоносное воздействие на среду обитания, отдача на единицу учёта вкладываемых ресурсов и т.п.);</w:t>
      </w:r>
    </w:p>
    <w:p w14:paraId="1950645D" w14:textId="77777777" w:rsidR="00D30B85" w:rsidRDefault="00D30B85" w:rsidP="00F509F0">
      <w:pPr>
        <w:pStyle w:val="a3"/>
        <w:numPr>
          <w:ilvl w:val="0"/>
          <w:numId w:val="18"/>
        </w:numPr>
        <w:ind w:left="397" w:hanging="227"/>
      </w:pPr>
      <w:r>
        <w:t>массовое производство принципиально новых видов проду</w:t>
      </w:r>
      <w:r>
        <w:t>к</w:t>
      </w:r>
      <w:r>
        <w:t>ции и совершенствование ранее производимых видов проду</w:t>
      </w:r>
      <w:r>
        <w:t>к</w:t>
      </w:r>
      <w:r>
        <w:t>ции по показателям эргономичности и экологичности;</w:t>
      </w:r>
    </w:p>
    <w:p w14:paraId="3C26F3D1" w14:textId="77777777" w:rsidR="00D30B85" w:rsidRDefault="00D30B85" w:rsidP="00F509F0">
      <w:pPr>
        <w:pStyle w:val="a3"/>
        <w:numPr>
          <w:ilvl w:val="0"/>
          <w:numId w:val="18"/>
        </w:numPr>
        <w:ind w:left="397" w:hanging="227"/>
      </w:pPr>
      <w:r>
        <w:t>развитие инфраструктур как систем интеграции общества;</w:t>
      </w:r>
    </w:p>
    <w:p w14:paraId="3D645CF6" w14:textId="77777777" w:rsidR="00D30B85" w:rsidRDefault="00D30B85" w:rsidP="00F509F0">
      <w:pPr>
        <w:pStyle w:val="a3"/>
        <w:numPr>
          <w:ilvl w:val="0"/>
          <w:numId w:val="18"/>
        </w:numPr>
        <w:ind w:left="397" w:hanging="227"/>
      </w:pPr>
      <w:r>
        <w:t>устойчивость, развитие и возрождение биоценозов в регионах хозяйственной деятельности и проживания населения;</w:t>
      </w:r>
    </w:p>
    <w:p w14:paraId="4E4F2082" w14:textId="77777777" w:rsidR="00D30B85" w:rsidRDefault="00D30B85" w:rsidP="00F509F0">
      <w:pPr>
        <w:pStyle w:val="a3"/>
        <w:numPr>
          <w:ilvl w:val="0"/>
          <w:numId w:val="18"/>
        </w:numPr>
        <w:ind w:left="397" w:hanging="227"/>
      </w:pPr>
      <w:r>
        <w:t>увеличение количества и расширение площадей природных заповедников, на территории которых хозяйственная де</w:t>
      </w:r>
      <w:r>
        <w:t>я</w:t>
      </w:r>
      <w:r>
        <w:t>тельность не ведётся (главное функциональное назначение заповедников — оздоровление биоценозов прилегающих к ним территорий).</w:t>
      </w:r>
    </w:p>
    <w:p w14:paraId="4C9EFE95" w14:textId="77777777" w:rsidR="00D30B85" w:rsidRDefault="00D30B85" w:rsidP="00F509F0">
      <w:pPr>
        <w:pStyle w:val="ab"/>
      </w:pPr>
      <w:r>
        <w:t>———————</w:t>
      </w:r>
    </w:p>
    <w:p w14:paraId="0A996E6D" w14:textId="6957DB8B" w:rsidR="00D30B85" w:rsidRDefault="00D30B85" w:rsidP="00873ABF">
      <w:pPr>
        <w:pStyle w:val="PlainText"/>
      </w:pPr>
      <w:r>
        <w:t>А родоплеменной “элитаризм”, строительством которого з</w:t>
      </w:r>
      <w:r>
        <w:t>а</w:t>
      </w:r>
      <w:r>
        <w:t xml:space="preserve">нятая нынешняя правящая “элита” Россионии, </w:t>
      </w:r>
      <w:r w:rsidRPr="00223AAE">
        <w:t>—</w:t>
      </w:r>
      <w:r>
        <w:t xml:space="preserve"> это плохая о</w:t>
      </w:r>
      <w:r>
        <w:t>с</w:t>
      </w:r>
      <w:r>
        <w:t>нова для модернизации страны. Тем не менее обучение детишек отеч</w:t>
      </w:r>
      <w:r>
        <w:t>е</w:t>
      </w:r>
      <w:r>
        <w:t xml:space="preserve">ственных “элитариев” и </w:t>
      </w:r>
      <w:r w:rsidRPr="000E72AC">
        <w:rPr>
          <w:i/>
        </w:rPr>
        <w:t>богатеев</w:t>
      </w:r>
      <w:r>
        <w:rPr>
          <w:i/>
        </w:rPr>
        <w:t>-нуворишей</w:t>
      </w:r>
      <w:r>
        <w:t xml:space="preserve"> в вузах Европы и США, включая и самые «престижные», по разным направлен</w:t>
      </w:r>
      <w:r>
        <w:t>и</w:t>
      </w:r>
      <w:r>
        <w:t>ям «менагерства» и продвижение их в бизнес и государственный а</w:t>
      </w:r>
      <w:r>
        <w:t>п</w:t>
      </w:r>
      <w:r>
        <w:t xml:space="preserve">парат </w:t>
      </w:r>
      <w:r w:rsidRPr="00223AAE">
        <w:t>—</w:t>
      </w:r>
      <w:r>
        <w:t xml:space="preserve"> это попытка реализовать </w:t>
      </w:r>
      <w:r w:rsidRPr="001A5741">
        <w:rPr>
          <w:i/>
        </w:rPr>
        <w:t>тайм-аут, организованный режимом «великого инквизитора»</w:t>
      </w:r>
      <w:r>
        <w:rPr>
          <w:i/>
        </w:rPr>
        <w:t>,</w:t>
      </w:r>
      <w:r>
        <w:t xml:space="preserve"> и поднять качество управл</w:t>
      </w:r>
      <w:r>
        <w:t>е</w:t>
      </w:r>
      <w:r>
        <w:t>ния в государственном аппарате и бизнесе (прежде всего кру</w:t>
      </w:r>
      <w:r>
        <w:t>п</w:t>
      </w:r>
      <w:r>
        <w:t>ном, а так же и в имеющим партнёров за границей) на основе з</w:t>
      </w:r>
      <w:r>
        <w:t>а</w:t>
      </w:r>
      <w:r>
        <w:t>падного о</w:t>
      </w:r>
      <w:r>
        <w:t>б</w:t>
      </w:r>
      <w:r>
        <w:t>разования, представляющегося многим (и прежде всего “элитариям”) наиболее передовым и соверше</w:t>
      </w:r>
      <w:r>
        <w:t>н</w:t>
      </w:r>
      <w:r>
        <w:t>ным</w:t>
      </w:r>
      <w:r w:rsidRPr="00D30B85">
        <w:rPr>
          <w:vertAlign w:val="superscript"/>
        </w:rPr>
        <w:t>[CDVIII]</w:t>
      </w:r>
      <w:r>
        <w:t xml:space="preserve">. </w:t>
      </w:r>
    </w:p>
    <w:p w14:paraId="3B2E0C56" w14:textId="4C2B465D" w:rsidR="00D30B85" w:rsidRDefault="00D30B85" w:rsidP="00873ABF">
      <w:pPr>
        <w:pStyle w:val="PlainText"/>
      </w:pPr>
      <w:r>
        <w:t xml:space="preserve">Кто-то </w:t>
      </w:r>
      <w:r w:rsidRPr="00F91F52">
        <w:rPr>
          <w:b/>
        </w:rPr>
        <w:t>тешит себя иллюзией</w:t>
      </w:r>
      <w:r>
        <w:t>, что, когда детишки нынешних отечественных “элитариев” и богатеев-нуворишей, получающие «самое передовое» образование на Западе, вернутся на Р</w:t>
      </w:r>
      <w:r>
        <w:t>о</w:t>
      </w:r>
      <w:r>
        <w:t xml:space="preserve">дину и начнут работать в сфере управления, </w:t>
      </w:r>
      <w:r w:rsidRPr="00223AAE">
        <w:t>—</w:t>
      </w:r>
      <w:r>
        <w:t xml:space="preserve"> в России сложится новая </w:t>
      </w:r>
      <w:r>
        <w:lastRenderedPageBreak/>
        <w:t>дееспособная политическая и бизнес- “элита”, под властью кот</w:t>
      </w:r>
      <w:r>
        <w:t>о</w:t>
      </w:r>
      <w:r>
        <w:t>рой страна наконец-таки выйдет из многовековой мглы</w:t>
      </w:r>
      <w:r w:rsidRPr="00D30B85">
        <w:rPr>
          <w:vertAlign w:val="superscript"/>
        </w:rPr>
        <w:t>[CDIX]</w:t>
      </w:r>
      <w:r>
        <w:t xml:space="preserve"> и станет столь же цивилизованной и комфортной как Европа и Америка. </w:t>
      </w:r>
    </w:p>
    <w:p w14:paraId="709C16AE" w14:textId="71CAA1D9" w:rsidR="00D30B85" w:rsidRDefault="00D30B85" w:rsidP="00873ABF">
      <w:pPr>
        <w:pStyle w:val="PlainText"/>
      </w:pPr>
      <w:r>
        <w:t xml:space="preserve">Этой же политике подчинена и реформа образования в РФ </w:t>
      </w:r>
      <w:r w:rsidRPr="00223AAE">
        <w:t>—</w:t>
      </w:r>
      <w:r>
        <w:t xml:space="preserve"> как обязательного всеобщего, так и высшего (вхождение в пр</w:t>
      </w:r>
      <w:r>
        <w:t>е</w:t>
      </w:r>
      <w:r>
        <w:t xml:space="preserve">словутый «болонский процесс»), </w:t>
      </w:r>
      <w:r w:rsidRPr="00223AAE">
        <w:t>—</w:t>
      </w:r>
      <w:r>
        <w:t xml:space="preserve"> которая должна создать ма</w:t>
      </w:r>
      <w:r>
        <w:t>с</w:t>
      </w:r>
      <w:r>
        <w:t xml:space="preserve">совку технических исполнителей, на которых могли бы опираться в своей деятельности будущие </w:t>
      </w:r>
      <w:r w:rsidRPr="006805F5">
        <w:rPr>
          <w:i/>
        </w:rPr>
        <w:t>правящие “элитарии”, получившие «самое передовое» образование в Европе и в США, чьё предназн</w:t>
      </w:r>
      <w:r w:rsidRPr="006805F5">
        <w:rPr>
          <w:i/>
        </w:rPr>
        <w:t>а</w:t>
      </w:r>
      <w:r w:rsidRPr="006805F5">
        <w:rPr>
          <w:i/>
        </w:rPr>
        <w:t>чение — стать «туземной администрацией», управляющей «криптокол</w:t>
      </w:r>
      <w:r w:rsidRPr="006805F5">
        <w:rPr>
          <w:i/>
        </w:rPr>
        <w:t>о</w:t>
      </w:r>
      <w:r w:rsidRPr="006805F5">
        <w:rPr>
          <w:i/>
        </w:rPr>
        <w:t>нией»</w:t>
      </w:r>
      <w:r w:rsidRPr="00D30B85">
        <w:rPr>
          <w:vertAlign w:val="superscript"/>
        </w:rPr>
        <w:t>[CDX]</w:t>
      </w:r>
      <w:r w:rsidRPr="006805F5">
        <w:rPr>
          <w:i/>
        </w:rPr>
        <w:t xml:space="preserve"> Россиония в соответствии с потребностями заправил глобальной политики</w:t>
      </w:r>
      <w:r>
        <w:rPr>
          <w:i/>
        </w:rPr>
        <w:t xml:space="preserve"> в русле библейского проекта</w:t>
      </w:r>
      <w:r>
        <w:t>.</w:t>
      </w:r>
    </w:p>
    <w:p w14:paraId="2F1F1071" w14:textId="77777777" w:rsidR="00D30B85" w:rsidRDefault="00D30B85" w:rsidP="00873ABF">
      <w:pPr>
        <w:pStyle w:val="PlainText"/>
      </w:pPr>
      <w:r>
        <w:t>О последствиях этой политики для России и человечества её приверженцы публично не г</w:t>
      </w:r>
      <w:r>
        <w:t>о</w:t>
      </w:r>
      <w:r>
        <w:t>ворят:</w:t>
      </w:r>
    </w:p>
    <w:p w14:paraId="55C68302" w14:textId="77777777" w:rsidR="00D30B85" w:rsidRDefault="00D30B85" w:rsidP="00F509F0">
      <w:pPr>
        <w:pStyle w:val="a3"/>
        <w:numPr>
          <w:ilvl w:val="0"/>
          <w:numId w:val="20"/>
        </w:numPr>
        <w:ind w:left="397" w:hanging="227"/>
      </w:pPr>
      <w:r>
        <w:t>одни потому, что не думают о них, поскольку перспективы «оцивилизовывания» России на общезападный манер им в</w:t>
      </w:r>
      <w:r>
        <w:t>и</w:t>
      </w:r>
      <w:r>
        <w:t>дятся безальтернативно радужными;</w:t>
      </w:r>
    </w:p>
    <w:p w14:paraId="3B9CDA44" w14:textId="4209F4AC" w:rsidR="00D30B85" w:rsidRDefault="00D30B85" w:rsidP="00F509F0">
      <w:pPr>
        <w:pStyle w:val="a3"/>
        <w:numPr>
          <w:ilvl w:val="0"/>
          <w:numId w:val="20"/>
        </w:numPr>
        <w:ind w:left="397" w:hanging="227"/>
      </w:pPr>
      <w:r>
        <w:t xml:space="preserve">другие потому, что знают, на достижение каких именно целей направлена эта политика: </w:t>
      </w:r>
      <w:r w:rsidRPr="00BC4533">
        <w:rPr>
          <w:b/>
        </w:rPr>
        <w:t>от России «мировому сообщес</w:t>
      </w:r>
      <w:r w:rsidRPr="00BC4533">
        <w:rPr>
          <w:b/>
        </w:rPr>
        <w:t>т</w:t>
      </w:r>
      <w:r w:rsidRPr="00BC4533">
        <w:rPr>
          <w:b/>
        </w:rPr>
        <w:t>ву» требуются</w:t>
      </w:r>
      <w:r>
        <w:rPr>
          <w:b/>
        </w:rPr>
        <w:t>:</w:t>
      </w:r>
      <w:r w:rsidRPr="009C1AF4">
        <w:rPr>
          <w:b/>
          <w:i/>
        </w:rPr>
        <w:t xml:space="preserve"> сырьё, энергоносители, трансконтине</w:t>
      </w:r>
      <w:r w:rsidRPr="009C1AF4">
        <w:rPr>
          <w:b/>
          <w:i/>
        </w:rPr>
        <w:t>н</w:t>
      </w:r>
      <w:r w:rsidRPr="009C1AF4">
        <w:rPr>
          <w:b/>
          <w:i/>
        </w:rPr>
        <w:t>тальный транзит и примерно двадцать миллионов быдла, которые обслуживали бы добывающие отрасли и тран</w:t>
      </w:r>
      <w:r w:rsidRPr="009C1AF4">
        <w:rPr>
          <w:b/>
          <w:i/>
        </w:rPr>
        <w:t>с</w:t>
      </w:r>
      <w:r w:rsidRPr="009C1AF4">
        <w:rPr>
          <w:b/>
          <w:i/>
        </w:rPr>
        <w:t>портные инфраструктуры,</w:t>
      </w:r>
      <w:r w:rsidRPr="00BC4533">
        <w:rPr>
          <w:b/>
        </w:rPr>
        <w:t xml:space="preserve"> — все</w:t>
      </w:r>
      <w:r>
        <w:rPr>
          <w:b/>
        </w:rPr>
        <w:t xml:space="preserve"> </w:t>
      </w:r>
      <w:r w:rsidRPr="00BC4533">
        <w:rPr>
          <w:b/>
        </w:rPr>
        <w:t>остальные должны так или иначе «исчезнуть за ненадобностью», а культура о</w:t>
      </w:r>
      <w:r w:rsidRPr="00BC4533">
        <w:rPr>
          <w:b/>
        </w:rPr>
        <w:t>с</w:t>
      </w:r>
      <w:r w:rsidRPr="00BC4533">
        <w:rPr>
          <w:b/>
        </w:rPr>
        <w:t>тавшихся должна быть приведена к некоему будущему общемировому стандарту</w:t>
      </w:r>
      <w:r>
        <w:rPr>
          <w:b/>
        </w:rPr>
        <w:t xml:space="preserve"> идиотизма</w:t>
      </w:r>
      <w:r w:rsidRPr="00D30B85">
        <w:rPr>
          <w:vertAlign w:val="superscript"/>
        </w:rPr>
        <w:t>[CDXI]</w:t>
      </w:r>
      <w:r>
        <w:t xml:space="preserve">. </w:t>
      </w:r>
    </w:p>
    <w:p w14:paraId="0B6E23D2" w14:textId="77777777" w:rsidR="00D30B85" w:rsidRDefault="00D30B85" w:rsidP="00F509F0">
      <w:pPr>
        <w:pStyle w:val="af3"/>
      </w:pPr>
      <w:r>
        <w:t xml:space="preserve">В этом смысле политические деятели Запада высказывались неоднократно (среди таких: бывшая госсекретарь США Мадлен Олбрайт </w:t>
      </w:r>
      <w:r w:rsidRPr="00223AAE">
        <w:t>—</w:t>
      </w:r>
      <w:r>
        <w:t xml:space="preserve"> носительница идей ветхозаветно-талму</w:t>
      </w:r>
      <w:r>
        <w:softHyphen/>
        <w:t>дического фашизма; бывшая премьер-министр «Великобратании» и “кр</w:t>
      </w:r>
      <w:r>
        <w:t>ё</w:t>
      </w:r>
      <w:r>
        <w:t xml:space="preserve">стная мать” М.С.Горбачёва в мировой политике </w:t>
      </w:r>
      <w:r w:rsidRPr="00223AAE">
        <w:t>—</w:t>
      </w:r>
      <w:r>
        <w:t xml:space="preserve"> Маргарет Тэтчер).</w:t>
      </w:r>
    </w:p>
    <w:p w14:paraId="1B60DCD9" w14:textId="77777777" w:rsidR="00D30B85" w:rsidRDefault="00D30B85" w:rsidP="00873ABF">
      <w:pPr>
        <w:pStyle w:val="PlainText"/>
      </w:pPr>
      <w:r>
        <w:t xml:space="preserve">В основе всего этого лежат идеи буржуазного либерализма, а запрограммированная ими россионская “элита” </w:t>
      </w:r>
      <w:r w:rsidRPr="00223AAE">
        <w:t>—</w:t>
      </w:r>
      <w:r>
        <w:t xml:space="preserve"> не субъект п</w:t>
      </w:r>
      <w:r>
        <w:t>о</w:t>
      </w:r>
      <w:r>
        <w:t>литики, а инструмент её проведения в жизнь.</w:t>
      </w:r>
    </w:p>
    <w:p w14:paraId="6E053517" w14:textId="77777777" w:rsidR="00D30B85" w:rsidRDefault="00D30B85" w:rsidP="00F509F0">
      <w:pPr>
        <w:pStyle w:val="ab"/>
      </w:pPr>
      <w:r>
        <w:t>————————</w:t>
      </w:r>
    </w:p>
    <w:p w14:paraId="58D29F67" w14:textId="77777777" w:rsidR="00D30B85" w:rsidRDefault="00D30B85" w:rsidP="00873ABF">
      <w:pPr>
        <w:pStyle w:val="PlainText"/>
      </w:pPr>
      <w:r>
        <w:lastRenderedPageBreak/>
        <w:t>Но такие перспективы стоят не только перед Россией, но и п</w:t>
      </w:r>
      <w:r>
        <w:t>е</w:t>
      </w:r>
      <w:r>
        <w:t xml:space="preserve">ред большинством стран: </w:t>
      </w:r>
    </w:p>
    <w:p w14:paraId="233A0990" w14:textId="77777777" w:rsidR="00D30B85" w:rsidRDefault="00D30B85" w:rsidP="00C50FE4">
      <w:pPr>
        <w:pStyle w:val="a7"/>
      </w:pPr>
      <w:r>
        <w:t>Прежде всего надо понимать, что более 6 миллиардов чел</w:t>
      </w:r>
      <w:r>
        <w:t>о</w:t>
      </w:r>
      <w:r>
        <w:t>векообразных толпарей из простонародья и “элиты”, неуё</w:t>
      </w:r>
      <w:r>
        <w:t>м</w:t>
      </w:r>
      <w:r>
        <w:t>ных в своём потреблятском рвачестве и бе</w:t>
      </w:r>
      <w:r>
        <w:t>з</w:t>
      </w:r>
      <w:r>
        <w:t xml:space="preserve">заботности, </w:t>
      </w:r>
      <w:r w:rsidRPr="00223AAE">
        <w:t>—</w:t>
      </w:r>
      <w:r>
        <w:t xml:space="preserve"> это слишком много для устойчивости биосферы планеты. </w:t>
      </w:r>
    </w:p>
    <w:p w14:paraId="048D964F" w14:textId="77777777" w:rsidR="00D30B85" w:rsidRDefault="00D30B85" w:rsidP="00873ABF">
      <w:pPr>
        <w:pStyle w:val="PlainText"/>
      </w:pPr>
      <w:r>
        <w:t>И при сохранении толпо-“элитаризма” эта проблема может быть решена только радикальным сокращением численности н</w:t>
      </w:r>
      <w:r>
        <w:t>а</w:t>
      </w:r>
      <w:r>
        <w:t>селения планеты, что практически означает:</w:t>
      </w:r>
      <w:r w:rsidRPr="007A0449">
        <w:rPr>
          <w:b/>
        </w:rPr>
        <w:t xml:space="preserve"> на каждое госуда</w:t>
      </w:r>
      <w:r w:rsidRPr="007A0449">
        <w:rPr>
          <w:b/>
        </w:rPr>
        <w:t>р</w:t>
      </w:r>
      <w:r w:rsidRPr="007A0449">
        <w:rPr>
          <w:b/>
        </w:rPr>
        <w:t xml:space="preserve">ство приходится некая </w:t>
      </w:r>
      <w:r w:rsidRPr="007A0449">
        <w:rPr>
          <w:b/>
          <w:i/>
        </w:rPr>
        <w:t>квота на геноцид</w:t>
      </w:r>
      <w:r w:rsidRPr="007A0449">
        <w:rPr>
          <w:b/>
        </w:rPr>
        <w:t xml:space="preserve"> </w:t>
      </w:r>
      <w:r w:rsidRPr="007A0449">
        <w:rPr>
          <w:b/>
          <w:i/>
        </w:rPr>
        <w:t>его собственного н</w:t>
      </w:r>
      <w:r w:rsidRPr="007A0449">
        <w:rPr>
          <w:b/>
          <w:i/>
        </w:rPr>
        <w:t>а</w:t>
      </w:r>
      <w:r w:rsidRPr="007A0449">
        <w:rPr>
          <w:b/>
          <w:i/>
        </w:rPr>
        <w:t>селения</w:t>
      </w:r>
      <w:r w:rsidRPr="007A0449">
        <w:rPr>
          <w:b/>
        </w:rPr>
        <w:t>.</w:t>
      </w:r>
      <w:r>
        <w:t xml:space="preserve"> И вопрос политической конкретики только в том, как эта квота будет распределена между ними в реальной глобальной п</w:t>
      </w:r>
      <w:r>
        <w:t>о</w:t>
      </w:r>
      <w:r>
        <w:t>литике и реализована в каждом из государств и в какие ср</w:t>
      </w:r>
      <w:r>
        <w:t>о</w:t>
      </w:r>
      <w:r>
        <w:t xml:space="preserve">ки. </w:t>
      </w:r>
    </w:p>
    <w:p w14:paraId="46CC02A1" w14:textId="77777777" w:rsidR="00D30B85" w:rsidRDefault="00D30B85" w:rsidP="00C50FE4">
      <w:pPr>
        <w:pStyle w:val="a9"/>
      </w:pPr>
      <w:r>
        <w:t>Самый простой способ для заправил глобальной полит</w:t>
      </w:r>
      <w:r>
        <w:t>и</w:t>
      </w:r>
      <w:r>
        <w:t>ки решить проблему перенаселения планеты человек</w:t>
      </w:r>
      <w:r>
        <w:t>о</w:t>
      </w:r>
      <w:r>
        <w:t xml:space="preserve">образными толпарями </w:t>
      </w:r>
      <w:r w:rsidRPr="00223AAE">
        <w:t>—</w:t>
      </w:r>
      <w:r>
        <w:t xml:space="preserve"> организовать глобальный, з</w:t>
      </w:r>
      <w:r>
        <w:t>а</w:t>
      </w:r>
      <w:r>
        <w:t>тяжной и управляемый экономический кризис, под во</w:t>
      </w:r>
      <w:r>
        <w:t>з</w:t>
      </w:r>
      <w:r>
        <w:t>действием которого в «цивилизованных» странах надо</w:t>
      </w:r>
      <w:r>
        <w:t>л</w:t>
      </w:r>
      <w:r>
        <w:t>го упадёт рождаемость, а в «нецивилизованных» (в кот</w:t>
      </w:r>
      <w:r>
        <w:t>о</w:t>
      </w:r>
      <w:r>
        <w:t xml:space="preserve">рых программы “планирования семьи” не работают и рождаемость высокая) </w:t>
      </w:r>
      <w:r w:rsidRPr="00223AAE">
        <w:t>—</w:t>
      </w:r>
      <w:r>
        <w:t xml:space="preserve"> так же резко и надолго выра</w:t>
      </w:r>
      <w:r>
        <w:t>с</w:t>
      </w:r>
      <w:r>
        <w:t>тет детская смер</w:t>
      </w:r>
      <w:r>
        <w:t>т</w:t>
      </w:r>
      <w:r>
        <w:t>ность.</w:t>
      </w:r>
    </w:p>
    <w:p w14:paraId="1B8DC198" w14:textId="77777777" w:rsidR="00D30B85" w:rsidRDefault="00D30B85" w:rsidP="00C50FE4">
      <w:pPr>
        <w:pStyle w:val="a7"/>
      </w:pPr>
      <w:r>
        <w:t xml:space="preserve">Это </w:t>
      </w:r>
      <w:r w:rsidRPr="00223AAE">
        <w:t>—</w:t>
      </w:r>
      <w:r>
        <w:t xml:space="preserve"> объективно необходимая </w:t>
      </w:r>
      <w:r w:rsidRPr="0080759A">
        <w:rPr>
          <w:b/>
        </w:rPr>
        <w:t>при</w:t>
      </w:r>
      <w:r>
        <w:rPr>
          <w:b/>
        </w:rPr>
        <w:t xml:space="preserve"> условии сохранения</w:t>
      </w:r>
      <w:r w:rsidRPr="0080759A">
        <w:rPr>
          <w:b/>
        </w:rPr>
        <w:t xml:space="preserve"> толпо-“элитаризма”</w:t>
      </w:r>
      <w:r>
        <w:t xml:space="preserve"> составляющая политики преодоления глобального биосферно-экологического кр</w:t>
      </w:r>
      <w:r>
        <w:t>и</w:t>
      </w:r>
      <w:r>
        <w:t xml:space="preserve">зиса. </w:t>
      </w:r>
    </w:p>
    <w:p w14:paraId="2848954C" w14:textId="77777777" w:rsidR="00D30B85" w:rsidRDefault="00D30B85" w:rsidP="00873ABF">
      <w:pPr>
        <w:pStyle w:val="PlainText"/>
      </w:pPr>
      <w:r>
        <w:t>Поэтому не надо думать, что финансово-экономический кр</w:t>
      </w:r>
      <w:r>
        <w:t>и</w:t>
      </w:r>
      <w:r>
        <w:t xml:space="preserve">зис, начавшийся в США и ставший в </w:t>
      </w:r>
      <w:smartTag w:uri="urn:schemas-microsoft-com:office:smarttags" w:element="metricconverter">
        <w:smartTagPr>
          <w:attr w:name="ProductID" w:val="2008 г"/>
        </w:smartTagPr>
        <w:r>
          <w:t>2008 г</w:t>
        </w:r>
      </w:smartTag>
      <w:r>
        <w:t>. глобальным, возник сам собой в силу не зависящих от человечества причин либо по ошибке таких людей, как упоминавшийся ранее Мартин Вольф из газеты “</w:t>
      </w:r>
      <w:r w:rsidRPr="00394A28">
        <w:t>Financial Times</w:t>
      </w:r>
      <w:r>
        <w:t>”, которые работали в правительствах и в органах мировой кредитно-финансовой системы и в прошлом д</w:t>
      </w:r>
      <w:r>
        <w:t>у</w:t>
      </w:r>
      <w:r>
        <w:t xml:space="preserve">мали, что понимают экономику, а когда в результате их действий неожиданно для них возник кризис, переросший в глобальный, то они же и не знают, что думать. Все </w:t>
      </w:r>
      <w:r>
        <w:lastRenderedPageBreak/>
        <w:t>такие, чьи управленческие возможности и поведенческие реакции были запрограммированы «самым передовым» в мире финансово-экономическим и «мен</w:t>
      </w:r>
      <w:r>
        <w:t>а</w:t>
      </w:r>
      <w:r>
        <w:t xml:space="preserve">герским» образованием Запада, </w:t>
      </w:r>
      <w:r w:rsidRPr="00223AAE">
        <w:t>—</w:t>
      </w:r>
      <w:r>
        <w:t xml:space="preserve"> всего лишь инструменты тех, кто целенаправленно взращивал потенциал кризиса и начал его реализовывать тогда, когда посчитал, что глобальная политико-экономическая система дозрела для того, чтобы кризис стал инс</w:t>
      </w:r>
      <w:r>
        <w:t>т</w:t>
      </w:r>
      <w:r>
        <w:t>рументом разрешения накопившихся в ней проблем иного рода.</w:t>
      </w:r>
    </w:p>
    <w:p w14:paraId="03945D7A" w14:textId="77777777" w:rsidR="00D30B85" w:rsidRDefault="00D30B85" w:rsidP="00873ABF">
      <w:pPr>
        <w:pStyle w:val="PlainText"/>
      </w:pPr>
      <w:r>
        <w:t>В «безкризисные» времена на решение этой проблемы перен</w:t>
      </w:r>
      <w:r>
        <w:t>а</w:t>
      </w:r>
      <w:r>
        <w:t>селения планеты работают и другие факторы, ставшие нормой культуры «цивилизованных стран»:</w:t>
      </w:r>
    </w:p>
    <w:p w14:paraId="6DD2D521" w14:textId="67C2620E" w:rsidR="00D30B85" w:rsidRDefault="00D30B85" w:rsidP="00F509F0">
      <w:pPr>
        <w:pStyle w:val="a3"/>
        <w:numPr>
          <w:ilvl w:val="0"/>
          <w:numId w:val="20"/>
        </w:numPr>
        <w:ind w:left="397" w:hanging="227"/>
      </w:pPr>
      <w:r>
        <w:t>пропаганда гомосексуализма под видом борьбы с «гомофоб</w:t>
      </w:r>
      <w:r>
        <w:t>и</w:t>
      </w:r>
      <w:r>
        <w:t>ей» («гомосеки» не размножаются, а память о гомосексуал</w:t>
      </w:r>
      <w:r>
        <w:t>ь</w:t>
      </w:r>
      <w:r>
        <w:t>ных отношениях остаётся в родовых эгрегорах так называ</w:t>
      </w:r>
      <w:r>
        <w:t>е</w:t>
      </w:r>
      <w:r>
        <w:t>мых «бисексуалов» и калечит психику их потомков) и мода на «сексменьшинства» в п</w:t>
      </w:r>
      <w:r>
        <w:t>о</w:t>
      </w:r>
      <w:r>
        <w:t>литике</w:t>
      </w:r>
      <w:r w:rsidRPr="00D30B85">
        <w:rPr>
          <w:vertAlign w:val="superscript"/>
        </w:rPr>
        <w:t>[CDXII]</w:t>
      </w:r>
      <w:r>
        <w:t>;</w:t>
      </w:r>
    </w:p>
    <w:p w14:paraId="4C473B96" w14:textId="77777777" w:rsidR="00D30B85" w:rsidRDefault="00D30B85" w:rsidP="00F509F0">
      <w:pPr>
        <w:pStyle w:val="a3"/>
        <w:numPr>
          <w:ilvl w:val="0"/>
          <w:numId w:val="20"/>
        </w:numPr>
        <w:ind w:left="397" w:hanging="227"/>
      </w:pPr>
      <w:r>
        <w:t>наркотические субкультуры (включая, табакокурение и «культурное питиё», из которого изрядная доля скатывается в алкоголизм);</w:t>
      </w:r>
    </w:p>
    <w:p w14:paraId="63C5D935" w14:textId="77777777" w:rsidR="00D30B85" w:rsidRPr="00F0538E" w:rsidRDefault="00D30B85" w:rsidP="00F509F0">
      <w:pPr>
        <w:pStyle w:val="a3"/>
        <w:numPr>
          <w:ilvl w:val="0"/>
          <w:numId w:val="20"/>
        </w:numPr>
        <w:ind w:left="397" w:hanging="227"/>
        <w:rPr>
          <w:i/>
        </w:rPr>
      </w:pPr>
      <w:r>
        <w:t xml:space="preserve">пивной образ жизни, который занимает особое место, по той причине, что </w:t>
      </w:r>
      <w:r w:rsidRPr="00F0538E">
        <w:rPr>
          <w:b/>
        </w:rPr>
        <w:t>пиво</w:t>
      </w:r>
      <w:r>
        <w:t xml:space="preserve"> </w:t>
      </w:r>
      <w:r w:rsidRPr="00223AAE">
        <w:t>—</w:t>
      </w:r>
      <w:r>
        <w:t xml:space="preserve"> не только алкогольный напиток, но ВСЛЕДСТВИЕ ОСОБЕННОСТЕЙ СВОЕГО ХИМС</w:t>
      </w:r>
      <w:r>
        <w:t>О</w:t>
      </w:r>
      <w:r>
        <w:t xml:space="preserve">СТАВА </w:t>
      </w:r>
      <w:r w:rsidRPr="00223AAE">
        <w:t>—</w:t>
      </w:r>
      <w:r>
        <w:t xml:space="preserve"> </w:t>
      </w:r>
      <w:r w:rsidRPr="00F0538E">
        <w:rPr>
          <w:b/>
        </w:rPr>
        <w:t xml:space="preserve">средство массовой </w:t>
      </w:r>
      <w:r w:rsidRPr="00F0538E">
        <w:rPr>
          <w:b/>
          <w:i/>
        </w:rPr>
        <w:t>биохимической</w:t>
      </w:r>
      <w:r>
        <w:rPr>
          <w:b/>
        </w:rPr>
        <w:t xml:space="preserve"> НЕОБРАТИМОЙ </w:t>
      </w:r>
      <w:r w:rsidRPr="00F0538E">
        <w:rPr>
          <w:b/>
        </w:rPr>
        <w:t>кастрации подрос</w:t>
      </w:r>
      <w:r w:rsidRPr="00F0538E">
        <w:rPr>
          <w:b/>
        </w:rPr>
        <w:t>т</w:t>
      </w:r>
      <w:r w:rsidRPr="00F0538E">
        <w:rPr>
          <w:b/>
        </w:rPr>
        <w:t>ков и молодёжи</w:t>
      </w:r>
      <w:r>
        <w:rPr>
          <w:b/>
        </w:rPr>
        <w:t xml:space="preserve"> </w:t>
      </w:r>
      <w:r w:rsidRPr="00E72A3A">
        <w:rPr>
          <w:b/>
        </w:rPr>
        <w:t>(обоих полов)</w:t>
      </w:r>
      <w:r>
        <w:rPr>
          <w:b/>
        </w:rPr>
        <w:t xml:space="preserve"> </w:t>
      </w:r>
      <w:r w:rsidRPr="00F0538E">
        <w:rPr>
          <w:i/>
        </w:rPr>
        <w:t>д</w:t>
      </w:r>
      <w:r>
        <w:rPr>
          <w:i/>
        </w:rPr>
        <w:t>аже при его умеренном достаточно регулярном употреблен</w:t>
      </w:r>
      <w:r w:rsidRPr="00F0538E">
        <w:rPr>
          <w:i/>
        </w:rPr>
        <w:t>ии</w:t>
      </w:r>
      <w:r>
        <w:rPr>
          <w:i/>
        </w:rPr>
        <w:t>, не в</w:t>
      </w:r>
      <w:r>
        <w:rPr>
          <w:i/>
        </w:rPr>
        <w:t>ы</w:t>
      </w:r>
      <w:r>
        <w:rPr>
          <w:i/>
        </w:rPr>
        <w:t>зывающем так называемого «опьянения» (т.е. укладывающ</w:t>
      </w:r>
      <w:r>
        <w:rPr>
          <w:i/>
        </w:rPr>
        <w:t>е</w:t>
      </w:r>
      <w:r>
        <w:rPr>
          <w:i/>
        </w:rPr>
        <w:t>гося по концентрации алкоголя в крови в допускаемые ГАИ пределы) и «пивного алкоголизма».</w:t>
      </w:r>
    </w:p>
    <w:p w14:paraId="382ABFCA" w14:textId="77777777" w:rsidR="00D30B85" w:rsidRDefault="00D30B85" w:rsidP="00C50FE4">
      <w:pPr>
        <w:pStyle w:val="a9"/>
      </w:pPr>
      <w:r>
        <w:t>Альтернативой этому начавшемуся уже периоду гл</w:t>
      </w:r>
      <w:r>
        <w:t>о</w:t>
      </w:r>
      <w:r>
        <w:t>бально повсеместных социальных бедствий может быть только отказ от концепции толпо-“элитаризма” и переход к концепции осуществления на Земле царствия Божиего усилиями самих людей в Божьем водительстве, которая приведёт к построению биосферно-гармоничной культ</w:t>
      </w:r>
      <w:r>
        <w:t>у</w:t>
      </w:r>
      <w:r>
        <w:t>ры, в каком процессе проблема перенаселения и би</w:t>
      </w:r>
      <w:r>
        <w:t>о</w:t>
      </w:r>
      <w:r>
        <w:t>сферно-экологического кризиса будет снята иными сре</w:t>
      </w:r>
      <w:r>
        <w:t>д</w:t>
      </w:r>
      <w:r>
        <w:t>ств</w:t>
      </w:r>
      <w:r>
        <w:t>а</w:t>
      </w:r>
      <w:r>
        <w:t>ми, не возможными в условиях толпо-“элитаризма”.</w:t>
      </w:r>
    </w:p>
    <w:p w14:paraId="5B0C73AF" w14:textId="77777777" w:rsidR="00D30B85" w:rsidRDefault="00D30B85" w:rsidP="00F509F0">
      <w:pPr>
        <w:pStyle w:val="ab"/>
      </w:pPr>
      <w:r>
        <w:lastRenderedPageBreak/>
        <w:t>————————</w:t>
      </w:r>
    </w:p>
    <w:p w14:paraId="07BEEF79" w14:textId="5662263F" w:rsidR="00D30B85" w:rsidRDefault="00D30B85" w:rsidP="00873ABF">
      <w:pPr>
        <w:pStyle w:val="PlainText"/>
      </w:pPr>
      <w:r>
        <w:t xml:space="preserve">Поскольку вклад США в создание биосферно-экологического кризиса </w:t>
      </w:r>
      <w:r w:rsidRPr="00223AAE">
        <w:t>—</w:t>
      </w:r>
      <w:r>
        <w:t xml:space="preserve"> наибольший</w:t>
      </w:r>
      <w:r w:rsidRPr="00D30B85">
        <w:rPr>
          <w:vertAlign w:val="superscript"/>
        </w:rPr>
        <w:t>[CDXIII]</w:t>
      </w:r>
      <w:r>
        <w:t>, им также предстоят большие неприятн</w:t>
      </w:r>
      <w:r>
        <w:t>о</w:t>
      </w:r>
      <w:r>
        <w:t>сти, тяжесть которых пропорциональна их вкладу в создание гл</w:t>
      </w:r>
      <w:r>
        <w:t>о</w:t>
      </w:r>
      <w:r>
        <w:t xml:space="preserve">бальных проблем. Кроме того, как уже неоднократно, отмечалось ранее, </w:t>
      </w:r>
      <w:r>
        <w:rPr>
          <w:i/>
        </w:rPr>
        <w:t xml:space="preserve">проблему общего кризиса </w:t>
      </w:r>
      <w:r w:rsidRPr="00CF0D71">
        <w:rPr>
          <w:i/>
          <w:u w:val="single"/>
        </w:rPr>
        <w:t>капитализма на основе идей буржуазного либерализма</w:t>
      </w:r>
      <w:r>
        <w:rPr>
          <w:i/>
        </w:rPr>
        <w:t xml:space="preserve"> </w:t>
      </w:r>
      <w:r w:rsidRPr="00A91F60">
        <w:rPr>
          <w:i/>
        </w:rPr>
        <w:t>надо решать</w:t>
      </w:r>
      <w:r>
        <w:rPr>
          <w:i/>
        </w:rPr>
        <w:t>,</w:t>
      </w:r>
      <w:r>
        <w:t xml:space="preserve"> а США </w:t>
      </w:r>
      <w:r w:rsidRPr="00223AAE">
        <w:t>—</w:t>
      </w:r>
      <w:r>
        <w:t xml:space="preserve"> главный её генератор.</w:t>
      </w:r>
    </w:p>
    <w:p w14:paraId="42F5A1D7" w14:textId="5B12276F" w:rsidR="00D30B85" w:rsidRDefault="00D30B85" w:rsidP="00873ABF">
      <w:pPr>
        <w:pStyle w:val="PlainText"/>
      </w:pPr>
      <w:r>
        <w:t>Однако есть множество людей во всём мире, для которых о</w:t>
      </w:r>
      <w:r>
        <w:t>б</w:t>
      </w:r>
      <w:r>
        <w:t xml:space="preserve">раз жизни США </w:t>
      </w:r>
      <w:r w:rsidRPr="00223AAE">
        <w:t>—</w:t>
      </w:r>
      <w:r>
        <w:t xml:space="preserve"> предмет зависти, и которые убеждены в том, что в США «всё в шоколаде»; что если в США и есть какие-то проблемы, то они некритичны по отношению к перспективам США как политико-эконо</w:t>
      </w:r>
      <w:r>
        <w:softHyphen/>
        <w:t>ми</w:t>
      </w:r>
      <w:r>
        <w:softHyphen/>
        <w:t>ческой сист</w:t>
      </w:r>
      <w:r>
        <w:t>е</w:t>
      </w:r>
      <w:r>
        <w:t>мы</w:t>
      </w:r>
      <w:r w:rsidRPr="00D30B85">
        <w:rPr>
          <w:vertAlign w:val="superscript"/>
        </w:rPr>
        <w:t>[CDXIV]</w:t>
      </w:r>
      <w:r>
        <w:t xml:space="preserve">. </w:t>
      </w:r>
    </w:p>
    <w:p w14:paraId="644E8760" w14:textId="7E4AC63F" w:rsidR="00D30B85" w:rsidRDefault="00D30B85" w:rsidP="00873ABF">
      <w:pPr>
        <w:pStyle w:val="PlainText"/>
      </w:pPr>
      <w:r>
        <w:t>Вопреки их мнению Б.Х.Обама стал президентом США име</w:t>
      </w:r>
      <w:r>
        <w:t>н</w:t>
      </w:r>
      <w:r>
        <w:t>но потому, что публично признал наличие в США системного кризиса, описав его проблематику в своей книге “Дерзость над</w:t>
      </w:r>
      <w:r>
        <w:t>е</w:t>
      </w:r>
      <w:r>
        <w:t xml:space="preserve">жды. Мысли о возрождении американской мечты”, изданной в </w:t>
      </w:r>
      <w:smartTag w:uri="urn:schemas-microsoft-com:office:smarttags" w:element="metricconverter">
        <w:smartTagPr>
          <w:attr w:name="ProductID" w:val="2006 г"/>
        </w:smartTagPr>
        <w:r>
          <w:t>2006 г</w:t>
        </w:r>
      </w:smartTag>
      <w:r>
        <w:t xml:space="preserve">., и которая успела к </w:t>
      </w:r>
      <w:smartTag w:uri="urn:schemas-microsoft-com:office:smarttags" w:element="metricconverter">
        <w:smartTagPr>
          <w:attr w:name="ProductID" w:val="2008 г"/>
        </w:smartTagPr>
        <w:r>
          <w:t>2008 г</w:t>
        </w:r>
      </w:smartTag>
      <w:r>
        <w:t>. стать в США бестселлером по версиям “</w:t>
      </w:r>
      <w:r>
        <w:rPr>
          <w:lang w:val="en-US"/>
        </w:rPr>
        <w:t>New</w:t>
      </w:r>
      <w:r w:rsidRPr="008368A6">
        <w:t xml:space="preserve"> </w:t>
      </w:r>
      <w:r>
        <w:rPr>
          <w:lang w:val="en-US"/>
        </w:rPr>
        <w:t>York</w:t>
      </w:r>
      <w:r w:rsidRPr="008368A6">
        <w:t xml:space="preserve"> </w:t>
      </w:r>
      <w:r>
        <w:rPr>
          <w:lang w:val="en-US"/>
        </w:rPr>
        <w:t>Times</w:t>
      </w:r>
      <w:r w:rsidRPr="008368A6">
        <w:t>”, “</w:t>
      </w:r>
      <w:r>
        <w:rPr>
          <w:lang w:val="en-US"/>
        </w:rPr>
        <w:t>Los</w:t>
      </w:r>
      <w:r w:rsidRPr="008368A6">
        <w:t xml:space="preserve"> </w:t>
      </w:r>
      <w:r>
        <w:rPr>
          <w:lang w:val="en-US"/>
        </w:rPr>
        <w:t>Angeles</w:t>
      </w:r>
      <w:r w:rsidRPr="008368A6">
        <w:t xml:space="preserve"> </w:t>
      </w:r>
      <w:r>
        <w:rPr>
          <w:lang w:val="en-US"/>
        </w:rPr>
        <w:t>Times</w:t>
      </w:r>
      <w:r w:rsidRPr="008368A6">
        <w:t>”</w:t>
      </w:r>
      <w:r>
        <w:t>, “</w:t>
      </w:r>
      <w:r>
        <w:rPr>
          <w:lang w:val="en-US"/>
        </w:rPr>
        <w:t>Washington</w:t>
      </w:r>
      <w:r w:rsidRPr="008368A6">
        <w:t xml:space="preserve"> </w:t>
      </w:r>
      <w:r>
        <w:rPr>
          <w:lang w:val="en-US"/>
        </w:rPr>
        <w:t>Post</w:t>
      </w:r>
      <w:r w:rsidRPr="008368A6">
        <w:t>”, “</w:t>
      </w:r>
      <w:r>
        <w:rPr>
          <w:lang w:val="en-US"/>
        </w:rPr>
        <w:t>San</w:t>
      </w:r>
      <w:r w:rsidRPr="008368A6">
        <w:t xml:space="preserve"> </w:t>
      </w:r>
      <w:r>
        <w:rPr>
          <w:lang w:val="en-US"/>
        </w:rPr>
        <w:t>Francisco</w:t>
      </w:r>
      <w:r w:rsidRPr="008368A6">
        <w:t xml:space="preserve"> </w:t>
      </w:r>
      <w:r>
        <w:rPr>
          <w:lang w:val="en-US"/>
        </w:rPr>
        <w:t>Chronicle</w:t>
      </w:r>
      <w:r w:rsidRPr="008368A6">
        <w:t>”</w:t>
      </w:r>
      <w:r w:rsidRPr="00D30B85">
        <w:rPr>
          <w:vertAlign w:val="superscript"/>
        </w:rPr>
        <w:t>[CDXV]</w:t>
      </w:r>
      <w:r>
        <w:t>. Конечно, не все американцы с</w:t>
      </w:r>
      <w:r>
        <w:t>о</w:t>
      </w:r>
      <w:r>
        <w:t xml:space="preserve">гласились с мнением Б.Х.Обамы, т.е. не все признали наличие системного кризиса; а из признавших его наличие </w:t>
      </w:r>
      <w:r w:rsidRPr="00223AAE">
        <w:t>—</w:t>
      </w:r>
      <w:r>
        <w:t xml:space="preserve"> некоторая часть не согласна с рецептами, с помощью которых команда Б.Х.Обамы намерев</w:t>
      </w:r>
      <w:r>
        <w:t>а</w:t>
      </w:r>
      <w:r>
        <w:t>ется лечить американскую систему, и потому они либо голосовали за республиканского кандидата Джона Ма</w:t>
      </w:r>
      <w:r>
        <w:t>к</w:t>
      </w:r>
      <w:r>
        <w:t>кейна, либо вообще не ходили на выборы.</w:t>
      </w:r>
    </w:p>
    <w:p w14:paraId="33AC58A6" w14:textId="77777777" w:rsidR="00D30B85" w:rsidRDefault="00D30B85" w:rsidP="00F509F0">
      <w:pPr>
        <w:pStyle w:val="a3"/>
        <w:numPr>
          <w:ilvl w:val="0"/>
          <w:numId w:val="20"/>
        </w:numPr>
        <w:ind w:left="397" w:hanging="227"/>
      </w:pPr>
      <w:r>
        <w:t xml:space="preserve">Если команда Б.Х.Обамы права, и </w:t>
      </w:r>
      <w:r w:rsidRPr="004B7FA1">
        <w:rPr>
          <w:i/>
        </w:rPr>
        <w:t>системный</w:t>
      </w:r>
      <w:r>
        <w:t xml:space="preserve"> кризис в США </w:t>
      </w:r>
      <w:r w:rsidRPr="00223AAE">
        <w:t>—</w:t>
      </w:r>
      <w:r>
        <w:t xml:space="preserve"> объективная данность, то вопрос в том, сумеет ли она в</w:t>
      </w:r>
      <w:r>
        <w:t>ы</w:t>
      </w:r>
      <w:r>
        <w:t>работать и осуществить политику, которая позволит США его преодолеть. Т.е.:</w:t>
      </w:r>
    </w:p>
    <w:p w14:paraId="75D1ABEC" w14:textId="77777777" w:rsidR="00D30B85" w:rsidRDefault="00D30B85" w:rsidP="00F509F0">
      <w:pPr>
        <w:pStyle w:val="2"/>
        <w:numPr>
          <w:ilvl w:val="0"/>
          <w:numId w:val="25"/>
        </w:numPr>
        <w:ind w:left="624" w:hanging="227"/>
      </w:pPr>
      <w:r>
        <w:t>если их политика будет лежать в русле потребностей общ</w:t>
      </w:r>
      <w:r>
        <w:t>е</w:t>
      </w:r>
      <w:r>
        <w:t>ственного развития человеч</w:t>
      </w:r>
      <w:r>
        <w:t>е</w:t>
      </w:r>
      <w:r>
        <w:t>ства и её осуществление будет эффективным, то США преодолеют свой системный кр</w:t>
      </w:r>
      <w:r>
        <w:t>и</w:t>
      </w:r>
      <w:r>
        <w:t>зис;</w:t>
      </w:r>
    </w:p>
    <w:p w14:paraId="07BD71DA" w14:textId="03941F80" w:rsidR="00D30B85" w:rsidRDefault="00D30B85" w:rsidP="00F509F0">
      <w:pPr>
        <w:pStyle w:val="2"/>
        <w:numPr>
          <w:ilvl w:val="0"/>
          <w:numId w:val="25"/>
        </w:numPr>
        <w:ind w:left="624" w:hanging="227"/>
      </w:pPr>
      <w:r>
        <w:t>если же их политика будет противодействовать потребн</w:t>
      </w:r>
      <w:r>
        <w:t>о</w:t>
      </w:r>
      <w:r>
        <w:t xml:space="preserve">стям развития человечества либо её осуществление будет встречать саботаж и целенаправленное противодействие со стороны необучаемых либералов, то системный кризис в США </w:t>
      </w:r>
      <w:r>
        <w:lastRenderedPageBreak/>
        <w:t xml:space="preserve">усугубится вплоть до распада страны и социального хаоса и катастрофы культуры, в сопоставлении с которыми крах Российской империи в </w:t>
      </w:r>
      <w:smartTag w:uri="urn:schemas-microsoft-com:office:smarttags" w:element="metricconverter">
        <w:smartTagPr>
          <w:attr w:name="ProductID" w:val="1917 г"/>
        </w:smartTagPr>
        <w:r>
          <w:t>1917 г</w:t>
        </w:r>
      </w:smartTag>
      <w:r>
        <w:t>. и последовавшая разр</w:t>
      </w:r>
      <w:r>
        <w:t>у</w:t>
      </w:r>
      <w:r>
        <w:t>ха периода гражданской войны и становления СССР пок</w:t>
      </w:r>
      <w:r>
        <w:t>а</w:t>
      </w:r>
      <w:r>
        <w:t>жется процветанием</w:t>
      </w:r>
      <w:r w:rsidRPr="00D30B85">
        <w:rPr>
          <w:vertAlign w:val="superscript"/>
        </w:rPr>
        <w:t>[CDXVI]</w:t>
      </w:r>
      <w:r>
        <w:t>.</w:t>
      </w:r>
    </w:p>
    <w:p w14:paraId="09C56814" w14:textId="77777777" w:rsidR="00D30B85" w:rsidRDefault="00D30B85" w:rsidP="00F509F0">
      <w:pPr>
        <w:pStyle w:val="a3"/>
        <w:numPr>
          <w:ilvl w:val="0"/>
          <w:numId w:val="20"/>
        </w:numPr>
        <w:ind w:left="397" w:hanging="227"/>
      </w:pPr>
      <w:r>
        <w:t xml:space="preserve">Если же </w:t>
      </w:r>
      <w:r w:rsidRPr="004B7FA1">
        <w:rPr>
          <w:i/>
        </w:rPr>
        <w:t>системного</w:t>
      </w:r>
      <w:r>
        <w:t xml:space="preserve"> кризиса объективно в США нет, но </w:t>
      </w:r>
      <w:r w:rsidRPr="007276E3">
        <w:rPr>
          <w:i/>
        </w:rPr>
        <w:t>он некоторым образом привиделся Б.Х.Обаме, его команде и тем простым американцам, которые за них проголосовали,</w:t>
      </w:r>
      <w:r>
        <w:t xml:space="preserve"> то это означает, что, строя политику, направленную на пр</w:t>
      </w:r>
      <w:r>
        <w:t>е</w:t>
      </w:r>
      <w:r>
        <w:t>одоление объективно не существующего кризиса, Б.Х.Обама и его команда создадут системный кризис в США на пустом месте со всеми вытекающими из этого соотношения реальн</w:t>
      </w:r>
      <w:r>
        <w:t>о</w:t>
      </w:r>
      <w:r>
        <w:t>сти и их воззрений последствиями для США.</w:t>
      </w:r>
    </w:p>
    <w:p w14:paraId="75367D5C" w14:textId="77777777" w:rsidR="00D30B85" w:rsidRDefault="00D30B85" w:rsidP="00873ABF">
      <w:pPr>
        <w:pStyle w:val="PlainText"/>
      </w:pPr>
      <w:r>
        <w:t>Что касается нас, то в нашем понимании:</w:t>
      </w:r>
    </w:p>
    <w:p w14:paraId="4674382B" w14:textId="77777777" w:rsidR="00D30B85" w:rsidRDefault="00D30B85" w:rsidP="00F509F0">
      <w:pPr>
        <w:pStyle w:val="a3"/>
        <w:numPr>
          <w:ilvl w:val="0"/>
          <w:numId w:val="20"/>
        </w:numPr>
        <w:ind w:left="397" w:hanging="227"/>
      </w:pPr>
      <w:r>
        <w:t xml:space="preserve">системный кризис в США </w:t>
      </w:r>
      <w:r w:rsidRPr="00223AAE">
        <w:t>—</w:t>
      </w:r>
      <w:r>
        <w:t xml:space="preserve"> объективная данность, пре</w:t>
      </w:r>
      <w:r>
        <w:t>д</w:t>
      </w:r>
      <w:r>
        <w:t>ставляющая реальную опасность для самих США и всего о</w:t>
      </w:r>
      <w:r>
        <w:t>с</w:t>
      </w:r>
      <w:r>
        <w:t>тального мира;</w:t>
      </w:r>
    </w:p>
    <w:p w14:paraId="739BAC4D" w14:textId="77777777" w:rsidR="00D30B85" w:rsidRDefault="00D30B85" w:rsidP="00F509F0">
      <w:pPr>
        <w:pStyle w:val="a3"/>
        <w:numPr>
          <w:ilvl w:val="0"/>
          <w:numId w:val="20"/>
        </w:numPr>
        <w:ind w:left="397" w:hanging="227"/>
      </w:pPr>
      <w:r>
        <w:t xml:space="preserve">ни США, ни Запад в целом (включая Австралию и Африку </w:t>
      </w:r>
      <w:r w:rsidRPr="00223AAE">
        <w:t>—</w:t>
      </w:r>
      <w:r>
        <w:t xml:space="preserve"> бывшие колонии европе</w:t>
      </w:r>
      <w:r>
        <w:t>й</w:t>
      </w:r>
      <w:r>
        <w:t>ских держав), а так же и подпавшие под власть идей буржуазного либерализма Япония и другие страны Юго-Восточной Азии не имеют за душой управленч</w:t>
      </w:r>
      <w:r>
        <w:t>е</w:t>
      </w:r>
      <w:r>
        <w:t>ски состоятельной социологической науки (включая и её эк</w:t>
      </w:r>
      <w:r>
        <w:t>о</w:t>
      </w:r>
      <w:r>
        <w:t>номическую составляющую), на основе которых они смогли бы гарантированно преодолеть этот кризис и не допустить возникновения т</w:t>
      </w:r>
      <w:r>
        <w:t>а</w:t>
      </w:r>
      <w:r>
        <w:t xml:space="preserve">кого рода кризисов в будущем. </w:t>
      </w:r>
    </w:p>
    <w:p w14:paraId="362DE848" w14:textId="77777777" w:rsidR="00D30B85" w:rsidRDefault="00D30B85" w:rsidP="00F509F0">
      <w:pPr>
        <w:pStyle w:val="a3"/>
        <w:numPr>
          <w:ilvl w:val="0"/>
          <w:numId w:val="20"/>
        </w:numPr>
        <w:ind w:left="397" w:hanging="227"/>
      </w:pPr>
      <w:r>
        <w:t>У России, как всегда, особое положение.</w:t>
      </w:r>
    </w:p>
    <w:p w14:paraId="1A34D1A0" w14:textId="77777777" w:rsidR="00D30B85" w:rsidRDefault="00D30B85" w:rsidP="00C50FE4">
      <w:pPr>
        <w:pStyle w:val="a7"/>
      </w:pPr>
      <w:r>
        <w:t>Т.е. вопрос о том, как США и остальной мир будут преод</w:t>
      </w:r>
      <w:r>
        <w:t>о</w:t>
      </w:r>
      <w:r>
        <w:t xml:space="preserve">левать этот кризис и каких результатов в этом они достигнут реально, </w:t>
      </w:r>
      <w:r w:rsidRPr="00223AAE">
        <w:t>—</w:t>
      </w:r>
      <w:r>
        <w:t xml:space="preserve"> пока во многом открытый вопрос.</w:t>
      </w:r>
    </w:p>
    <w:p w14:paraId="775A94D4" w14:textId="77777777" w:rsidR="00D30B85" w:rsidRDefault="00D30B85" w:rsidP="00F509F0">
      <w:pPr>
        <w:pStyle w:val="ab"/>
      </w:pPr>
      <w:r>
        <w:t>————————</w:t>
      </w:r>
    </w:p>
    <w:p w14:paraId="690C8193" w14:textId="77777777" w:rsidR="00D30B85" w:rsidRDefault="00D30B85" w:rsidP="00873ABF">
      <w:pPr>
        <w:pStyle w:val="PlainText"/>
      </w:pPr>
      <w:r>
        <w:t>В связи с глобальным финансово-экономическим кризисом, необходимо отметить определённую согласованность (синхрон</w:t>
      </w:r>
      <w:r>
        <w:t>и</w:t>
      </w:r>
      <w:r>
        <w:t>зацию) течения различных процессов в русле глобальной полит</w:t>
      </w:r>
      <w:r>
        <w:t>и</w:t>
      </w:r>
      <w:r>
        <w:t>ки.</w:t>
      </w:r>
    </w:p>
    <w:p w14:paraId="1FD3C849" w14:textId="5F06932E" w:rsidR="00D30B85" w:rsidRDefault="00D30B85" w:rsidP="00873ABF">
      <w:pPr>
        <w:pStyle w:val="PlainText"/>
      </w:pPr>
      <w:r>
        <w:t xml:space="preserve">Хотя потенциал мирового финансово-экономического кризиса </w:t>
      </w:r>
      <w:r>
        <w:lastRenderedPageBreak/>
        <w:t>вызрел уже к середине 1990</w:t>
      </w:r>
      <w:r>
        <w:noBreakHyphen/>
        <w:t>х гг.</w:t>
      </w:r>
      <w:r w:rsidRPr="00D30B85">
        <w:rPr>
          <w:vertAlign w:val="superscript"/>
        </w:rPr>
        <w:t>[CDXVII]</w:t>
      </w:r>
      <w:r>
        <w:t>, однако его стали реализов</w:t>
      </w:r>
      <w:r>
        <w:t>ы</w:t>
      </w:r>
      <w:r>
        <w:t>вать только после того, как режим «великого инквизитора» в Ро</w:t>
      </w:r>
      <w:r>
        <w:t>с</w:t>
      </w:r>
      <w:r>
        <w:t>сионии 1) похоронил режим «великого комбинатора», 2) восста</w:t>
      </w:r>
      <w:r>
        <w:softHyphen/>
        <w:t>новил управляемость страны (как системное свойство), 3) нара</w:t>
      </w:r>
      <w:r>
        <w:softHyphen/>
        <w:t>ботал некоторый потенциал, чем и создал 4) предпосылки к по</w:t>
      </w:r>
      <w:r>
        <w:t>д</w:t>
      </w:r>
      <w:r>
        <w:t>держке ресурсами России политических сценариев преодоления общего кризиса капитализма в глобальных масштабах.</w:t>
      </w:r>
    </w:p>
    <w:p w14:paraId="1AB750DE" w14:textId="77777777" w:rsidR="00D30B85" w:rsidRDefault="00D30B85" w:rsidP="00C50FE4">
      <w:pPr>
        <w:pStyle w:val="a7"/>
      </w:pPr>
      <w:r>
        <w:t xml:space="preserve">Также надо отметить, что в отличие от дефолта августа </w:t>
      </w:r>
      <w:smartTag w:uri="urn:schemas-microsoft-com:office:smarttags" w:element="metricconverter">
        <w:smartTagPr>
          <w:attr w:name="ProductID" w:val="1998 г"/>
        </w:smartTagPr>
        <w:r>
          <w:t>1998 г</w:t>
        </w:r>
      </w:smartTag>
      <w:r>
        <w:t>., к которому страну привёл режим «великого комб</w:t>
      </w:r>
      <w:r>
        <w:t>и</w:t>
      </w:r>
      <w:r>
        <w:t xml:space="preserve">натора», </w:t>
      </w:r>
      <w:r w:rsidRPr="00FB12B9">
        <w:rPr>
          <w:b/>
        </w:rPr>
        <w:t>режим «великого инквизитора» пришёл к криз</w:t>
      </w:r>
      <w:r w:rsidRPr="00FB12B9">
        <w:rPr>
          <w:b/>
        </w:rPr>
        <w:t>и</w:t>
      </w:r>
      <w:r w:rsidRPr="00FB12B9">
        <w:rPr>
          <w:b/>
        </w:rPr>
        <w:t xml:space="preserve">су </w:t>
      </w:r>
      <w:smartTag w:uri="urn:schemas-microsoft-com:office:smarttags" w:element="metricconverter">
        <w:smartTagPr>
          <w:attr w:name="ProductID" w:val="2008 г"/>
        </w:smartTagPr>
        <w:r w:rsidRPr="00FB12B9">
          <w:rPr>
            <w:b/>
          </w:rPr>
          <w:t>2008 г</w:t>
        </w:r>
      </w:smartTag>
      <w:r w:rsidRPr="00FB12B9">
        <w:rPr>
          <w:b/>
        </w:rPr>
        <w:t xml:space="preserve">. в </w:t>
      </w:r>
      <w:r>
        <w:rPr>
          <w:b/>
        </w:rPr>
        <w:t xml:space="preserve">определённом </w:t>
      </w:r>
      <w:r w:rsidRPr="00FB12B9">
        <w:rPr>
          <w:b/>
        </w:rPr>
        <w:t>смысле подг</w:t>
      </w:r>
      <w:r w:rsidRPr="00FB12B9">
        <w:rPr>
          <w:b/>
        </w:rPr>
        <w:t>о</w:t>
      </w:r>
      <w:r w:rsidRPr="00FB12B9">
        <w:rPr>
          <w:b/>
        </w:rPr>
        <w:t>товленным</w:t>
      </w:r>
      <w:r>
        <w:t xml:space="preserve">. </w:t>
      </w:r>
    </w:p>
    <w:p w14:paraId="05A61EE8" w14:textId="77777777" w:rsidR="00D30B85" w:rsidRDefault="00D30B85" w:rsidP="00873ABF">
      <w:pPr>
        <w:pStyle w:val="PlainText"/>
      </w:pPr>
      <w:r>
        <w:t>Прозорливость ли это аналитиков режима, либо результат т</w:t>
      </w:r>
      <w:r>
        <w:t>о</w:t>
      </w:r>
      <w:r>
        <w:t>го, что заправилы глобальной политики сочли за благо его сво</w:t>
      </w:r>
      <w:r>
        <w:t>е</w:t>
      </w:r>
      <w:r>
        <w:t>временно проинформировать и дать некие рекомендации и гара</w:t>
      </w:r>
      <w:r>
        <w:t>н</w:t>
      </w:r>
      <w:r>
        <w:t xml:space="preserve">тии, </w:t>
      </w:r>
      <w:r w:rsidRPr="00223AAE">
        <w:t>—</w:t>
      </w:r>
      <w:r>
        <w:t xml:space="preserve"> это не принципиально, поскольку в любом из вариантов действия режима «великого инквизитора» лежат в пределах норм библейской концепции порабощения человечества от имени Б</w:t>
      </w:r>
      <w:r>
        <w:t>о</w:t>
      </w:r>
      <w:r>
        <w:t>га.</w:t>
      </w:r>
    </w:p>
    <w:p w14:paraId="50FC5DFB" w14:textId="3DE05329" w:rsidR="00D30B85" w:rsidRDefault="00D30B85" w:rsidP="00873ABF">
      <w:pPr>
        <w:pStyle w:val="PlainText"/>
      </w:pPr>
      <w:r>
        <w:t>И хотя характер этой подготовки не соответствует Концепции общественной безопасности, однако отрицать сам этот факт было бы ошибочно: она действительно была проведена, но в соответс</w:t>
      </w:r>
      <w:r>
        <w:t>т</w:t>
      </w:r>
      <w:r>
        <w:t>вии с тем пониманием, которое может быть выработано на основе финансово-счёт</w:t>
      </w:r>
      <w:r>
        <w:softHyphen/>
        <w:t>ного подхода к макроэкономическим си</w:t>
      </w:r>
      <w:r>
        <w:t>с</w:t>
      </w:r>
      <w:r>
        <w:t>темам</w:t>
      </w:r>
      <w:r w:rsidRPr="00D30B85">
        <w:rPr>
          <w:vertAlign w:val="superscript"/>
        </w:rPr>
        <w:t>[CDXVIII]</w:t>
      </w:r>
      <w:r>
        <w:t>:</w:t>
      </w:r>
    </w:p>
    <w:p w14:paraId="7CAE4CC2" w14:textId="77777777" w:rsidR="00D30B85" w:rsidRDefault="00D30B85" w:rsidP="00F509F0">
      <w:pPr>
        <w:pStyle w:val="a3"/>
        <w:numPr>
          <w:ilvl w:val="0"/>
          <w:numId w:val="20"/>
        </w:numPr>
        <w:ind w:left="397" w:hanging="227"/>
      </w:pPr>
      <w:r>
        <w:t>Пресловутый стабилизационный фонд в период высоких цен на нефть и газ формировался целенаправленно под преодол</w:t>
      </w:r>
      <w:r>
        <w:t>е</w:t>
      </w:r>
      <w:r>
        <w:t>ние будущего кризиса, хотя его предназначение режим «в</w:t>
      </w:r>
      <w:r>
        <w:t>е</w:t>
      </w:r>
      <w:r>
        <w:t>ликого инквизитора» публично не объяснял, а его представ</w:t>
      </w:r>
      <w:r>
        <w:t>и</w:t>
      </w:r>
      <w:r>
        <w:t>тели (Г.Греф, А.Кудрин и некоторые другие) несли всякую ахинею по вопросу о стабфонде и почему он не может быть инвестирован в реальный сектор и модернизацию страны. В общем, это яркая иллюстрация осуществления в политике о</w:t>
      </w:r>
      <w:r>
        <w:t>д</w:t>
      </w:r>
      <w:r>
        <w:t>ного из главных принципов «разводняка»:</w:t>
      </w:r>
      <w:r w:rsidRPr="003806D5">
        <w:rPr>
          <w:i/>
        </w:rPr>
        <w:t xml:space="preserve"> «кто знает — тот поймёт, а кто не знает — тому и не надо: это его пробл</w:t>
      </w:r>
      <w:r w:rsidRPr="003806D5">
        <w:rPr>
          <w:i/>
        </w:rPr>
        <w:t>е</w:t>
      </w:r>
      <w:r w:rsidRPr="003806D5">
        <w:rPr>
          <w:i/>
        </w:rPr>
        <w:t>мы»</w:t>
      </w:r>
      <w:r>
        <w:t>.</w:t>
      </w:r>
    </w:p>
    <w:p w14:paraId="45C3A1DE" w14:textId="69C6644E" w:rsidR="00D30B85" w:rsidRDefault="00D30B85" w:rsidP="00F509F0">
      <w:pPr>
        <w:pStyle w:val="a3"/>
        <w:numPr>
          <w:ilvl w:val="0"/>
          <w:numId w:val="20"/>
        </w:numPr>
        <w:ind w:left="397" w:hanging="227"/>
      </w:pPr>
      <w:r>
        <w:t>При этом режим поднялся даже до управления по схеме пр</w:t>
      </w:r>
      <w:r>
        <w:t>е</w:t>
      </w:r>
      <w:r>
        <w:t>диктор-корректор</w:t>
      </w:r>
      <w:r w:rsidRPr="00D30B85">
        <w:rPr>
          <w:vertAlign w:val="superscript"/>
        </w:rPr>
        <w:t>[CDXIX]</w:t>
      </w:r>
      <w:r>
        <w:t xml:space="preserve">. </w:t>
      </w:r>
    </w:p>
    <w:p w14:paraId="7D2590FE" w14:textId="77777777" w:rsidR="00D30B85" w:rsidRDefault="00D30B85" w:rsidP="00873ABF">
      <w:pPr>
        <w:pStyle w:val="PlainText"/>
      </w:pPr>
      <w:r>
        <w:lastRenderedPageBreak/>
        <w:t>И такого рода успехи могут пьянить режим…</w:t>
      </w:r>
    </w:p>
    <w:p w14:paraId="25386E31" w14:textId="77777777" w:rsidR="00D30B85" w:rsidRDefault="00D30B85" w:rsidP="00F509F0">
      <w:pPr>
        <w:pStyle w:val="ab"/>
      </w:pPr>
      <w:r>
        <w:t>————————</w:t>
      </w:r>
    </w:p>
    <w:p w14:paraId="00E8027B" w14:textId="4867915D" w:rsidR="00D30B85" w:rsidRDefault="00D30B85" w:rsidP="00873ABF">
      <w:pPr>
        <w:pStyle w:val="PlainText"/>
      </w:pPr>
      <w:r>
        <w:t>Проблемы, с которыми сталкиваются так называемые «разв</w:t>
      </w:r>
      <w:r>
        <w:t>и</w:t>
      </w:r>
      <w:r>
        <w:t>тые»</w:t>
      </w:r>
      <w:r w:rsidRPr="00D30B85">
        <w:rPr>
          <w:vertAlign w:val="superscript"/>
        </w:rPr>
        <w:t>[CDXX]</w:t>
      </w:r>
      <w:r>
        <w:t xml:space="preserve"> страны (прежде всего </w:t>
      </w:r>
      <w:r w:rsidRPr="00223AAE">
        <w:t>—</w:t>
      </w:r>
      <w:r>
        <w:t xml:space="preserve"> государства Европы, США, Кан</w:t>
      </w:r>
      <w:r>
        <w:t>а</w:t>
      </w:r>
      <w:r>
        <w:t xml:space="preserve">да, Австралия), </w:t>
      </w:r>
      <w:r w:rsidRPr="00223AAE">
        <w:t>—</w:t>
      </w:r>
      <w:r>
        <w:t xml:space="preserve"> те же самые, что и в постсоветской Россионии, хотя сила воздействия на общество и «удельный вес» каждой из них в полном спектре проблем в них </w:t>
      </w:r>
      <w:r w:rsidRPr="00223AAE">
        <w:t>—</w:t>
      </w:r>
      <w:r>
        <w:t xml:space="preserve"> разные. Т.е. свершилась не только идеологическая, но культурологическая униф</w:t>
      </w:r>
      <w:r>
        <w:t>и</w:t>
      </w:r>
      <w:r>
        <w:t>кация «развитых» стран, включая и Россию. Если говорить об их пр</w:t>
      </w:r>
      <w:r>
        <w:t>о</w:t>
      </w:r>
      <w:r>
        <w:t xml:space="preserve">блемах, то лучше всего это делать на примере «лидера свободного мира» </w:t>
      </w:r>
      <w:r w:rsidRPr="00223AAE">
        <w:t>—</w:t>
      </w:r>
      <w:r>
        <w:t xml:space="preserve"> США. Из книги Б.Х.Обамы “Дерзость надежды. Мысли о возрождении американской мечты” можно узнать, что в США имеют место:</w:t>
      </w:r>
    </w:p>
    <w:p w14:paraId="5FB3D065" w14:textId="0BE0B9FE" w:rsidR="00D30B85" w:rsidRDefault="00D30B85" w:rsidP="00F509F0">
      <w:pPr>
        <w:pStyle w:val="a3"/>
        <w:numPr>
          <w:ilvl w:val="0"/>
          <w:numId w:val="20"/>
        </w:numPr>
        <w:ind w:left="397" w:hanging="227"/>
      </w:pPr>
      <w:r>
        <w:t>Деградация промышленности и сопутствующее ей снижение доходов и качества жизни работающих по найму масс амер</w:t>
      </w:r>
      <w:r>
        <w:t>и</w:t>
      </w:r>
      <w:r>
        <w:t>канцев вследствие переноса транснациональными корпор</w:t>
      </w:r>
      <w:r>
        <w:t>а</w:t>
      </w:r>
      <w:r>
        <w:t>циями промышленных производств в страны, где уровень зарплаты персонала, налогообложения, прямых социальных выплат и вложений в обеспечении безопасности и экологи</w:t>
      </w:r>
      <w:r>
        <w:t>ч</w:t>
      </w:r>
      <w:r>
        <w:t>ности производств существенно ниже, чем в США</w:t>
      </w:r>
      <w:r w:rsidRPr="00D30B85">
        <w:rPr>
          <w:vertAlign w:val="superscript"/>
        </w:rPr>
        <w:t>[CDXXI]</w:t>
      </w:r>
      <w:r>
        <w:t>.</w:t>
      </w:r>
    </w:p>
    <w:p w14:paraId="104E96E0" w14:textId="77777777" w:rsidR="00D30B85" w:rsidRDefault="00D30B85" w:rsidP="00F509F0">
      <w:pPr>
        <w:pStyle w:val="a3"/>
        <w:widowControl w:val="0"/>
        <w:numPr>
          <w:ilvl w:val="0"/>
          <w:numId w:val="20"/>
        </w:numPr>
        <w:ind w:left="397" w:hanging="227"/>
      </w:pPr>
      <w:r>
        <w:t>Снижение уровня занятости коренного населения (прежде всего в массовых профессиях) вследствие вытеснения их пришлыми мигрантами, согласными работать за существенно более низкую зарплату и без предоставления «соцпакета» и каких-либо вложений в сове</w:t>
      </w:r>
      <w:r>
        <w:t>р</w:t>
      </w:r>
      <w:r>
        <w:t>шенствование условий труда.</w:t>
      </w:r>
    </w:p>
    <w:p w14:paraId="31FEC8B2" w14:textId="77777777" w:rsidR="00D30B85" w:rsidRDefault="00D30B85" w:rsidP="00F509F0">
      <w:pPr>
        <w:pStyle w:val="a3"/>
        <w:numPr>
          <w:ilvl w:val="0"/>
          <w:numId w:val="20"/>
        </w:numPr>
        <w:ind w:left="397" w:hanging="227"/>
      </w:pPr>
      <w:r>
        <w:t xml:space="preserve">Сокращение доли коренного населения и рост доли и общего числа </w:t>
      </w:r>
      <w:r w:rsidRPr="007E0650">
        <w:rPr>
          <w:i/>
        </w:rPr>
        <w:t>иммигрантов в первом поколении</w:t>
      </w:r>
      <w:r>
        <w:t>, конфликты этих двух составных частей населения, ведущие к разрушению истор</w:t>
      </w:r>
      <w:r>
        <w:t>и</w:t>
      </w:r>
      <w:r>
        <w:t>чески сложившейся культуры общества и утрате обществом целостности (сплочённ</w:t>
      </w:r>
      <w:r>
        <w:t>о</w:t>
      </w:r>
      <w:r>
        <w:t>сти).</w:t>
      </w:r>
    </w:p>
    <w:p w14:paraId="16662CC8" w14:textId="3BBB6B5E" w:rsidR="00D30B85" w:rsidRDefault="00D30B85" w:rsidP="00F509F0">
      <w:pPr>
        <w:pStyle w:val="a3"/>
        <w:numPr>
          <w:ilvl w:val="0"/>
          <w:numId w:val="20"/>
        </w:numPr>
        <w:ind w:left="397" w:hanging="227"/>
      </w:pPr>
      <w:r>
        <w:t>Деградация и массовая люмпенизация той части населения, которая не востребована исторически сложившейся хозяйс</w:t>
      </w:r>
      <w:r>
        <w:t>т</w:t>
      </w:r>
      <w:r>
        <w:t>венной системой, либо которая в силу разного рода причин</w:t>
      </w:r>
      <w:r w:rsidRPr="00D30B85">
        <w:rPr>
          <w:vertAlign w:val="superscript"/>
        </w:rPr>
        <w:t>[CDXXII]</w:t>
      </w:r>
      <w:r>
        <w:t xml:space="preserve"> в принципе не способна соучаствовать в хозяйственной де</w:t>
      </w:r>
      <w:r>
        <w:t>я</w:t>
      </w:r>
      <w:r>
        <w:t xml:space="preserve">тельности и общекультурной жизни общества, что является генератором примитивно-силовых и наиболее жестоких по отношению к личности видов </w:t>
      </w:r>
      <w:r>
        <w:lastRenderedPageBreak/>
        <w:t>преступности, иждивенчески-парази</w:t>
      </w:r>
      <w:r>
        <w:softHyphen/>
        <w:t>ти</w:t>
      </w:r>
      <w:r>
        <w:softHyphen/>
        <w:t>ческих настроений, распространения в обществе п</w:t>
      </w:r>
      <w:r>
        <w:t>о</w:t>
      </w:r>
      <w:r>
        <w:t>ро</w:t>
      </w:r>
      <w:r>
        <w:t>ч</w:t>
      </w:r>
      <w:r>
        <w:t>ного образа жизни.</w:t>
      </w:r>
    </w:p>
    <w:p w14:paraId="68D0BF82" w14:textId="1D070D20" w:rsidR="00D30B85" w:rsidRDefault="00D30B85" w:rsidP="00F509F0">
      <w:pPr>
        <w:pStyle w:val="a3"/>
        <w:numPr>
          <w:ilvl w:val="0"/>
          <w:numId w:val="20"/>
        </w:numPr>
        <w:ind w:left="397" w:hanging="227"/>
      </w:pPr>
      <w:r>
        <w:t>Неспособность социальной системы дать полноценное обр</w:t>
      </w:r>
      <w:r>
        <w:t>а</w:t>
      </w:r>
      <w:r>
        <w:t>зование всем детям, что блокирует реализацию их творческ</w:t>
      </w:r>
      <w:r>
        <w:t>о</w:t>
      </w:r>
      <w:r>
        <w:t>го потенциала и толкает на путь люмпенизации и преступн</w:t>
      </w:r>
      <w:r>
        <w:t>о</w:t>
      </w:r>
      <w:r>
        <w:t>сти</w:t>
      </w:r>
      <w:r w:rsidRPr="00D30B85">
        <w:rPr>
          <w:vertAlign w:val="superscript"/>
        </w:rPr>
        <w:t>[CDXXIII]</w:t>
      </w:r>
      <w:r>
        <w:t>.</w:t>
      </w:r>
    </w:p>
    <w:p w14:paraId="2B4FC9AD" w14:textId="3C0C5EC2" w:rsidR="00D30B85" w:rsidRDefault="00D30B85" w:rsidP="00F509F0">
      <w:pPr>
        <w:pStyle w:val="a3"/>
        <w:numPr>
          <w:ilvl w:val="0"/>
          <w:numId w:val="20"/>
        </w:numPr>
        <w:ind w:left="397" w:hanging="227"/>
      </w:pPr>
      <w:r>
        <w:t>Сокращение объёма фундаментальных научных исследов</w:t>
      </w:r>
      <w:r>
        <w:t>а</w:t>
      </w:r>
      <w:r>
        <w:t>ний</w:t>
      </w:r>
      <w:r w:rsidRPr="00D30B85">
        <w:rPr>
          <w:vertAlign w:val="superscript"/>
        </w:rPr>
        <w:t>[CDXXIV]</w:t>
      </w:r>
      <w:r>
        <w:t xml:space="preserve"> и торможение научно-тех</w:t>
      </w:r>
      <w:r>
        <w:softHyphen/>
        <w:t>нического прогресса.</w:t>
      </w:r>
    </w:p>
    <w:p w14:paraId="2EF8B775" w14:textId="4727019B" w:rsidR="00D30B85" w:rsidRDefault="00D30B85" w:rsidP="00F509F0">
      <w:pPr>
        <w:pStyle w:val="a3"/>
        <w:numPr>
          <w:ilvl w:val="0"/>
          <w:numId w:val="20"/>
        </w:numPr>
        <w:ind w:left="397" w:hanging="227"/>
      </w:pPr>
      <w:r>
        <w:t>Неспособность социальной системы обеспечить полноценное медицинское обслуживание всего населения.</w:t>
      </w:r>
      <w:r w:rsidRPr="00D30B85">
        <w:rPr>
          <w:vertAlign w:val="superscript"/>
        </w:rPr>
        <w:t>[CDXXV]</w:t>
      </w:r>
    </w:p>
    <w:p w14:paraId="16A2D388" w14:textId="77777777" w:rsidR="00D30B85" w:rsidRDefault="00D30B85" w:rsidP="00F509F0">
      <w:pPr>
        <w:pStyle w:val="a3"/>
        <w:numPr>
          <w:ilvl w:val="0"/>
          <w:numId w:val="20"/>
        </w:numPr>
        <w:ind w:left="397" w:hanging="227"/>
      </w:pPr>
      <w:r>
        <w:t>Неадекватность представлений о жизни, прежде всего, наиб</w:t>
      </w:r>
      <w:r>
        <w:t>о</w:t>
      </w:r>
      <w:r>
        <w:t xml:space="preserve">лее богатой части населения, которая убеждена в том, что её экономическое благополучие </w:t>
      </w:r>
      <w:r w:rsidRPr="00223AAE">
        <w:t>—</w:t>
      </w:r>
      <w:r>
        <w:t xml:space="preserve"> исключительно заслуга ка</w:t>
      </w:r>
      <w:r>
        <w:t>ж</w:t>
      </w:r>
      <w:r>
        <w:t>дого из них, а не результат перераспределения совокупного дохода общества в их пользу под воздействием конъюнктуры нерегулируемого или корпоративно-эгоистически регулиру</w:t>
      </w:r>
      <w:r>
        <w:t>е</w:t>
      </w:r>
      <w:r>
        <w:t xml:space="preserve">мого рынка товаров (в том числе и фиктивных </w:t>
      </w:r>
      <w:r w:rsidRPr="00223AAE">
        <w:t>—</w:t>
      </w:r>
      <w:r>
        <w:t xml:space="preserve"> объектов спекуляции) и рынка профессионализма.</w:t>
      </w:r>
    </w:p>
    <w:p w14:paraId="7F99BB94" w14:textId="77777777" w:rsidR="00D30B85" w:rsidRDefault="00D30B85" w:rsidP="00F509F0">
      <w:pPr>
        <w:pStyle w:val="a3"/>
        <w:numPr>
          <w:ilvl w:val="0"/>
          <w:numId w:val="20"/>
        </w:numPr>
        <w:ind w:left="397" w:hanging="227"/>
      </w:pPr>
      <w:r>
        <w:t xml:space="preserve">Люмпенизация “элит” </w:t>
      </w:r>
      <w:r w:rsidRPr="00223AAE">
        <w:t>—</w:t>
      </w:r>
      <w:r>
        <w:t xml:space="preserve"> «золотой молодёжи», вызывающая озлобленность в простонародье и падение уровня дееспосо</w:t>
      </w:r>
      <w:r>
        <w:t>б</w:t>
      </w:r>
      <w:r>
        <w:t>ности правящей “элиты” в процессе смены поколений.</w:t>
      </w:r>
    </w:p>
    <w:p w14:paraId="47BE1F4A" w14:textId="79F6FA50" w:rsidR="00D30B85" w:rsidRDefault="00D30B85" w:rsidP="00C50FE4">
      <w:pPr>
        <w:pStyle w:val="a7"/>
      </w:pPr>
      <w:r>
        <w:t>Если говорить об источнике происхождения этих пр</w:t>
      </w:r>
      <w:r>
        <w:t>о</w:t>
      </w:r>
      <w:r>
        <w:t xml:space="preserve">блем, то в своей экономической основе они во многом </w:t>
      </w:r>
      <w:r w:rsidRPr="00223AAE">
        <w:t>—</w:t>
      </w:r>
      <w:r>
        <w:t xml:space="preserve"> прямое следствие одного из принципов буржуазного либерализма </w:t>
      </w:r>
      <w:r w:rsidRPr="00223AAE">
        <w:t>—</w:t>
      </w:r>
      <w:r>
        <w:t xml:space="preserve"> </w:t>
      </w:r>
      <w:r w:rsidRPr="00B15015">
        <w:rPr>
          <w:i/>
        </w:rPr>
        <w:t xml:space="preserve">«свободного перемещения через государственные границы </w:t>
      </w:r>
      <w:r>
        <w:rPr>
          <w:i/>
        </w:rPr>
        <w:t xml:space="preserve">товаров, </w:t>
      </w:r>
      <w:r w:rsidRPr="00B15015">
        <w:rPr>
          <w:i/>
        </w:rPr>
        <w:t>капитала и трудовых ресурсов».</w:t>
      </w:r>
      <w:r w:rsidRPr="00D30B85">
        <w:rPr>
          <w:vertAlign w:val="superscript"/>
        </w:rPr>
        <w:t>[CDXXVI]</w:t>
      </w:r>
      <w:r>
        <w:t xml:space="preserve"> И надо быть очень «продвинутым идиотом», чтобы этого не понимать. </w:t>
      </w:r>
    </w:p>
    <w:p w14:paraId="63C343E8" w14:textId="77777777" w:rsidR="00D30B85" w:rsidRDefault="00D30B85" w:rsidP="00C50FE4">
      <w:pPr>
        <w:pStyle w:val="a7"/>
      </w:pPr>
      <w:r>
        <w:t>И соответственно надо быть ещё более «продвинутым иди</w:t>
      </w:r>
      <w:r>
        <w:t>о</w:t>
      </w:r>
      <w:r>
        <w:t>том», чтобы не понимать, что все названные болезни общ</w:t>
      </w:r>
      <w:r>
        <w:t>е</w:t>
      </w:r>
      <w:r>
        <w:t xml:space="preserve">ства, если и не искореняются полностью, то в значительной мере их острота снижается при отказе от принципа </w:t>
      </w:r>
      <w:r w:rsidRPr="003046F6">
        <w:rPr>
          <w:i/>
        </w:rPr>
        <w:t>«свобо</w:t>
      </w:r>
      <w:r w:rsidRPr="003046F6">
        <w:rPr>
          <w:i/>
        </w:rPr>
        <w:t>д</w:t>
      </w:r>
      <w:r w:rsidRPr="003046F6">
        <w:rPr>
          <w:i/>
        </w:rPr>
        <w:t>ного перемещения через госу</w:t>
      </w:r>
      <w:r>
        <w:rPr>
          <w:i/>
        </w:rPr>
        <w:softHyphen/>
      </w:r>
      <w:r w:rsidRPr="003046F6">
        <w:rPr>
          <w:i/>
        </w:rPr>
        <w:t xml:space="preserve">дарственные границы </w:t>
      </w:r>
      <w:r>
        <w:rPr>
          <w:i/>
        </w:rPr>
        <w:t xml:space="preserve">товаров, </w:t>
      </w:r>
      <w:r w:rsidRPr="003046F6">
        <w:rPr>
          <w:i/>
        </w:rPr>
        <w:t>к</w:t>
      </w:r>
      <w:r w:rsidRPr="003046F6">
        <w:rPr>
          <w:i/>
        </w:rPr>
        <w:t>а</w:t>
      </w:r>
      <w:r w:rsidRPr="003046F6">
        <w:rPr>
          <w:i/>
        </w:rPr>
        <w:t>питала и трудовых ресурсов»</w:t>
      </w:r>
      <w:r>
        <w:t xml:space="preserve">. </w:t>
      </w:r>
    </w:p>
    <w:p w14:paraId="5510F5F2" w14:textId="77777777" w:rsidR="00D30B85" w:rsidRDefault="00D30B85" w:rsidP="00C50FE4">
      <w:pPr>
        <w:pStyle w:val="a9"/>
      </w:pPr>
      <w:r>
        <w:lastRenderedPageBreak/>
        <w:t xml:space="preserve">Тем не менее, публичные политики всех «развитых» стран клянутся в верности этому принципу, </w:t>
      </w:r>
      <w:r w:rsidRPr="00B15015">
        <w:rPr>
          <w:i/>
        </w:rPr>
        <w:t>явно не буд</w:t>
      </w:r>
      <w:r w:rsidRPr="00B15015">
        <w:rPr>
          <w:i/>
        </w:rPr>
        <w:t>у</w:t>
      </w:r>
      <w:r w:rsidRPr="00B15015">
        <w:rPr>
          <w:i/>
        </w:rPr>
        <w:t>чи идиотами,</w:t>
      </w:r>
      <w:r>
        <w:t xml:space="preserve"> и в этом выражается их определённая ди</w:t>
      </w:r>
      <w:r>
        <w:t>с</w:t>
      </w:r>
      <w:r>
        <w:t>цип</w:t>
      </w:r>
      <w:r>
        <w:softHyphen/>
        <w:t xml:space="preserve">линированность </w:t>
      </w:r>
      <w:r w:rsidRPr="00223AAE">
        <w:t>—</w:t>
      </w:r>
      <w:r>
        <w:t xml:space="preserve"> подотчётность некой трансгос</w:t>
      </w:r>
      <w:r>
        <w:t>у</w:t>
      </w:r>
      <w:r>
        <w:t xml:space="preserve">дарственной непубличной политической мафии, которая в </w:t>
      </w:r>
      <w:r w:rsidRPr="00B15015">
        <w:rPr>
          <w:i/>
        </w:rPr>
        <w:t>«маргинальных» (по мнению чистоплюев)</w:t>
      </w:r>
      <w:r>
        <w:t xml:space="preserve"> кругах иде</w:t>
      </w:r>
      <w:r>
        <w:t>н</w:t>
      </w:r>
      <w:r>
        <w:t>тифицируется как масонс</w:t>
      </w:r>
      <w:r>
        <w:t>т</w:t>
      </w:r>
      <w:r>
        <w:t>во.</w:t>
      </w:r>
    </w:p>
    <w:p w14:paraId="06B81684" w14:textId="77777777" w:rsidR="00D30B85" w:rsidRDefault="00D30B85" w:rsidP="00873ABF">
      <w:pPr>
        <w:pStyle w:val="PlainText"/>
      </w:pPr>
      <w:r>
        <w:t>Соответственно публичные политики, подчиняя политику г</w:t>
      </w:r>
      <w:r>
        <w:t>о</w:t>
      </w:r>
      <w:r>
        <w:t xml:space="preserve">сударств принципу </w:t>
      </w:r>
      <w:r w:rsidRPr="00A970BD">
        <w:rPr>
          <w:i/>
        </w:rPr>
        <w:t xml:space="preserve">«свободы перемещения </w:t>
      </w:r>
      <w:r>
        <w:rPr>
          <w:i/>
        </w:rPr>
        <w:t xml:space="preserve">товаров, </w:t>
      </w:r>
      <w:r w:rsidRPr="00A970BD">
        <w:rPr>
          <w:i/>
        </w:rPr>
        <w:t>капитала и трудовых ресурсов»,</w:t>
      </w:r>
      <w:r>
        <w:t xml:space="preserve"> нагло лгут своим народам, рассказ</w:t>
      </w:r>
      <w:r>
        <w:t>ы</w:t>
      </w:r>
      <w:r>
        <w:t>вая им о том, что реализация этого принципа в их обществе, конечно, н</w:t>
      </w:r>
      <w:r>
        <w:t>е</w:t>
      </w:r>
      <w:r>
        <w:t>сёт определённые неудобства и проблемы, но это носит време</w:t>
      </w:r>
      <w:r>
        <w:t>н</w:t>
      </w:r>
      <w:r>
        <w:t>ный характер, а вот когда они будут реализованы, то тогда все почувствуют общественную полезность проводимой ими полит</w:t>
      </w:r>
      <w:r>
        <w:t>и</w:t>
      </w:r>
      <w:r>
        <w:t>ки. Такого рода бредни и ложь слышат и жители РФ на протяж</w:t>
      </w:r>
      <w:r>
        <w:t>е</w:t>
      </w:r>
      <w:r>
        <w:t>нии всего постсоветского времени: разнородная бытовая и соц</w:t>
      </w:r>
      <w:r>
        <w:t>и</w:t>
      </w:r>
      <w:r>
        <w:t>альная неустроенность на протяжении нескольких десятилетий для жи</w:t>
      </w:r>
      <w:r>
        <w:t>з</w:t>
      </w:r>
      <w:r>
        <w:t xml:space="preserve">ни человека это </w:t>
      </w:r>
      <w:r w:rsidRPr="00223AAE">
        <w:t>—</w:t>
      </w:r>
      <w:r>
        <w:t xml:space="preserve"> постоянно, а не «временно»; временно </w:t>
      </w:r>
      <w:r w:rsidRPr="00223AAE">
        <w:t>—</w:t>
      </w:r>
      <w:r>
        <w:t xml:space="preserve"> это в пределах нескольких лет.</w:t>
      </w:r>
    </w:p>
    <w:p w14:paraId="5F447202" w14:textId="77777777" w:rsidR="00D30B85" w:rsidRDefault="00D30B85" w:rsidP="00873ABF">
      <w:pPr>
        <w:pStyle w:val="PlainText"/>
      </w:pPr>
      <w:r>
        <w:t xml:space="preserve">Пока же полезной отдачи от этого принципа никто, кроме владельцев и заправил транснациональных корпораций, </w:t>
      </w:r>
      <w:r w:rsidRPr="00223AAE">
        <w:t>—</w:t>
      </w:r>
      <w:r>
        <w:t xml:space="preserve"> не в</w:t>
      </w:r>
      <w:r>
        <w:t>и</w:t>
      </w:r>
      <w:r>
        <w:t>дел, а с перечисленными выше проблемами, им вызванными, сталкивались все.</w:t>
      </w:r>
    </w:p>
    <w:p w14:paraId="5FD6AF6F" w14:textId="77777777" w:rsidR="00D30B85" w:rsidRDefault="00D30B85" w:rsidP="00873ABF">
      <w:pPr>
        <w:pStyle w:val="PlainText"/>
      </w:pPr>
      <w:r>
        <w:t>Но может быть выдвинуто возражение, что в условиях глоб</w:t>
      </w:r>
      <w:r>
        <w:t>а</w:t>
      </w:r>
      <w:r>
        <w:t>лизации, «развитые» страны не имеют морального права подч</w:t>
      </w:r>
      <w:r>
        <w:t>и</w:t>
      </w:r>
      <w:r>
        <w:t>нять экономическую политику своему «национальному эгоизму», что они должны поделиться достижениями «передовой цивилиз</w:t>
      </w:r>
      <w:r>
        <w:t>а</w:t>
      </w:r>
      <w:r>
        <w:t>ции» с народами, кот</w:t>
      </w:r>
      <w:r>
        <w:t>о</w:t>
      </w:r>
      <w:r>
        <w:t>рые в силу разных причин отстали от них в научном и промышленном разв</w:t>
      </w:r>
      <w:r>
        <w:t>и</w:t>
      </w:r>
      <w:r>
        <w:t xml:space="preserve">тии. </w:t>
      </w:r>
    </w:p>
    <w:p w14:paraId="4A152711" w14:textId="77777777" w:rsidR="00D30B85" w:rsidRDefault="00D30B85" w:rsidP="00873ABF">
      <w:pPr>
        <w:pStyle w:val="PlainText"/>
      </w:pPr>
      <w:r>
        <w:t>Однако, если перейти к глобальному масштабу рассмотрения, то выяснится следующее:</w:t>
      </w:r>
    </w:p>
    <w:p w14:paraId="288886AD" w14:textId="155C9B96" w:rsidR="00D30B85" w:rsidRDefault="00D30B85" w:rsidP="00F509F0">
      <w:pPr>
        <w:pStyle w:val="a3"/>
        <w:numPr>
          <w:ilvl w:val="0"/>
          <w:numId w:val="20"/>
        </w:numPr>
        <w:ind w:left="397" w:hanging="227"/>
      </w:pPr>
      <w:r>
        <w:t>деградация промышленности, культуры, системы внутрио</w:t>
      </w:r>
      <w:r>
        <w:t>б</w:t>
      </w:r>
      <w:r>
        <w:t>щественных взаимосвязей в «развитых» странах под возде</w:t>
      </w:r>
      <w:r>
        <w:t>й</w:t>
      </w:r>
      <w:r>
        <w:t xml:space="preserve">ствием подчинения их политики принципу </w:t>
      </w:r>
      <w:r w:rsidRPr="00BD5BA9">
        <w:rPr>
          <w:i/>
        </w:rPr>
        <w:t>«свободы перем</w:t>
      </w:r>
      <w:r w:rsidRPr="00BD5BA9">
        <w:rPr>
          <w:i/>
        </w:rPr>
        <w:t>е</w:t>
      </w:r>
      <w:r w:rsidRPr="00BD5BA9">
        <w:rPr>
          <w:i/>
        </w:rPr>
        <w:t>щения</w:t>
      </w:r>
      <w:r>
        <w:rPr>
          <w:i/>
        </w:rPr>
        <w:t xml:space="preserve"> товаров,</w:t>
      </w:r>
      <w:r w:rsidRPr="00BD5BA9">
        <w:rPr>
          <w:i/>
        </w:rPr>
        <w:t xml:space="preserve"> капиталов и трудовых ресурсов через гос</w:t>
      </w:r>
      <w:r w:rsidRPr="00BD5BA9">
        <w:rPr>
          <w:i/>
        </w:rPr>
        <w:t>у</w:t>
      </w:r>
      <w:r w:rsidRPr="00BD5BA9">
        <w:rPr>
          <w:i/>
        </w:rPr>
        <w:t>дарственные границы»</w:t>
      </w:r>
      <w:r>
        <w:t xml:space="preserve"> </w:t>
      </w:r>
      <w:r w:rsidRPr="00223AAE">
        <w:t>—</w:t>
      </w:r>
      <w:r>
        <w:t xml:space="preserve"> расплата за политику колониали</w:t>
      </w:r>
      <w:r>
        <w:t>з</w:t>
      </w:r>
      <w:r>
        <w:t>ма и неоколониализма, которую большинство из них пров</w:t>
      </w:r>
      <w:r>
        <w:t>о</w:t>
      </w:r>
      <w:r>
        <w:t>дило в прошлом</w:t>
      </w:r>
      <w:r w:rsidRPr="00D30B85">
        <w:rPr>
          <w:vertAlign w:val="superscript"/>
        </w:rPr>
        <w:t>[CDXXVII]</w:t>
      </w:r>
      <w:r>
        <w:t>;</w:t>
      </w:r>
    </w:p>
    <w:p w14:paraId="18A369FA" w14:textId="77777777" w:rsidR="00D30B85" w:rsidRDefault="00D30B85" w:rsidP="00F509F0">
      <w:pPr>
        <w:pStyle w:val="a3"/>
        <w:numPr>
          <w:ilvl w:val="0"/>
          <w:numId w:val="20"/>
        </w:numPr>
        <w:ind w:left="397" w:hanging="227"/>
      </w:pPr>
      <w:r>
        <w:lastRenderedPageBreak/>
        <w:t>но и отсталым в аспекте развития науки и промышленности странам этот принцип тоже не несёт ничего хорошего.</w:t>
      </w:r>
    </w:p>
    <w:p w14:paraId="5025481A" w14:textId="77777777" w:rsidR="00D30B85" w:rsidRDefault="00D30B85" w:rsidP="00F509F0">
      <w:pPr>
        <w:pStyle w:val="ab"/>
      </w:pPr>
      <w:r>
        <w:t>————————</w:t>
      </w:r>
    </w:p>
    <w:p w14:paraId="414BF4B2" w14:textId="77777777" w:rsidR="00D30B85" w:rsidRDefault="00D30B85" w:rsidP="00873ABF">
      <w:pPr>
        <w:pStyle w:val="PlainText"/>
      </w:pPr>
      <w:r>
        <w:t xml:space="preserve">Последнее надо пояснить. </w:t>
      </w:r>
    </w:p>
    <w:p w14:paraId="19F7360B" w14:textId="77777777" w:rsidR="00D30B85" w:rsidRDefault="00D30B85" w:rsidP="00F509F0">
      <w:pPr>
        <w:pStyle w:val="a3"/>
        <w:numPr>
          <w:ilvl w:val="0"/>
          <w:numId w:val="20"/>
        </w:numPr>
        <w:ind w:left="397" w:hanging="227"/>
      </w:pPr>
      <w:r>
        <w:t>Дешевизна производства в отсталых странах основывается не только на дешевизне в них рабочей силы, но и на несоблюд</w:t>
      </w:r>
      <w:r>
        <w:t>е</w:t>
      </w:r>
      <w:r>
        <w:t>нии экологических стандартов и стандартов обеспечения безопасности труда, принятых в развитых странах, в резул</w:t>
      </w:r>
      <w:r>
        <w:t>ь</w:t>
      </w:r>
      <w:r>
        <w:t>тате чего в отсталых странах уничтожается природа и гроби</w:t>
      </w:r>
      <w:r>
        <w:t>т</w:t>
      </w:r>
      <w:r>
        <w:t xml:space="preserve">ся здоровье населения </w:t>
      </w:r>
      <w:r w:rsidRPr="00223AAE">
        <w:t>—</w:t>
      </w:r>
      <w:r>
        <w:t xml:space="preserve"> причём не только занятого в пр</w:t>
      </w:r>
      <w:r>
        <w:t>о</w:t>
      </w:r>
      <w:r>
        <w:t>мышленности непосредственно, но и просто проживающего в зоне экологического бедствия, создаваемого деятельностью в них ин</w:t>
      </w:r>
      <w:r>
        <w:t>о</w:t>
      </w:r>
      <w:r>
        <w:t>странного капитала.</w:t>
      </w:r>
    </w:p>
    <w:p w14:paraId="3BE1149F" w14:textId="4EE6EF58" w:rsidR="00D30B85" w:rsidRDefault="00D30B85" w:rsidP="00F509F0">
      <w:pPr>
        <w:pStyle w:val="a3"/>
        <w:numPr>
          <w:ilvl w:val="0"/>
          <w:numId w:val="20"/>
        </w:numPr>
        <w:ind w:left="397" w:hanging="227"/>
      </w:pPr>
      <w:r>
        <w:t>Но и переход к стандартам экологической и прочей безопа</w:t>
      </w:r>
      <w:r>
        <w:t>с</w:t>
      </w:r>
      <w:r>
        <w:t>ности производства в них не решает проблемы достижения ими качества жизни развитых стран, поскольку биосфера планеты не выдержит той нагрузки, которую оказывал бы американский образ жизни, распространись он в глобальных масштабах при его нынешнем технологическом и организ</w:t>
      </w:r>
      <w:r>
        <w:t>а</w:t>
      </w:r>
      <w:r>
        <w:t>ционном обеспечении</w:t>
      </w:r>
      <w:r w:rsidRPr="00D30B85">
        <w:rPr>
          <w:vertAlign w:val="superscript"/>
        </w:rPr>
        <w:t>[CDXXVIII]</w:t>
      </w:r>
      <w:r>
        <w:t>.</w:t>
      </w:r>
    </w:p>
    <w:p w14:paraId="44E0DC52" w14:textId="0950F148" w:rsidR="00D30B85" w:rsidRDefault="00D30B85" w:rsidP="00F509F0">
      <w:pPr>
        <w:pStyle w:val="a3"/>
        <w:numPr>
          <w:ilvl w:val="0"/>
          <w:numId w:val="20"/>
        </w:numPr>
        <w:ind w:left="397" w:hanging="227"/>
      </w:pPr>
      <w:r>
        <w:t>В них возникает контрастнейшее социальное расслоение. На высших ступенях социальной пирамиды оказываются пре</w:t>
      </w:r>
      <w:r>
        <w:t>д</w:t>
      </w:r>
      <w:r>
        <w:t>ставители «туземной “элиты”», получившие образование в более или менее престижных вузах США или “метрополий” периода их колониального прошлого. Ниже стоят те, кто смог устроиться на работу в офисы и на предприятия транснаци</w:t>
      </w:r>
      <w:r>
        <w:t>о</w:t>
      </w:r>
      <w:r>
        <w:t>нальных корпораций и иностранных фирм, развернувших свою деятельность в их стране. На самых нижних ступенях социальной пирамиды оказываются те, кому места в этих компаниях не нашлось, и они продолжают жить своим рели</w:t>
      </w:r>
      <w:r>
        <w:t>к</w:t>
      </w:r>
      <w:r>
        <w:t>товым хозяйственным укладом, сохранившимся подчас с к</w:t>
      </w:r>
      <w:r>
        <w:t>о</w:t>
      </w:r>
      <w:r>
        <w:t>лониальных, а то и с доколониальных времён. Ну а кроме н</w:t>
      </w:r>
      <w:r>
        <w:t>а</w:t>
      </w:r>
      <w:r>
        <w:t>званных в странах с мягким климатом, есть и те, кто выда</w:t>
      </w:r>
      <w:r>
        <w:t>в</w:t>
      </w:r>
      <w:r>
        <w:t>лен из социальной иерархии в придорожные канавы и кусты, кто живёт воровством и подаянием или «с помо</w:t>
      </w:r>
      <w:r>
        <w:t>й</w:t>
      </w:r>
      <w:r>
        <w:t>ки».</w:t>
      </w:r>
      <w:r w:rsidRPr="00D30B85">
        <w:rPr>
          <w:vertAlign w:val="superscript"/>
        </w:rPr>
        <w:t>[CDXXIX]</w:t>
      </w:r>
      <w:r>
        <w:t xml:space="preserve"> </w:t>
      </w:r>
    </w:p>
    <w:p w14:paraId="0171175A" w14:textId="77777777" w:rsidR="00D30B85" w:rsidRDefault="00D30B85" w:rsidP="00F509F0">
      <w:pPr>
        <w:pStyle w:val="af3"/>
      </w:pPr>
      <w:r>
        <w:t>Причём в большинстве отсталых стран такое положение с</w:t>
      </w:r>
      <w:r>
        <w:t>о</w:t>
      </w:r>
      <w:r>
        <w:t xml:space="preserve">храняется на протяжении многих десятилетий, а то и более </w:t>
      </w:r>
      <w:r>
        <w:lastRenderedPageBreak/>
        <w:t>в</w:t>
      </w:r>
      <w:r>
        <w:t>е</w:t>
      </w:r>
      <w:r>
        <w:t xml:space="preserve">ка, </w:t>
      </w:r>
      <w:r w:rsidRPr="00223AAE">
        <w:t>—</w:t>
      </w:r>
      <w:r>
        <w:t xml:space="preserve"> с того момента, как они обрели государственную сам</w:t>
      </w:r>
      <w:r>
        <w:t>о</w:t>
      </w:r>
      <w:r>
        <w:t xml:space="preserve">стоятельность. </w:t>
      </w:r>
    </w:p>
    <w:p w14:paraId="6A9977D6" w14:textId="77777777" w:rsidR="00D30B85" w:rsidRDefault="00D30B85" w:rsidP="00F509F0">
      <w:pPr>
        <w:pStyle w:val="af3"/>
      </w:pPr>
      <w:r>
        <w:t xml:space="preserve">Кто-то может привести возражения в том смысле, что это не закономерность, что есть исключения </w:t>
      </w:r>
      <w:r w:rsidRPr="00223AAE">
        <w:t>—</w:t>
      </w:r>
      <w:r>
        <w:t xml:space="preserve"> Малайзия, «Восточно-Азиатские тигры» и т.п. Но если войти в рассмотр</w:t>
      </w:r>
      <w:r>
        <w:t>е</w:t>
      </w:r>
      <w:r>
        <w:t xml:space="preserve">ние того, как развивались эти </w:t>
      </w:r>
      <w:r w:rsidRPr="003660E7">
        <w:rPr>
          <w:i/>
        </w:rPr>
        <w:t>государства — исключения из описанного в</w:t>
      </w:r>
      <w:r w:rsidRPr="003660E7">
        <w:rPr>
          <w:i/>
        </w:rPr>
        <w:t>ы</w:t>
      </w:r>
      <w:r w:rsidRPr="003660E7">
        <w:rPr>
          <w:i/>
        </w:rPr>
        <w:t>ше правила,</w:t>
      </w:r>
      <w:r>
        <w:t xml:space="preserve"> то выяснится, что они жёстко нарушали принцип </w:t>
      </w:r>
      <w:r w:rsidRPr="00085117">
        <w:rPr>
          <w:i/>
        </w:rPr>
        <w:t>«свободы перемещения</w:t>
      </w:r>
      <w:r>
        <w:rPr>
          <w:i/>
        </w:rPr>
        <w:t xml:space="preserve"> товаров,</w:t>
      </w:r>
      <w:r w:rsidRPr="00085117">
        <w:rPr>
          <w:i/>
        </w:rPr>
        <w:t xml:space="preserve"> капитала и трудовых ресу</w:t>
      </w:r>
      <w:r w:rsidRPr="00085117">
        <w:rPr>
          <w:i/>
        </w:rPr>
        <w:t>р</w:t>
      </w:r>
      <w:r w:rsidRPr="00085117">
        <w:rPr>
          <w:i/>
        </w:rPr>
        <w:t>сов через свои государственные границы»</w:t>
      </w:r>
      <w:r>
        <w:t>, проводили политику социальной защиты и поддержки определённых групп насел</w:t>
      </w:r>
      <w:r>
        <w:t>е</w:t>
      </w:r>
      <w:r>
        <w:t>ния, т.е. занимались тем, что на языке либерал-буржуинов н</w:t>
      </w:r>
      <w:r>
        <w:t>а</w:t>
      </w:r>
      <w:r>
        <w:t>зывается «протекционизм» и «социализмом», и что с точки зр</w:t>
      </w:r>
      <w:r>
        <w:t>е</w:t>
      </w:r>
      <w:r>
        <w:t>ния либерал-буржуинов является преступлением против иде</w:t>
      </w:r>
      <w:r>
        <w:t>а</w:t>
      </w:r>
      <w:r>
        <w:t>лов буржуазного либерали</w:t>
      </w:r>
      <w:r>
        <w:t>з</w:t>
      </w:r>
      <w:r>
        <w:t>ма.</w:t>
      </w:r>
    </w:p>
    <w:p w14:paraId="1C974A07" w14:textId="77777777" w:rsidR="00D30B85" w:rsidRDefault="00D30B85" w:rsidP="00F509F0">
      <w:pPr>
        <w:pStyle w:val="ab"/>
      </w:pPr>
      <w:r>
        <w:t>————————</w:t>
      </w:r>
    </w:p>
    <w:p w14:paraId="72FFA217" w14:textId="77777777" w:rsidR="00D30B85" w:rsidRDefault="00D30B85" w:rsidP="00873ABF">
      <w:pPr>
        <w:pStyle w:val="PlainText"/>
      </w:pPr>
      <w:r>
        <w:t xml:space="preserve">Но отказ от верности принципу </w:t>
      </w:r>
      <w:r w:rsidRPr="006F6289">
        <w:rPr>
          <w:i/>
        </w:rPr>
        <w:t xml:space="preserve">«свободы перемещения </w:t>
      </w:r>
      <w:r>
        <w:rPr>
          <w:i/>
        </w:rPr>
        <w:t>тов</w:t>
      </w:r>
      <w:r>
        <w:rPr>
          <w:i/>
        </w:rPr>
        <w:t>а</w:t>
      </w:r>
      <w:r>
        <w:rPr>
          <w:i/>
        </w:rPr>
        <w:t xml:space="preserve">ров, </w:t>
      </w:r>
      <w:r w:rsidRPr="006F6289">
        <w:rPr>
          <w:i/>
        </w:rPr>
        <w:t>капитала и трудовых ресурсов через государственные гр</w:t>
      </w:r>
      <w:r w:rsidRPr="006F6289">
        <w:rPr>
          <w:i/>
        </w:rPr>
        <w:t>а</w:t>
      </w:r>
      <w:r w:rsidRPr="006F6289">
        <w:rPr>
          <w:i/>
        </w:rPr>
        <w:t>ницы»</w:t>
      </w:r>
      <w:r>
        <w:t xml:space="preserve"> не в состоянии решить всех проблем. Так можно пресечь трудовую миграцию, но чтобы остановить деградацию промы</w:t>
      </w:r>
      <w:r>
        <w:t>ш</w:t>
      </w:r>
      <w:r>
        <w:t>ленности, науки, системы образования, люмпенизацию и крим</w:t>
      </w:r>
      <w:r>
        <w:t>и</w:t>
      </w:r>
      <w:r>
        <w:t>нализацию масс населения, не востребованных хозяйственной системой, и «золотой молодёжи», распространение порочного о</w:t>
      </w:r>
      <w:r>
        <w:t>б</w:t>
      </w:r>
      <w:r>
        <w:t xml:space="preserve">раза жизни, </w:t>
      </w:r>
      <w:r w:rsidRPr="00223AAE">
        <w:t>—</w:t>
      </w:r>
      <w:r>
        <w:t xml:space="preserve"> придётся в пределах юрисдикции государства п</w:t>
      </w:r>
      <w:r>
        <w:t>о</w:t>
      </w:r>
      <w:r>
        <w:t>давлять весь буржуазный либерализм и строить социально-ориентированное государство-суперконцерн, обладающее качес</w:t>
      </w:r>
      <w:r>
        <w:t>т</w:t>
      </w:r>
      <w:r>
        <w:t>вом самодостаточности в аспектах производства и потребления продукции, чей внешнеторговый баланс подч</w:t>
      </w:r>
      <w:r>
        <w:t>и</w:t>
      </w:r>
      <w:r>
        <w:t>нён задачам его политики (внутренней, внешней, глобальной), а не стремлению сшибить больше из внешней торговли; это может быть и федер</w:t>
      </w:r>
      <w:r>
        <w:t>а</w:t>
      </w:r>
      <w:r>
        <w:t>тивный суперконцерн, в котором на правах автономий могут уч</w:t>
      </w:r>
      <w:r>
        <w:t>а</w:t>
      </w:r>
      <w:r>
        <w:t>ствовать многие государства, признавшие принципы его постро</w:t>
      </w:r>
      <w:r>
        <w:t>е</w:t>
      </w:r>
      <w:r>
        <w:t>ния и функционирования нормой для своей внутренней политики.</w:t>
      </w:r>
    </w:p>
    <w:p w14:paraId="53FA4B5C" w14:textId="77777777" w:rsidR="00D30B85" w:rsidRDefault="00D30B85" w:rsidP="00C50FE4">
      <w:pPr>
        <w:pStyle w:val="a9"/>
      </w:pPr>
      <w:r>
        <w:t>По сути это называется построением социализма в о</w:t>
      </w:r>
      <w:r>
        <w:t>т</w:t>
      </w:r>
      <w:r>
        <w:t>дельно взятой стране или в со</w:t>
      </w:r>
      <w:r>
        <w:t>ю</w:t>
      </w:r>
      <w:r>
        <w:t>зе государств.</w:t>
      </w:r>
    </w:p>
    <w:p w14:paraId="4429DDC4" w14:textId="337B17EA" w:rsidR="00D30B85" w:rsidRPr="00D52396" w:rsidRDefault="00D30B85" w:rsidP="00873ABF">
      <w:pPr>
        <w:pStyle w:val="PlainText"/>
      </w:pPr>
      <w:r>
        <w:t>Это в принципе возможно</w:t>
      </w:r>
      <w:r w:rsidRPr="00D30B85">
        <w:rPr>
          <w:vertAlign w:val="superscript"/>
        </w:rPr>
        <w:t>[CDXXX]</w:t>
      </w:r>
      <w:r>
        <w:t xml:space="preserve">, но это невозможно на основе «мраксизма», а также и на основе </w:t>
      </w:r>
      <w:r>
        <w:t>э</w:t>
      </w:r>
      <w:r>
        <w:t>ко</w:t>
      </w:r>
      <w:r>
        <w:softHyphen/>
        <w:t>но</w:t>
      </w:r>
      <w:r>
        <w:softHyphen/>
        <w:t>ми</w:t>
      </w:r>
      <w:r>
        <w:softHyphen/>
        <w:t>ческих теорий, теорий «менагерства» и «социальной кибернетики», которые наличес</w:t>
      </w:r>
      <w:r>
        <w:softHyphen/>
      </w:r>
      <w:r>
        <w:lastRenderedPageBreak/>
        <w:t>твуют в культуре «развитых» стран Запада и Востока.</w:t>
      </w:r>
    </w:p>
    <w:p w14:paraId="152D7DC6" w14:textId="77777777" w:rsidR="00D30B85" w:rsidRDefault="00D30B85" w:rsidP="00F509F0">
      <w:pPr>
        <w:pStyle w:val="ab"/>
      </w:pPr>
      <w:r>
        <w:t>————————</w:t>
      </w:r>
    </w:p>
    <w:p w14:paraId="0D3ED90B" w14:textId="77777777" w:rsidR="00D30B85" w:rsidRDefault="00D30B85" w:rsidP="00873ABF">
      <w:pPr>
        <w:pStyle w:val="PlainText"/>
      </w:pPr>
      <w:r>
        <w:t>Реально же публичные политики «развитых» стран пуще огня боятся обвинений в приверженности делу строительства соци</w:t>
      </w:r>
      <w:r>
        <w:t>а</w:t>
      </w:r>
      <w:r>
        <w:t>лизма и коммунизма, а политические решения, направленные на преодоление проблем, порождаемых буржуазным либерализмом, представляют как своё стремление построить «капитализм с чел</w:t>
      </w:r>
      <w:r>
        <w:t>о</w:t>
      </w:r>
      <w:r>
        <w:t>веческим лицом» и т.п.</w:t>
      </w:r>
    </w:p>
    <w:p w14:paraId="3F1932BE" w14:textId="77777777" w:rsidR="00D30B85" w:rsidRDefault="00D30B85" w:rsidP="00873ABF">
      <w:pPr>
        <w:pStyle w:val="PlainText"/>
      </w:pPr>
      <w:r>
        <w:t>И никто из них пока не намеревается отказываться от принц</w:t>
      </w:r>
      <w:r>
        <w:t>и</w:t>
      </w:r>
      <w:r>
        <w:t xml:space="preserve">па </w:t>
      </w:r>
      <w:r w:rsidRPr="00A970BD">
        <w:rPr>
          <w:i/>
        </w:rPr>
        <w:t xml:space="preserve">«свободы перемещения </w:t>
      </w:r>
      <w:r>
        <w:rPr>
          <w:i/>
        </w:rPr>
        <w:t xml:space="preserve">товаров, </w:t>
      </w:r>
      <w:r w:rsidRPr="00A970BD">
        <w:rPr>
          <w:i/>
        </w:rPr>
        <w:t>капитала и трудовых ресу</w:t>
      </w:r>
      <w:r w:rsidRPr="00A970BD">
        <w:rPr>
          <w:i/>
        </w:rPr>
        <w:t>р</w:t>
      </w:r>
      <w:r w:rsidRPr="00A970BD">
        <w:rPr>
          <w:i/>
        </w:rPr>
        <w:t>сов через государственные границы»</w:t>
      </w:r>
      <w:r>
        <w:t xml:space="preserve"> (и если бы даже кто и зах</w:t>
      </w:r>
      <w:r>
        <w:t>о</w:t>
      </w:r>
      <w:r>
        <w:t>тел, то этого ему не позволит закулисное «политическое руков</w:t>
      </w:r>
      <w:r>
        <w:t>о</w:t>
      </w:r>
      <w:r>
        <w:t>дство», а в обществах нет политически активных сил, которые могли бы поддержать его так, чтобы он мог проигнорировать з</w:t>
      </w:r>
      <w:r>
        <w:t>а</w:t>
      </w:r>
      <w:r>
        <w:t>кули</w:t>
      </w:r>
      <w:r>
        <w:t>с</w:t>
      </w:r>
      <w:r>
        <w:t xml:space="preserve">ное «политическое руководство»). </w:t>
      </w:r>
    </w:p>
    <w:p w14:paraId="44BC8242" w14:textId="77777777" w:rsidR="00D30B85" w:rsidRDefault="00D30B85" w:rsidP="00873ABF">
      <w:pPr>
        <w:pStyle w:val="PlainText"/>
      </w:pPr>
      <w:r>
        <w:t xml:space="preserve">Это приводит к вопросу о перспективах в случае сохранения толпо-“элитаризма” и последовательного проведения в жизнь принципов буржуазного либерализма и прежде всего </w:t>
      </w:r>
      <w:r w:rsidRPr="00223AAE">
        <w:t>—</w:t>
      </w:r>
      <w:r>
        <w:t xml:space="preserve"> </w:t>
      </w:r>
      <w:r w:rsidRPr="00A970BD">
        <w:rPr>
          <w:i/>
        </w:rPr>
        <w:t xml:space="preserve">«свободы перемещения </w:t>
      </w:r>
      <w:r>
        <w:rPr>
          <w:i/>
        </w:rPr>
        <w:t xml:space="preserve">товаров, </w:t>
      </w:r>
      <w:r w:rsidRPr="00A970BD">
        <w:rPr>
          <w:i/>
        </w:rPr>
        <w:t>капиталов и трудовых ресурсов через гр</w:t>
      </w:r>
      <w:r w:rsidRPr="00A970BD">
        <w:rPr>
          <w:i/>
        </w:rPr>
        <w:t>а</w:t>
      </w:r>
      <w:r w:rsidRPr="00A970BD">
        <w:rPr>
          <w:i/>
        </w:rPr>
        <w:t>ницы государств»</w:t>
      </w:r>
      <w:r>
        <w:t>.</w:t>
      </w:r>
    </w:p>
    <w:p w14:paraId="0EDDF2A6" w14:textId="77777777" w:rsidR="00D30B85" w:rsidRDefault="00D30B85" w:rsidP="00F509F0">
      <w:pPr>
        <w:pStyle w:val="ab"/>
      </w:pPr>
      <w:r>
        <w:t>————————</w:t>
      </w:r>
    </w:p>
    <w:p w14:paraId="73B28785" w14:textId="77777777" w:rsidR="00D30B85" w:rsidRDefault="00D30B85" w:rsidP="00873ABF">
      <w:pPr>
        <w:pStyle w:val="PlainText"/>
      </w:pPr>
      <w:r>
        <w:t xml:space="preserve">Ответ на него дан в </w:t>
      </w:r>
      <w:smartTag w:uri="urn:schemas-microsoft-com:office:smarttags" w:element="metricconverter">
        <w:smartTagPr>
          <w:attr w:name="ProductID" w:val="1969 г"/>
        </w:smartTagPr>
        <w:r>
          <w:t>1969 г</w:t>
        </w:r>
      </w:smartTag>
      <w:r>
        <w:t>. И.А.Ефремовым в романе “Час б</w:t>
      </w:r>
      <w:r>
        <w:t>ы</w:t>
      </w:r>
      <w:r>
        <w:t xml:space="preserve">ка”: </w:t>
      </w:r>
    </w:p>
    <w:p w14:paraId="2305E285" w14:textId="77777777" w:rsidR="00D30B85" w:rsidRPr="000645EA" w:rsidRDefault="00D30B85" w:rsidP="00873ABF">
      <w:pPr>
        <w:pStyle w:val="PlainText"/>
        <w:rPr>
          <w:i/>
        </w:rPr>
      </w:pPr>
      <w:r w:rsidRPr="000645EA">
        <w:rPr>
          <w:i/>
        </w:rPr>
        <w:t xml:space="preserve">Глобальное толпо-“элитарное” общество. </w:t>
      </w:r>
    </w:p>
    <w:p w14:paraId="33CFBCB1" w14:textId="77777777" w:rsidR="00D30B85" w:rsidRPr="000645EA" w:rsidRDefault="00D30B85" w:rsidP="00873ABF">
      <w:pPr>
        <w:pStyle w:val="PlainText"/>
        <w:rPr>
          <w:i/>
        </w:rPr>
      </w:pPr>
      <w:r w:rsidRPr="000645EA">
        <w:rPr>
          <w:i/>
        </w:rPr>
        <w:t>Биосфера планеты примитивна, поскольку её разнообразие было уничтожено технологически развитой цивилизацией, чи</w:t>
      </w:r>
      <w:r w:rsidRPr="000645EA">
        <w:rPr>
          <w:i/>
        </w:rPr>
        <w:t>с</w:t>
      </w:r>
      <w:r w:rsidRPr="000645EA">
        <w:rPr>
          <w:i/>
        </w:rPr>
        <w:t>ленно разросшейся и переполнившей экологическую нишу. В р</w:t>
      </w:r>
      <w:r w:rsidRPr="000645EA">
        <w:rPr>
          <w:i/>
        </w:rPr>
        <w:t>е</w:t>
      </w:r>
      <w:r w:rsidRPr="000645EA">
        <w:rPr>
          <w:i/>
        </w:rPr>
        <w:t>зультате произошла глобальная катастрофа культуры, в ходе которой большинство нас</w:t>
      </w:r>
      <w:r w:rsidRPr="000645EA">
        <w:rPr>
          <w:i/>
        </w:rPr>
        <w:t>е</w:t>
      </w:r>
      <w:r w:rsidRPr="000645EA">
        <w:rPr>
          <w:i/>
        </w:rPr>
        <w:t>ления вымерло — как от голода, так и вследствие взаимного истребления в ходе выживания и борьбы за ресурсы. После неё некая политическая мафия восстановила г</w:t>
      </w:r>
      <w:r w:rsidRPr="000645EA">
        <w:rPr>
          <w:i/>
        </w:rPr>
        <w:t>о</w:t>
      </w:r>
      <w:r w:rsidRPr="000645EA">
        <w:rPr>
          <w:i/>
        </w:rPr>
        <w:t>сударственное управление и поддерживает «стабилизец» в пр</w:t>
      </w:r>
      <w:r w:rsidRPr="000645EA">
        <w:rPr>
          <w:i/>
        </w:rPr>
        <w:t>е</w:t>
      </w:r>
      <w:r w:rsidRPr="000645EA">
        <w:rPr>
          <w:i/>
        </w:rPr>
        <w:t>делах тех скудных возможностей, которые допускают ресурсы обожранной в прошлом планеты. Концептуальной власти нет, поскольку в ней нет надобности: “элитарно” ориентированный «стабилизец» не предполагает разв</w:t>
      </w:r>
      <w:r w:rsidRPr="000645EA">
        <w:rPr>
          <w:i/>
        </w:rPr>
        <w:t>и</w:t>
      </w:r>
      <w:r w:rsidRPr="000645EA">
        <w:rPr>
          <w:i/>
        </w:rPr>
        <w:t xml:space="preserve">тия. </w:t>
      </w:r>
    </w:p>
    <w:p w14:paraId="4386AADE" w14:textId="2F941A22" w:rsidR="00D30B85" w:rsidRPr="000645EA" w:rsidRDefault="00D30B85" w:rsidP="00873ABF">
      <w:pPr>
        <w:pStyle w:val="PlainText"/>
        <w:rPr>
          <w:i/>
        </w:rPr>
      </w:pPr>
      <w:r w:rsidRPr="000645EA">
        <w:rPr>
          <w:i/>
        </w:rPr>
        <w:t>Государственная власть в руках “элитарных” кланов, об</w:t>
      </w:r>
      <w:r w:rsidRPr="000645EA">
        <w:rPr>
          <w:i/>
        </w:rPr>
        <w:t>и</w:t>
      </w:r>
      <w:r w:rsidRPr="000645EA">
        <w:rPr>
          <w:i/>
        </w:rPr>
        <w:t xml:space="preserve">тающих в планетарной благоустроенной по тамошним </w:t>
      </w:r>
      <w:r w:rsidRPr="000645EA">
        <w:rPr>
          <w:i/>
        </w:rPr>
        <w:lastRenderedPageBreak/>
        <w:t>критер</w:t>
      </w:r>
      <w:r w:rsidRPr="000645EA">
        <w:rPr>
          <w:i/>
        </w:rPr>
        <w:t>и</w:t>
      </w:r>
      <w:r w:rsidRPr="000645EA">
        <w:rPr>
          <w:i/>
        </w:rPr>
        <w:t>ям столице — городе «Средоточия мудрости»</w:t>
      </w:r>
      <w:r w:rsidRPr="00D30B85">
        <w:rPr>
          <w:vertAlign w:val="superscript"/>
        </w:rPr>
        <w:t>[CDXXXI]</w:t>
      </w:r>
      <w:r w:rsidRPr="000645EA">
        <w:rPr>
          <w:i/>
        </w:rPr>
        <w:t xml:space="preserve"> и имеющих ра</w:t>
      </w:r>
      <w:r w:rsidRPr="000645EA">
        <w:rPr>
          <w:i/>
        </w:rPr>
        <w:t>з</w:t>
      </w:r>
      <w:r w:rsidRPr="000645EA">
        <w:rPr>
          <w:i/>
        </w:rPr>
        <w:t>ветвлённую периферию, осуществляющую управление в регионах планеты; остальные на положение рабов, не знающих о возмо</w:t>
      </w:r>
      <w:r w:rsidRPr="000645EA">
        <w:rPr>
          <w:i/>
        </w:rPr>
        <w:t>ж</w:t>
      </w:r>
      <w:r w:rsidRPr="000645EA">
        <w:rPr>
          <w:i/>
        </w:rPr>
        <w:t>ности альтернативы. Рабы двух категорий: ДЖИ — долгож</w:t>
      </w:r>
      <w:r w:rsidRPr="000645EA">
        <w:rPr>
          <w:i/>
        </w:rPr>
        <w:t>и</w:t>
      </w:r>
      <w:r w:rsidRPr="000645EA">
        <w:rPr>
          <w:i/>
        </w:rPr>
        <w:t>вущие, это — те, кто смог освоить сложные профессии, тр</w:t>
      </w:r>
      <w:r w:rsidRPr="000645EA">
        <w:rPr>
          <w:i/>
        </w:rPr>
        <w:t>е</w:t>
      </w:r>
      <w:r w:rsidRPr="000645EA">
        <w:rPr>
          <w:i/>
        </w:rPr>
        <w:t>бующие большого времени на выработку профессионализма и с</w:t>
      </w:r>
      <w:r w:rsidRPr="000645EA">
        <w:rPr>
          <w:i/>
        </w:rPr>
        <w:t>о</w:t>
      </w:r>
      <w:r w:rsidRPr="000645EA">
        <w:rPr>
          <w:i/>
        </w:rPr>
        <w:t xml:space="preserve">ответственно — больших затрат на обучение; КЖИ — коротко живущие, это — те, кто не смог освоить сложные профессии, или кому не хватило свободных вакансий. </w:t>
      </w:r>
    </w:p>
    <w:p w14:paraId="2055D4F3" w14:textId="77777777" w:rsidR="00D30B85" w:rsidRPr="000645EA" w:rsidRDefault="00D30B85" w:rsidP="00873ABF">
      <w:pPr>
        <w:pStyle w:val="PlainText"/>
        <w:rPr>
          <w:i/>
        </w:rPr>
      </w:pPr>
      <w:r w:rsidRPr="000645EA">
        <w:rPr>
          <w:i/>
        </w:rPr>
        <w:t>КЖИ — живут не долго, заняты на простых работах, им п</w:t>
      </w:r>
      <w:r w:rsidRPr="000645EA">
        <w:rPr>
          <w:i/>
        </w:rPr>
        <w:t>о</w:t>
      </w:r>
      <w:r w:rsidRPr="000645EA">
        <w:rPr>
          <w:i/>
        </w:rPr>
        <w:t>зволены интеллектуально нехитрые развлечения и любые уд</w:t>
      </w:r>
      <w:r w:rsidRPr="000645EA">
        <w:rPr>
          <w:i/>
        </w:rPr>
        <w:t>о</w:t>
      </w:r>
      <w:r w:rsidRPr="000645EA">
        <w:rPr>
          <w:i/>
        </w:rPr>
        <w:t>вольствия эмоционально-физи</w:t>
      </w:r>
      <w:r w:rsidRPr="000645EA">
        <w:rPr>
          <w:i/>
        </w:rPr>
        <w:softHyphen/>
        <w:t>ологического характера при усл</w:t>
      </w:r>
      <w:r w:rsidRPr="000645EA">
        <w:rPr>
          <w:i/>
        </w:rPr>
        <w:t>о</w:t>
      </w:r>
      <w:r w:rsidRPr="000645EA">
        <w:rPr>
          <w:i/>
        </w:rPr>
        <w:t>вии соблюдения «законности». Если у них возникают болезни и травмы, требующие сколь-нибудь серьёзных усилий со стороны медицины и экономически неоправданных вложений на восст</w:t>
      </w:r>
      <w:r w:rsidRPr="000645EA">
        <w:rPr>
          <w:i/>
        </w:rPr>
        <w:t>а</w:t>
      </w:r>
      <w:r w:rsidRPr="000645EA">
        <w:rPr>
          <w:i/>
        </w:rPr>
        <w:t>новление здоровья и поддержание их жизни, то — эвтаназия под воздействием некоего психотропа, вследствие чего смерти предшествует уход сознания в «кайф», а потом его угасание в «кайфе». Кроме того все КЖИ по достижении определённого возраста подлежат плановой эвтаназии. Исключения могут быть сделаны для детей ДЖИ, если их старики-родители заняты какой-то государственно значимой деятельностью (большие учёные и т.п.) и нуждаются в оказании помощи в быту. За пр</w:t>
      </w:r>
      <w:r w:rsidRPr="000645EA">
        <w:rPr>
          <w:i/>
        </w:rPr>
        <w:t>е</w:t>
      </w:r>
      <w:r w:rsidRPr="000645EA">
        <w:rPr>
          <w:i/>
        </w:rPr>
        <w:t>ступления — смерть, но уже не в кайфе «дворца лёгкой смерти», а так, «чтобы помучиться», поэтому обязательный атрибут «крутых» — орудие быстрого и необратимого самоубийства. Наряду с этим осуществляется строжайший контроль за ро</w:t>
      </w:r>
      <w:r w:rsidRPr="000645EA">
        <w:rPr>
          <w:i/>
        </w:rPr>
        <w:t>ж</w:t>
      </w:r>
      <w:r w:rsidRPr="000645EA">
        <w:rPr>
          <w:i/>
        </w:rPr>
        <w:t xml:space="preserve">даемостью с целью недопущения появления «лишних людей». </w:t>
      </w:r>
    </w:p>
    <w:p w14:paraId="17D74100" w14:textId="77777777" w:rsidR="00D30B85" w:rsidRPr="000645EA" w:rsidRDefault="00D30B85" w:rsidP="00873ABF">
      <w:pPr>
        <w:pStyle w:val="PlainText"/>
        <w:rPr>
          <w:i/>
        </w:rPr>
      </w:pPr>
      <w:r w:rsidRPr="000645EA">
        <w:rPr>
          <w:i/>
        </w:rPr>
        <w:t>ДЖИ — своего рода «средний класс», превосходящий КЖИ по стандартам обеспеченности благами цивилизации и отчасти — социальная база</w:t>
      </w:r>
      <w:r>
        <w:rPr>
          <w:i/>
        </w:rPr>
        <w:t>,</w:t>
      </w:r>
      <w:r w:rsidRPr="000645EA">
        <w:rPr>
          <w:i/>
        </w:rPr>
        <w:t xml:space="preserve"> на основе которой обновляются “элита</w:t>
      </w:r>
      <w:r w:rsidRPr="000645EA">
        <w:rPr>
          <w:i/>
        </w:rPr>
        <w:t>р</w:t>
      </w:r>
      <w:r w:rsidRPr="000645EA">
        <w:rPr>
          <w:i/>
        </w:rPr>
        <w:t>ные” кланы властной олигархии.</w:t>
      </w:r>
    </w:p>
    <w:p w14:paraId="37E564DB" w14:textId="77777777" w:rsidR="00D30B85" w:rsidRPr="000645EA" w:rsidRDefault="00D30B85" w:rsidP="00873ABF">
      <w:pPr>
        <w:pStyle w:val="PlainText"/>
        <w:rPr>
          <w:i/>
        </w:rPr>
      </w:pPr>
      <w:r w:rsidRPr="000645EA">
        <w:rPr>
          <w:i/>
        </w:rPr>
        <w:t>«Стабилизец» поддерживается спецслужбами, которые профилактируют тенденции к возникновению бунтов и тем б</w:t>
      </w:r>
      <w:r w:rsidRPr="000645EA">
        <w:rPr>
          <w:i/>
        </w:rPr>
        <w:t>о</w:t>
      </w:r>
      <w:r w:rsidRPr="000645EA">
        <w:rPr>
          <w:i/>
        </w:rPr>
        <w:t>лее — революционных ситуаций: действует система регулярного выявления психологически неустойчивых и потенциально нед</w:t>
      </w:r>
      <w:r w:rsidRPr="000645EA">
        <w:rPr>
          <w:i/>
        </w:rPr>
        <w:t>о</w:t>
      </w:r>
      <w:r w:rsidRPr="000645EA">
        <w:rPr>
          <w:i/>
        </w:rPr>
        <w:t xml:space="preserve">вольных, основанная на техногенном гипнотическом воздействии на толпу (эпизод «встречи со </w:t>
      </w:r>
      <w:r w:rsidRPr="000645EA">
        <w:rPr>
          <w:i/>
        </w:rPr>
        <w:lastRenderedPageBreak/>
        <w:t>змеем»), с последующим изъятием и уничтожением выявленных индивидов, отклонившихся от н</w:t>
      </w:r>
      <w:r w:rsidRPr="000645EA">
        <w:rPr>
          <w:i/>
        </w:rPr>
        <w:t>е</w:t>
      </w:r>
      <w:r w:rsidRPr="000645EA">
        <w:rPr>
          <w:i/>
        </w:rPr>
        <w:t>коего «психологического стандарта», по контексту сюжета о</w:t>
      </w:r>
      <w:r w:rsidRPr="000645EA">
        <w:rPr>
          <w:i/>
        </w:rPr>
        <w:t>с</w:t>
      </w:r>
      <w:r w:rsidRPr="000645EA">
        <w:rPr>
          <w:i/>
        </w:rPr>
        <w:t>нова</w:t>
      </w:r>
      <w:r w:rsidRPr="000645EA">
        <w:rPr>
          <w:i/>
        </w:rPr>
        <w:t>н</w:t>
      </w:r>
      <w:r w:rsidRPr="000645EA">
        <w:rPr>
          <w:i/>
        </w:rPr>
        <w:t>ного прежде всего на безволии (человек — это воля: нет воли — нет и человека).</w:t>
      </w:r>
    </w:p>
    <w:p w14:paraId="765B06D0" w14:textId="057605A6" w:rsidR="00D30B85" w:rsidRDefault="00D30B85" w:rsidP="00873ABF">
      <w:pPr>
        <w:pStyle w:val="PlainText"/>
        <w:rPr>
          <w:i/>
        </w:rPr>
      </w:pPr>
      <w:r w:rsidRPr="000645EA">
        <w:rPr>
          <w:i/>
        </w:rPr>
        <w:t>Кроме “элитарных” кланов властной олигархии (хозяев си</w:t>
      </w:r>
      <w:r w:rsidRPr="000645EA">
        <w:rPr>
          <w:i/>
        </w:rPr>
        <w:t>с</w:t>
      </w:r>
      <w:r w:rsidRPr="000645EA">
        <w:rPr>
          <w:i/>
        </w:rPr>
        <w:t>темы и её топ-менеджеров), ДЖИ и КЖИ — в районах, откуда цивилизация ушла после катастрофы, бросив города и инфр</w:t>
      </w:r>
      <w:r w:rsidRPr="000645EA">
        <w:rPr>
          <w:i/>
        </w:rPr>
        <w:t>а</w:t>
      </w:r>
      <w:r w:rsidRPr="000645EA">
        <w:rPr>
          <w:i/>
        </w:rPr>
        <w:t>структуры безхозными, обитают одичавшие люди, живущие «по сп</w:t>
      </w:r>
      <w:r w:rsidRPr="000645EA">
        <w:rPr>
          <w:i/>
        </w:rPr>
        <w:t>о</w:t>
      </w:r>
      <w:r w:rsidRPr="000645EA">
        <w:rPr>
          <w:i/>
        </w:rPr>
        <w:t>собности» по законам обезьяньих стай. Если они выходят за пр</w:t>
      </w:r>
      <w:r w:rsidRPr="000645EA">
        <w:rPr>
          <w:i/>
        </w:rPr>
        <w:t>е</w:t>
      </w:r>
      <w:r w:rsidRPr="000645EA">
        <w:rPr>
          <w:i/>
        </w:rPr>
        <w:t>делы своих ареалов обитания и вторгаются на территорию цив</w:t>
      </w:r>
      <w:r w:rsidRPr="000645EA">
        <w:rPr>
          <w:i/>
        </w:rPr>
        <w:t>и</w:t>
      </w:r>
      <w:r w:rsidRPr="000645EA">
        <w:rPr>
          <w:i/>
        </w:rPr>
        <w:t>лизации, то сохранившие цивилизованность их безжалостно уничтожают.</w:t>
      </w:r>
      <w:r w:rsidRPr="00D30B85">
        <w:rPr>
          <w:vertAlign w:val="superscript"/>
        </w:rPr>
        <w:t>[CDXXXII]</w:t>
      </w:r>
      <w:r w:rsidRPr="000645EA">
        <w:rPr>
          <w:i/>
        </w:rPr>
        <w:t xml:space="preserve"> </w:t>
      </w:r>
    </w:p>
    <w:p w14:paraId="1D2150ED" w14:textId="77777777" w:rsidR="00D30B85" w:rsidRDefault="00D30B85" w:rsidP="00AB4398">
      <w:pPr>
        <w:pStyle w:val="PlainText"/>
        <w:spacing w:before="240"/>
      </w:pPr>
      <w:r>
        <w:t>В связи с этим, следует оценить как преступление травлю И.А.Ефремова КГБ и Ю.В.Андро</w:t>
      </w:r>
      <w:r>
        <w:softHyphen/>
        <w:t>по</w:t>
      </w:r>
      <w:r>
        <w:softHyphen/>
        <w:t xml:space="preserve">вым лично. </w:t>
      </w:r>
    </w:p>
    <w:p w14:paraId="222A5536" w14:textId="77777777" w:rsidR="00D30B85" w:rsidRDefault="00D30B85" w:rsidP="00873ABF">
      <w:pPr>
        <w:pStyle w:val="PlainText"/>
      </w:pPr>
      <w:r>
        <w:t>И также надо вспомнить, что проект экранизации “Часа быка” Стэнли Кубриком, был сорван совместными усилиями руков</w:t>
      </w:r>
      <w:r>
        <w:t>о</w:t>
      </w:r>
      <w:r>
        <w:t>дства СССР и “закулисной общест</w:t>
      </w:r>
      <w:r>
        <w:softHyphen/>
        <w:t>венности” США. Это было н</w:t>
      </w:r>
      <w:r>
        <w:t>е</w:t>
      </w:r>
      <w:r>
        <w:t xml:space="preserve">обходимо, чтобы не возбуждать интерес общества к его </w:t>
      </w:r>
      <w:r>
        <w:rPr>
          <w:i/>
        </w:rPr>
        <w:t>реализу</w:t>
      </w:r>
      <w:r>
        <w:rPr>
          <w:i/>
        </w:rPr>
        <w:t>е</w:t>
      </w:r>
      <w:r>
        <w:rPr>
          <w:i/>
        </w:rPr>
        <w:t xml:space="preserve">мым </w:t>
      </w:r>
      <w:r>
        <w:t>пол</w:t>
      </w:r>
      <w:r>
        <w:t>и</w:t>
      </w:r>
      <w:r>
        <w:t>тическим перспективам.</w:t>
      </w:r>
    </w:p>
    <w:p w14:paraId="4D13CC89" w14:textId="77777777" w:rsidR="00D30B85" w:rsidRDefault="00D30B85" w:rsidP="00F509F0">
      <w:pPr>
        <w:pStyle w:val="ab"/>
      </w:pPr>
      <w:r>
        <w:t>————————</w:t>
      </w:r>
    </w:p>
    <w:p w14:paraId="0B9A8E65" w14:textId="77777777" w:rsidR="00D30B85" w:rsidRDefault="00D30B85" w:rsidP="00873ABF">
      <w:pPr>
        <w:pStyle w:val="PlainText"/>
      </w:pPr>
      <w:r>
        <w:t>Принципиальное различие Земли и вымышленной И.А.Ефре</w:t>
      </w:r>
      <w:r>
        <w:softHyphen/>
        <w:t>мо</w:t>
      </w:r>
      <w:r>
        <w:softHyphen/>
        <w:t>вым планеты Торманс в том, что на Земле глобальная конце</w:t>
      </w:r>
      <w:r>
        <w:t>п</w:t>
      </w:r>
      <w:r>
        <w:t>туальная власть, осуществляющая библейский проект, проводит политику, направленную на профилактирование глобальной би</w:t>
      </w:r>
      <w:r>
        <w:t>о</w:t>
      </w:r>
      <w:r>
        <w:t>сферно-экологической и общественно-экономической катастр</w:t>
      </w:r>
      <w:r>
        <w:t>о</w:t>
      </w:r>
      <w:r>
        <w:t>фы. Для этого ей необходимы:</w:t>
      </w:r>
    </w:p>
    <w:p w14:paraId="43557E60" w14:textId="0E548967" w:rsidR="00D30B85" w:rsidRDefault="00D30B85" w:rsidP="00F509F0">
      <w:pPr>
        <w:pStyle w:val="a3"/>
        <w:numPr>
          <w:ilvl w:val="0"/>
          <w:numId w:val="20"/>
        </w:numPr>
        <w:ind w:left="397" w:hanging="227"/>
      </w:pPr>
      <w:r>
        <w:t>сокращение численности населения планеты и соответстве</w:t>
      </w:r>
      <w:r>
        <w:t>н</w:t>
      </w:r>
      <w:r>
        <w:t xml:space="preserve">но </w:t>
      </w:r>
      <w:r w:rsidRPr="00223AAE">
        <w:t>—</w:t>
      </w:r>
      <w:r>
        <w:t xml:space="preserve"> распределение квот на геноцид по регионам и госуда</w:t>
      </w:r>
      <w:r>
        <w:t>р</w:t>
      </w:r>
      <w:r>
        <w:t>ствам и осуществление геноцида различными средствами от гражданских войн, затяжной хозяйственной разрухи, пьянства и иной наркомании до вымирания в комфорте под воздейс</w:t>
      </w:r>
      <w:r>
        <w:t>т</w:t>
      </w:r>
      <w:r>
        <w:t>вием разного рода психологических и культуро</w:t>
      </w:r>
      <w:r>
        <w:softHyphen/>
        <w:t>логи</w:t>
      </w:r>
      <w:r>
        <w:softHyphen/>
        <w:t>чес</w:t>
      </w:r>
      <w:r>
        <w:softHyphen/>
        <w:t>ких причин, как это происходит во многих государствах Европы и в России</w:t>
      </w:r>
      <w:r w:rsidRPr="00D30B85">
        <w:rPr>
          <w:vertAlign w:val="superscript"/>
        </w:rPr>
        <w:t>[CDXXXIII]</w:t>
      </w:r>
      <w:r>
        <w:t>;</w:t>
      </w:r>
    </w:p>
    <w:p w14:paraId="41DDFFDE" w14:textId="661D648F" w:rsidR="00D30B85" w:rsidRDefault="00D30B85" w:rsidP="00F509F0">
      <w:pPr>
        <w:pStyle w:val="a3"/>
        <w:numPr>
          <w:ilvl w:val="0"/>
          <w:numId w:val="20"/>
        </w:numPr>
        <w:ind w:left="397" w:hanging="227"/>
      </w:pPr>
      <w:r>
        <w:t xml:space="preserve">деградация массового образования как способ остановки </w:t>
      </w:r>
      <w:r>
        <w:rPr>
          <w:i/>
        </w:rPr>
        <w:t xml:space="preserve">стихийно развивающегося </w:t>
      </w:r>
      <w:r>
        <w:t xml:space="preserve">научно-технического прогресса и сохранения власти над невежественной (а равно извращённо </w:t>
      </w:r>
      <w:r>
        <w:lastRenderedPageBreak/>
        <w:t>образованной) толпой</w:t>
      </w:r>
      <w:r w:rsidRPr="00D30B85">
        <w:rPr>
          <w:vertAlign w:val="superscript"/>
        </w:rPr>
        <w:t>[CDXXXIV]</w:t>
      </w:r>
      <w:r>
        <w:t xml:space="preserve"> (т.е. это не означает деградации обр</w:t>
      </w:r>
      <w:r>
        <w:t>а</w:t>
      </w:r>
      <w:r>
        <w:t>зования вообще и сброса цивилизации в «каменный век», а предполагает управляемый характер научно-технического прогресса и дозировано-безопасный доступ толпы к его р</w:t>
      </w:r>
      <w:r>
        <w:t>е</w:t>
      </w:r>
      <w:r>
        <w:t>зультатам);</w:t>
      </w:r>
    </w:p>
    <w:p w14:paraId="7CADBD10" w14:textId="77777777" w:rsidR="00D30B85" w:rsidRDefault="00D30B85" w:rsidP="00F509F0">
      <w:pPr>
        <w:pStyle w:val="a3"/>
        <w:numPr>
          <w:ilvl w:val="0"/>
          <w:numId w:val="20"/>
        </w:numPr>
        <w:ind w:left="397" w:hanging="227"/>
      </w:pPr>
      <w:r>
        <w:t>структурная перестройка и оптимизация мирового хозяйства, которая предполаг</w:t>
      </w:r>
      <w:r>
        <w:t>а</w:t>
      </w:r>
      <w:r>
        <w:t>ет:</w:t>
      </w:r>
    </w:p>
    <w:p w14:paraId="303B11B7" w14:textId="77777777" w:rsidR="00D30B85" w:rsidRDefault="00D30B85" w:rsidP="00F509F0">
      <w:pPr>
        <w:pStyle w:val="2"/>
        <w:numPr>
          <w:ilvl w:val="0"/>
          <w:numId w:val="25"/>
        </w:numPr>
        <w:ind w:left="624" w:hanging="227"/>
      </w:pPr>
      <w:r>
        <w:t>производственную специализацию регионов планеты с ц</w:t>
      </w:r>
      <w:r>
        <w:t>е</w:t>
      </w:r>
      <w:r>
        <w:t>лью 1) увеличения отдачи каждого из них по каждому из видов востребуемой от них продукции в расчёте на един</w:t>
      </w:r>
      <w:r>
        <w:t>и</w:t>
      </w:r>
      <w:r>
        <w:t xml:space="preserve">цу инвестируемых средств и </w:t>
      </w:r>
      <w:r w:rsidRPr="005B63A3">
        <w:rPr>
          <w:i/>
        </w:rPr>
        <w:t>2)</w:t>
      </w:r>
      <w:r>
        <w:t xml:space="preserve"> </w:t>
      </w:r>
      <w:r w:rsidRPr="005B63A3">
        <w:rPr>
          <w:i/>
        </w:rPr>
        <w:t>ликвидацию самодост</w:t>
      </w:r>
      <w:r w:rsidRPr="005B63A3">
        <w:rPr>
          <w:i/>
        </w:rPr>
        <w:t>а</w:t>
      </w:r>
      <w:r w:rsidRPr="005B63A3">
        <w:rPr>
          <w:i/>
        </w:rPr>
        <w:t>точности каждого из них в аспектах производства и п</w:t>
      </w:r>
      <w:r w:rsidRPr="005B63A3">
        <w:rPr>
          <w:i/>
        </w:rPr>
        <w:t>о</w:t>
      </w:r>
      <w:r w:rsidRPr="005B63A3">
        <w:rPr>
          <w:i/>
        </w:rPr>
        <w:t>требления, что должно быть экономической основой их зависимости от заправил глобальной политики</w:t>
      </w:r>
      <w:r>
        <w:t>.</w:t>
      </w:r>
    </w:p>
    <w:p w14:paraId="6523598B" w14:textId="77777777" w:rsidR="00D30B85" w:rsidRDefault="00D30B85" w:rsidP="00F509F0">
      <w:pPr>
        <w:pStyle w:val="2"/>
        <w:numPr>
          <w:ilvl w:val="0"/>
          <w:numId w:val="25"/>
        </w:numPr>
        <w:ind w:left="624" w:hanging="227"/>
      </w:pPr>
      <w:r>
        <w:t>коммуникацию регионов друг с другом как в аспекте пр</w:t>
      </w:r>
      <w:r>
        <w:t>о</w:t>
      </w:r>
      <w:r>
        <w:t>изводственного взаимодействия, так и в аспекте распред</w:t>
      </w:r>
      <w:r>
        <w:t>е</w:t>
      </w:r>
      <w:r>
        <w:t>ления конечного продукта для потребления населением;</w:t>
      </w:r>
    </w:p>
    <w:p w14:paraId="182F0EF4" w14:textId="77777777" w:rsidR="00D30B85" w:rsidRDefault="00D30B85" w:rsidP="00F509F0">
      <w:pPr>
        <w:pStyle w:val="a3"/>
        <w:numPr>
          <w:ilvl w:val="0"/>
          <w:numId w:val="20"/>
        </w:numPr>
        <w:ind w:left="397" w:hanging="227"/>
      </w:pPr>
      <w:r>
        <w:t>снижение контрастности в качестве жизни и унификация культуры с целью сглаживания внутриобщественной напр</w:t>
      </w:r>
      <w:r>
        <w:t>я</w:t>
      </w:r>
      <w:r>
        <w:t>жённости в глобальных масштабах как за счёт «опускания» развитых стран, так и за счёт некоторого «подъёма» отсталых.</w:t>
      </w:r>
    </w:p>
    <w:p w14:paraId="605D57DE" w14:textId="724D3538" w:rsidR="00D30B85" w:rsidRDefault="00D30B85" w:rsidP="00F509F0">
      <w:pPr>
        <w:pStyle w:val="a3"/>
        <w:numPr>
          <w:ilvl w:val="0"/>
          <w:numId w:val="20"/>
        </w:numPr>
        <w:ind w:left="397" w:hanging="227"/>
      </w:pPr>
      <w:r>
        <w:t>подавление гонки потребления и введение потребления в ру</w:t>
      </w:r>
      <w:r>
        <w:t>с</w:t>
      </w:r>
      <w:r>
        <w:t>ло некоторой системы «р</w:t>
      </w:r>
      <w:r>
        <w:t>а</w:t>
      </w:r>
      <w:r>
        <w:t>зумных ограничений»</w:t>
      </w:r>
      <w:r w:rsidRPr="00D30B85">
        <w:rPr>
          <w:vertAlign w:val="superscript"/>
        </w:rPr>
        <w:t>[CDXXXV]</w:t>
      </w:r>
      <w:r>
        <w:t>.</w:t>
      </w:r>
    </w:p>
    <w:p w14:paraId="7800C672" w14:textId="77777777" w:rsidR="00D30B85" w:rsidRDefault="00D30B85" w:rsidP="00C50FE4">
      <w:pPr>
        <w:pStyle w:val="a9"/>
      </w:pPr>
      <w:r>
        <w:t xml:space="preserve">Это </w:t>
      </w:r>
      <w:r w:rsidRPr="00223AAE">
        <w:t>—</w:t>
      </w:r>
      <w:r>
        <w:t xml:space="preserve"> не рекламируемый, а затеняемый лик практики </w:t>
      </w:r>
      <w:r w:rsidRPr="00AB4398">
        <w:rPr>
          <w:i/>
        </w:rPr>
        <w:t>конвергенции в глобальных масштабах, которая реально включает в себя не только преодоление конфликта двух идеологий (буржуазного либерализма и марксизма), но и задачи по преодолению многих других проблем, порождё</w:t>
      </w:r>
      <w:r w:rsidRPr="00AB4398">
        <w:rPr>
          <w:i/>
        </w:rPr>
        <w:t>н</w:t>
      </w:r>
      <w:r w:rsidRPr="00AB4398">
        <w:rPr>
          <w:i/>
        </w:rPr>
        <w:t>ных общим кризисом капит</w:t>
      </w:r>
      <w:r w:rsidRPr="00AB4398">
        <w:rPr>
          <w:i/>
        </w:rPr>
        <w:t>а</w:t>
      </w:r>
      <w:r w:rsidRPr="00AB4398">
        <w:rPr>
          <w:i/>
        </w:rPr>
        <w:t>лизма</w:t>
      </w:r>
      <w:r>
        <w:t xml:space="preserve">. </w:t>
      </w:r>
    </w:p>
    <w:p w14:paraId="50CA0BB5" w14:textId="0A191EBE" w:rsidR="00D30B85" w:rsidRDefault="00D30B85" w:rsidP="00873ABF">
      <w:pPr>
        <w:pStyle w:val="PlainText"/>
      </w:pPr>
      <w:r>
        <w:t>И надо понимать, что названные выше задачи не решаются исключительно на основе при</w:t>
      </w:r>
      <w:r>
        <w:t>н</w:t>
      </w:r>
      <w:r>
        <w:t xml:space="preserve">ципов буржуазного либерализма </w:t>
      </w:r>
      <w:r w:rsidRPr="00223AAE">
        <w:t>—</w:t>
      </w:r>
      <w:r>
        <w:t xml:space="preserve"> индивидуализма</w:t>
      </w:r>
      <w:r w:rsidRPr="00D30B85">
        <w:rPr>
          <w:vertAlign w:val="superscript"/>
        </w:rPr>
        <w:t>[CDXXXVI]</w:t>
      </w:r>
      <w:r>
        <w:t xml:space="preserve">: для их решения требуется соответствующее государственное и </w:t>
      </w:r>
      <w:r w:rsidRPr="00515CC3">
        <w:rPr>
          <w:i/>
        </w:rPr>
        <w:t>надгосударственное</w:t>
      </w:r>
      <w:r>
        <w:t xml:space="preserve"> управление </w:t>
      </w:r>
      <w:r w:rsidRPr="00223AAE">
        <w:t>—</w:t>
      </w:r>
      <w:r>
        <w:t xml:space="preserve"> как стру</w:t>
      </w:r>
      <w:r>
        <w:t>к</w:t>
      </w:r>
      <w:r>
        <w:t>турное (масонство предназначено именно для этого: проникнов</w:t>
      </w:r>
      <w:r>
        <w:t>е</w:t>
      </w:r>
      <w:r>
        <w:t xml:space="preserve">ния его структур в немасонские структуры </w:t>
      </w:r>
      <w:r>
        <w:lastRenderedPageBreak/>
        <w:t>и подчинение их де</w:t>
      </w:r>
      <w:r>
        <w:t>я</w:t>
      </w:r>
      <w:r>
        <w:t>тельности хозяевам масонства), так и безструктурное (на это р</w:t>
      </w:r>
      <w:r>
        <w:t>а</w:t>
      </w:r>
      <w:r>
        <w:t xml:space="preserve">ботает Голливуд и деятели масс-культуры </w:t>
      </w:r>
      <w:r>
        <w:rPr>
          <w:i/>
        </w:rPr>
        <w:t>при структурной по</w:t>
      </w:r>
      <w:r>
        <w:rPr>
          <w:i/>
        </w:rPr>
        <w:t>д</w:t>
      </w:r>
      <w:r>
        <w:rPr>
          <w:i/>
        </w:rPr>
        <w:t>держке «братанами» одних и подавлении других</w:t>
      </w:r>
      <w:r>
        <w:t>), назначение к</w:t>
      </w:r>
      <w:r>
        <w:t>о</w:t>
      </w:r>
      <w:r>
        <w:t xml:space="preserve">торого </w:t>
      </w:r>
      <w:r w:rsidRPr="00223AAE">
        <w:t>—</w:t>
      </w:r>
      <w:r>
        <w:t xml:space="preserve"> ввести проявления индивидуализма в русло определё</w:t>
      </w:r>
      <w:r>
        <w:t>н</w:t>
      </w:r>
      <w:r>
        <w:t>ной концепции.</w:t>
      </w:r>
    </w:p>
    <w:p w14:paraId="7230082D" w14:textId="77777777" w:rsidR="00D30B85" w:rsidRDefault="00D30B85" w:rsidP="00C50FE4">
      <w:pPr>
        <w:pStyle w:val="a7"/>
      </w:pPr>
      <w:r>
        <w:t>И соответственно необходимости разрешения этой пробл</w:t>
      </w:r>
      <w:r>
        <w:t>е</w:t>
      </w:r>
      <w:r>
        <w:t>матики на протяжении последних 10 лет Лондонск</w:t>
      </w:r>
      <w:r>
        <w:t>о</w:t>
      </w:r>
      <w:r>
        <w:t>му «ЦК» либерально-бур</w:t>
      </w:r>
      <w:r>
        <w:softHyphen/>
        <w:t>жу</w:t>
      </w:r>
      <w:r>
        <w:softHyphen/>
        <w:t>азной ветви масонства периодически д</w:t>
      </w:r>
      <w:r>
        <w:t>е</w:t>
      </w:r>
      <w:r>
        <w:t>лаются разного рода намёки на то, что им следует приде</w:t>
      </w:r>
      <w:r>
        <w:t>р</w:t>
      </w:r>
      <w:r>
        <w:t>жать свой раж в деле продвижения идей буржуазного либ</w:t>
      </w:r>
      <w:r>
        <w:t>е</w:t>
      </w:r>
      <w:r>
        <w:t xml:space="preserve">рализма в политику и, прежде всего, </w:t>
      </w:r>
      <w:r w:rsidRPr="00223AAE">
        <w:t>—</w:t>
      </w:r>
      <w:r>
        <w:t xml:space="preserve"> в глобальную пол</w:t>
      </w:r>
      <w:r>
        <w:t>и</w:t>
      </w:r>
      <w:r>
        <w:t xml:space="preserve">тику. </w:t>
      </w:r>
    </w:p>
    <w:p w14:paraId="37B695FE" w14:textId="3998D8DE" w:rsidR="00D30B85" w:rsidRDefault="00D30B85" w:rsidP="00873ABF">
      <w:pPr>
        <w:pStyle w:val="PlainText"/>
      </w:pPr>
      <w:r>
        <w:t xml:space="preserve">Хронологически последний намёк такого рода </w:t>
      </w:r>
      <w:r w:rsidRPr="00223AAE">
        <w:t>—</w:t>
      </w:r>
      <w:r>
        <w:t xml:space="preserve"> скандал по поводу того, что президент Франции Николя Саркози не прислал приглашение на празднование 65</w:t>
      </w:r>
      <w:r>
        <w:noBreakHyphen/>
        <w:t>летия дня «</w:t>
      </w:r>
      <w:r>
        <w:rPr>
          <w:lang w:val="en-US"/>
        </w:rPr>
        <w:t>D</w:t>
      </w:r>
      <w:r>
        <w:t>»</w:t>
      </w:r>
      <w:r w:rsidRPr="00D30B85">
        <w:rPr>
          <w:vertAlign w:val="superscript"/>
        </w:rPr>
        <w:t>[CDXXXVII]</w:t>
      </w:r>
      <w:r>
        <w:t xml:space="preserve"> британской к</w:t>
      </w:r>
      <w:r>
        <w:t>о</w:t>
      </w:r>
      <w:r>
        <w:t>ролевской семье, даже после напоминаний об этом со стороны правительства «Велик</w:t>
      </w:r>
      <w:r>
        <w:t>о</w:t>
      </w:r>
      <w:r>
        <w:t>братании»</w:t>
      </w:r>
      <w:r w:rsidRPr="00D30B85">
        <w:rPr>
          <w:vertAlign w:val="superscript"/>
        </w:rPr>
        <w:t>[CDXXXVIII]</w:t>
      </w:r>
      <w:r>
        <w:t>.</w:t>
      </w:r>
    </w:p>
    <w:p w14:paraId="72A4FD9F" w14:textId="341B53B8" w:rsidR="00D30B85" w:rsidRDefault="00D30B85" w:rsidP="00873ABF">
      <w:pPr>
        <w:pStyle w:val="PlainText"/>
      </w:pPr>
      <w:r>
        <w:t>Не надо думать, что Н.Саркози запамятовал о британских с</w:t>
      </w:r>
      <w:r>
        <w:t>о</w:t>
      </w:r>
      <w:r>
        <w:t>юзниках при подготовке к празднованию 65-летия высадки войск антигитлеровской коалиции в Нормандии. «Ляпы» в политике, как и везде, конечно, бывают, но они, как правило, возникают в р</w:t>
      </w:r>
      <w:r>
        <w:t>е</w:t>
      </w:r>
      <w:r>
        <w:t xml:space="preserve">жиме </w:t>
      </w:r>
      <w:r w:rsidRPr="00215241">
        <w:rPr>
          <w:i/>
        </w:rPr>
        <w:t>«он лайн» взаимодействия</w:t>
      </w:r>
      <w:r>
        <w:t xml:space="preserve"> политиков друг с другом или СМИ</w:t>
      </w:r>
      <w:r w:rsidRPr="00D30B85">
        <w:rPr>
          <w:vertAlign w:val="superscript"/>
        </w:rPr>
        <w:t>[CDXXXIX]</w:t>
      </w:r>
      <w:r>
        <w:t>. А в данном случае работает аппарат, включая и службу протокола, идёт обмен мнениями по дипломатическим каналам и т.п. И чтобы в этом процессе подготовки международной акции «проотрицали» желание британской стороны принять в ней уч</w:t>
      </w:r>
      <w:r>
        <w:t>а</w:t>
      </w:r>
      <w:r>
        <w:t xml:space="preserve">стие </w:t>
      </w:r>
      <w:r w:rsidRPr="00223AAE">
        <w:t>—</w:t>
      </w:r>
      <w:r>
        <w:t xml:space="preserve"> для этого должна быть некая закулисная санкция, если не прямая рек</w:t>
      </w:r>
      <w:r>
        <w:t>о</w:t>
      </w:r>
      <w:r>
        <w:t>мендация.</w:t>
      </w:r>
    </w:p>
    <w:p w14:paraId="3EA2C07C" w14:textId="77777777" w:rsidR="00D30B85" w:rsidRDefault="00D30B85" w:rsidP="00873ABF">
      <w:pPr>
        <w:pStyle w:val="PlainText"/>
      </w:pPr>
      <w:r>
        <w:t>Иными словами оскорбление, нанесённое королевскому дому «Великобратании» (напо</w:t>
      </w:r>
      <w:r>
        <w:t>м</w:t>
      </w:r>
      <w:r>
        <w:t xml:space="preserve">ним, что один из членов королевской семьи, по крайней мере номинально, возглавляет масонство в «Великобратании»), </w:t>
      </w:r>
      <w:r w:rsidRPr="00223AAE">
        <w:t>—</w:t>
      </w:r>
      <w:r>
        <w:t xml:space="preserve"> продолжение той политики намёков, в русле которой лежат и прошлые высказывания Н.Саркози о нео</w:t>
      </w:r>
      <w:r>
        <w:t>б</w:t>
      </w:r>
      <w:r>
        <w:t>ходимости модернизации капитализма, с которыми он выступил в начальный период глобального финансово-экономического кр</w:t>
      </w:r>
      <w:r>
        <w:t>и</w:t>
      </w:r>
      <w:r>
        <w:t xml:space="preserve">зиса </w:t>
      </w:r>
      <w:smartTag w:uri="urn:schemas-microsoft-com:office:smarttags" w:element="metricconverter">
        <w:smartTagPr>
          <w:attr w:name="ProductID" w:val="2008 г"/>
        </w:smartTagPr>
        <w:r>
          <w:t>2008 г</w:t>
        </w:r>
      </w:smartTag>
      <w:r>
        <w:t>.:</w:t>
      </w:r>
    </w:p>
    <w:p w14:paraId="04BF3B7A" w14:textId="77777777" w:rsidR="00D30B85" w:rsidRDefault="00D30B85" w:rsidP="00F509F0">
      <w:pPr>
        <w:pStyle w:val="a5"/>
      </w:pPr>
      <w:r>
        <w:t>«Мировому сообществу необходимо восстановить систему р</w:t>
      </w:r>
      <w:r>
        <w:t>е</w:t>
      </w:r>
      <w:r>
        <w:t xml:space="preserve">гулируемого капитализма. Об этом заявил </w:t>
      </w:r>
      <w:r>
        <w:lastRenderedPageBreak/>
        <w:t xml:space="preserve">президент Франции Николя Саркози на Генеральной Ассамблее ООН, передает AFP. </w:t>
      </w:r>
    </w:p>
    <w:p w14:paraId="37597669" w14:textId="77777777" w:rsidR="00D30B85" w:rsidRDefault="00D30B85" w:rsidP="00F509F0">
      <w:pPr>
        <w:pStyle w:val="a5"/>
      </w:pPr>
      <w:r>
        <w:t>Что именно Саркози имеет в виду под системой регулируем</w:t>
      </w:r>
      <w:r>
        <w:t>о</w:t>
      </w:r>
      <w:r>
        <w:t>го капитализма, не совсем ясно. Президент Франции лишь уто</w:t>
      </w:r>
      <w:r>
        <w:t>ч</w:t>
      </w:r>
      <w:r>
        <w:t>нил, что при такой системе банки занимаются своим делом, к</w:t>
      </w:r>
      <w:r>
        <w:t>о</w:t>
      </w:r>
      <w:r>
        <w:t xml:space="preserve">торое заключается в финансировании экономического развития, а не в спекуляциях. </w:t>
      </w:r>
    </w:p>
    <w:p w14:paraId="7E2071BB" w14:textId="1E88D384" w:rsidR="00D30B85" w:rsidRDefault="00D30B85" w:rsidP="00F509F0">
      <w:pPr>
        <w:pStyle w:val="a5"/>
      </w:pPr>
      <w:r>
        <w:t>Саркози также заявил, что мировым лидерам необходимо с</w:t>
      </w:r>
      <w:r>
        <w:t>о</w:t>
      </w:r>
      <w:r>
        <w:t>браться на экстренный саммит для обсуждения глобального ф</w:t>
      </w:r>
      <w:r>
        <w:t>и</w:t>
      </w:r>
      <w:r>
        <w:t>нансового кризиса. Этот саммит должен пройти до конца года, уверен президент Франции.</w:t>
      </w:r>
      <w:r w:rsidRPr="00D30B85">
        <w:rPr>
          <w:vertAlign w:val="superscript"/>
        </w:rPr>
        <w:t>[CDXL]</w:t>
      </w:r>
      <w:r>
        <w:t xml:space="preserve"> </w:t>
      </w:r>
    </w:p>
    <w:p w14:paraId="3DB82019" w14:textId="77777777" w:rsidR="00D30B85" w:rsidRDefault="00D30B85" w:rsidP="00F509F0">
      <w:pPr>
        <w:pStyle w:val="a5"/>
      </w:pPr>
      <w:r>
        <w:t>Часть своей речи Саркози посвятил и России. По его словам, Европейскому союзу необходимо подумать о более тесной экон</w:t>
      </w:r>
      <w:r>
        <w:t>о</w:t>
      </w:r>
      <w:r>
        <w:t>мической интеграции с Россией» (СМИ о выступлении Н.Саркози на Г</w:t>
      </w:r>
      <w:r>
        <w:t>е</w:t>
      </w:r>
      <w:r>
        <w:t xml:space="preserve">неральной ассамблее ООН в сентябре </w:t>
      </w:r>
      <w:smartTag w:uri="urn:schemas-microsoft-com:office:smarttags" w:element="metricconverter">
        <w:smartTagPr>
          <w:attr w:name="ProductID" w:val="2008 г"/>
        </w:smartTagPr>
        <w:r>
          <w:t>2008 г</w:t>
        </w:r>
      </w:smartTag>
      <w:r>
        <w:t xml:space="preserve">.: </w:t>
      </w:r>
      <w:hyperlink r:id="rId167" w:history="1">
        <w:r w:rsidRPr="00495BDC">
          <w:rPr>
            <w:rStyle w:val="Hyperlink"/>
          </w:rPr>
          <w:t>http://www.euroline.by/france/30-sarkozi-prizval-vosstanovit-reguliruemyjj.html</w:t>
        </w:r>
      </w:hyperlink>
      <w:r>
        <w:t>).</w:t>
      </w:r>
    </w:p>
    <w:p w14:paraId="5BB44103" w14:textId="77777777" w:rsidR="00D30B85" w:rsidRDefault="00D30B85" w:rsidP="00873ABF">
      <w:pPr>
        <w:pStyle w:val="PlainText"/>
      </w:pPr>
      <w:r>
        <w:t xml:space="preserve">На берлинской встрече лидеров стран Евросоюза 28 февраля </w:t>
      </w:r>
      <w:smartTag w:uri="urn:schemas-microsoft-com:office:smarttags" w:element="metricconverter">
        <w:smartTagPr>
          <w:attr w:name="ProductID" w:val="2009 г"/>
        </w:smartTagPr>
        <w:r>
          <w:t>2009 г</w:t>
        </w:r>
      </w:smartTag>
      <w:r>
        <w:t>. Н.Саркози заявил, что:</w:t>
      </w:r>
    </w:p>
    <w:p w14:paraId="2D2EF971" w14:textId="77777777" w:rsidR="00D30B85" w:rsidRDefault="00D30B85" w:rsidP="00F509F0">
      <w:pPr>
        <w:pStyle w:val="a5"/>
        <w:rPr>
          <w:bCs/>
        </w:rPr>
      </w:pPr>
      <w:r w:rsidRPr="0084440C">
        <w:t>«</w:t>
      </w:r>
      <w:r w:rsidRPr="0084440C">
        <w:rPr>
          <w:bCs/>
        </w:rPr>
        <w:t xml:space="preserve">Серьёзность кризиса, его глубина требуют фундаментальных перемен. </w:t>
      </w:r>
      <w:r w:rsidRPr="0084440C">
        <w:rPr>
          <w:b/>
          <w:bCs/>
        </w:rPr>
        <w:t>Нам надо вновь начать строить капитализм с нуля, сделав его более моральным</w:t>
      </w:r>
      <w:r>
        <w:rPr>
          <w:b/>
          <w:bCs/>
        </w:rPr>
        <w:t xml:space="preserve"> </w:t>
      </w:r>
      <w:r>
        <w:rPr>
          <w:bCs/>
        </w:rPr>
        <w:t>(выделено жирным нами при ц</w:t>
      </w:r>
      <w:r>
        <w:rPr>
          <w:bCs/>
        </w:rPr>
        <w:t>и</w:t>
      </w:r>
      <w:r>
        <w:rPr>
          <w:bCs/>
        </w:rPr>
        <w:t>тиров</w:t>
      </w:r>
      <w:r>
        <w:rPr>
          <w:bCs/>
        </w:rPr>
        <w:t>а</w:t>
      </w:r>
      <w:r>
        <w:rPr>
          <w:bCs/>
        </w:rPr>
        <w:t>нии)» (</w:t>
      </w:r>
      <w:hyperlink r:id="rId168" w:history="1">
        <w:r w:rsidRPr="00495BDC">
          <w:rPr>
            <w:rStyle w:val="Hyperlink"/>
            <w:bCs/>
          </w:rPr>
          <w:t>http://ip.kommynist.ru/index.php?topic=1337.0</w:t>
        </w:r>
      </w:hyperlink>
      <w:r>
        <w:rPr>
          <w:bCs/>
        </w:rPr>
        <w:t xml:space="preserve">). </w:t>
      </w:r>
    </w:p>
    <w:p w14:paraId="7E24265C" w14:textId="77777777" w:rsidR="00D30B85" w:rsidRDefault="00D30B85" w:rsidP="00873ABF">
      <w:pPr>
        <w:pStyle w:val="PlainText"/>
      </w:pPr>
      <w:r>
        <w:t xml:space="preserve">Несколькими днями ранее на итало-французской встрече на высшем уровне 24 февраля </w:t>
      </w:r>
      <w:smartTag w:uri="urn:schemas-microsoft-com:office:smarttags" w:element="metricconverter">
        <w:smartTagPr>
          <w:attr w:name="ProductID" w:val="2009 г"/>
        </w:smartTagPr>
        <w:r>
          <w:t>2009 г</w:t>
        </w:r>
      </w:smartTag>
      <w:r w:rsidRPr="00754966">
        <w:t>.</w:t>
      </w:r>
      <w:r>
        <w:t>:</w:t>
      </w:r>
    </w:p>
    <w:p w14:paraId="4BE08E1C" w14:textId="77777777" w:rsidR="00D30B85" w:rsidRDefault="00D30B85" w:rsidP="00F509F0">
      <w:pPr>
        <w:pStyle w:val="a5"/>
      </w:pPr>
      <w:r>
        <w:t>«Что касается положения в международной политике, то Саркози считает, что “мы вступили в эру «относительных де</w:t>
      </w:r>
      <w:r>
        <w:t>р</w:t>
      </w:r>
      <w:r>
        <w:t>жав», в которой ни одна страна не в состоянии навязывать со</w:t>
      </w:r>
      <w:r>
        <w:t>б</w:t>
      </w:r>
      <w:r>
        <w:t>ственное видение вещей, и в которой никто не может надеяться в одиночку разрешить мировые проблемы. Для того, чтобы прот</w:t>
      </w:r>
      <w:r>
        <w:t>и</w:t>
      </w:r>
      <w:r>
        <w:t>востоять крупным вызовам нашего времени, необходимо сотру</w:t>
      </w:r>
      <w:r>
        <w:t>д</w:t>
      </w:r>
      <w:r>
        <w:t>ничать» (</w:t>
      </w:r>
      <w:hyperlink r:id="rId169" w:history="1">
        <w:r w:rsidRPr="00495BDC">
          <w:rPr>
            <w:rStyle w:val="Hyperlink"/>
          </w:rPr>
          <w:t>http://www.novopol.ru/article22885.html/%20/www.mk.ru/text62422.html</w:t>
        </w:r>
      </w:hyperlink>
      <w:r>
        <w:t>).</w:t>
      </w:r>
    </w:p>
    <w:p w14:paraId="00B8973A" w14:textId="77777777" w:rsidR="00D30B85" w:rsidRDefault="00D30B85" w:rsidP="00873ABF">
      <w:pPr>
        <w:pStyle w:val="PlainText"/>
      </w:pPr>
      <w:r>
        <w:t>О том же и Б.Х.Обама в “Дерзости надежды”:</w:t>
      </w:r>
    </w:p>
    <w:p w14:paraId="448E3162" w14:textId="77777777" w:rsidR="00D30B85" w:rsidRDefault="00D30B85" w:rsidP="00F509F0">
      <w:pPr>
        <w:pStyle w:val="a5"/>
      </w:pPr>
      <w:r>
        <w:t>«… “общество самостоятельных людей” даже не хочет ра</w:t>
      </w:r>
      <w:r>
        <w:t>с</w:t>
      </w:r>
      <w:r>
        <w:t>пределять плюсы и минусы новой экономики между всеми гра</w:t>
      </w:r>
      <w:r>
        <w:t>ж</w:t>
      </w:r>
      <w:r>
        <w:t xml:space="preserve">данами. Вместо этого оно лишь преувеличивает их значение в сегодняшних условиях, где победитель </w:t>
      </w:r>
      <w:r>
        <w:lastRenderedPageBreak/>
        <w:t>получает всё. Если вы здоровы, богаты или хотя бы удачливы, тогда вам пове</w:t>
      </w:r>
      <w:r>
        <w:t>з</w:t>
      </w:r>
      <w:r>
        <w:t xml:space="preserve">ло. Если вы больны, бедны или несчастливы, вам никто не поможет. Это </w:t>
      </w:r>
      <w:r w:rsidRPr="00223AAE">
        <w:t>—</w:t>
      </w:r>
      <w:r>
        <w:t xml:space="preserve"> рецепт не для стабильного экономического роста и сильного среднего класса. Этот рецепт </w:t>
      </w:r>
      <w:r w:rsidRPr="00223AAE">
        <w:t>—</w:t>
      </w:r>
      <w:r>
        <w:t xml:space="preserve"> не для общ</w:t>
      </w:r>
      <w:r>
        <w:t>е</w:t>
      </w:r>
      <w:r>
        <w:t>ственного единства. Он учитывает только те ценности, которые определяют ваш у</w:t>
      </w:r>
      <w:r>
        <w:t>с</w:t>
      </w:r>
      <w:r>
        <w:t>пех.</w:t>
      </w:r>
    </w:p>
    <w:p w14:paraId="1E0967FA" w14:textId="600B66C1" w:rsidR="00D30B85" w:rsidRDefault="00D30B85" w:rsidP="00F509F0">
      <w:pPr>
        <w:pStyle w:val="a5"/>
      </w:pPr>
      <w:r>
        <w:t xml:space="preserve">Он </w:t>
      </w:r>
      <w:r w:rsidRPr="00223AAE">
        <w:t>—</w:t>
      </w:r>
      <w:r>
        <w:t xml:space="preserve"> не для нас, если мы считаем себя людьми</w:t>
      </w:r>
      <w:r w:rsidRPr="00D30B85">
        <w:rPr>
          <w:vertAlign w:val="superscript"/>
        </w:rPr>
        <w:t>[CDXLI]</w:t>
      </w:r>
      <w:r>
        <w:t>» (стр. 203).</w:t>
      </w:r>
    </w:p>
    <w:p w14:paraId="69E6ABEC" w14:textId="77777777" w:rsidR="00D30B85" w:rsidRDefault="00D30B85" w:rsidP="00873ABF">
      <w:pPr>
        <w:pStyle w:val="PlainText"/>
      </w:pPr>
      <w:r>
        <w:t>Эта позиция Б.Х.Обамы может быть соотнесена с позицией уже упоминавшейся Айн Рэнд, опьянённой идеями буржуазного либерализма и практикой их реализации в США, вследствие чего она и стала одним из популярных идеологов буржуазного либер</w:t>
      </w:r>
      <w:r>
        <w:t>а</w:t>
      </w:r>
      <w:r>
        <w:t>лизма в ХХ веке:</w:t>
      </w:r>
    </w:p>
    <w:p w14:paraId="515E6F39" w14:textId="52AEEE12" w:rsidR="00D30B85" w:rsidRDefault="00D30B85" w:rsidP="00F509F0">
      <w:pPr>
        <w:pStyle w:val="a5"/>
      </w:pPr>
      <w:r>
        <w:t>«Вы спрашиваете, что отличает американцев. Главным отл</w:t>
      </w:r>
      <w:r>
        <w:t>и</w:t>
      </w:r>
      <w:r>
        <w:t>чием я считаю то, что люди страны изрекли: “Делать день</w:t>
      </w:r>
      <w:r>
        <w:softHyphen/>
        <w:t>ги”</w:t>
      </w:r>
      <w:r w:rsidRPr="00D30B85">
        <w:rPr>
          <w:vertAlign w:val="superscript"/>
        </w:rPr>
        <w:t>[CDXLII]</w:t>
      </w:r>
      <w:r>
        <w:rPr>
          <w:rStyle w:val="EndnoteReference"/>
          <w:sz w:val="22"/>
          <w:lang w:val="en-US"/>
        </w:rPr>
        <w:t> </w:t>
      </w:r>
      <w:r>
        <w:t>. Ни один другой язык или народ не произносил этих слов. Люди всегда считали богатство статичным: его можно захватить, в</w:t>
      </w:r>
      <w:r>
        <w:t>ы</w:t>
      </w:r>
      <w:r>
        <w:t>клянчить как подаяние, унаследовать, получить в результате м</w:t>
      </w:r>
      <w:r>
        <w:t>о</w:t>
      </w:r>
      <w:r>
        <w:t>шенничества</w:t>
      </w:r>
      <w:r w:rsidRPr="00D30B85">
        <w:rPr>
          <w:vertAlign w:val="superscript"/>
        </w:rPr>
        <w:t>[CDXLIII]</w:t>
      </w:r>
      <w:r>
        <w:t>, чьей-то благосклонности, наконец его можно ра</w:t>
      </w:r>
      <w:r>
        <w:t>з</w:t>
      </w:r>
      <w:r>
        <w:t>делить. Амер</w:t>
      </w:r>
      <w:r>
        <w:t>и</w:t>
      </w:r>
      <w:r>
        <w:t>канцы были первыми, кто понял, что богатство должно создаваться созидательным трудом</w:t>
      </w:r>
      <w:r w:rsidRPr="00D30B85">
        <w:rPr>
          <w:vertAlign w:val="superscript"/>
        </w:rPr>
        <w:t>[CDXLIV]</w:t>
      </w:r>
      <w:r>
        <w:t>. Выр</w:t>
      </w:r>
      <w:r>
        <w:t>а</w:t>
      </w:r>
      <w:r>
        <w:t>жение “делать деньги” является основой человеч</w:t>
      </w:r>
      <w:r>
        <w:t>е</w:t>
      </w:r>
      <w:r>
        <w:t xml:space="preserve">ской морали. </w:t>
      </w:r>
    </w:p>
    <w:p w14:paraId="2EDDCC87" w14:textId="77777777" w:rsidR="00D30B85" w:rsidRDefault="00D30B85" w:rsidP="00F509F0">
      <w:pPr>
        <w:pStyle w:val="a5"/>
      </w:pPr>
      <w:r>
        <w:t>Именно эти слова американцев осуждают лицемерные пре</w:t>
      </w:r>
      <w:r>
        <w:t>д</w:t>
      </w:r>
      <w:r>
        <w:t>ставители вырождающихся культур прочих континентов. Они пытаются навязать американцам чувство стыда за величайшие достижения своей культуры, чувство вины за своё процветание; заставляют относиться к американским промышленникам как к грабителям и подлецам; призывают расценивать могучие прои</w:t>
      </w:r>
      <w:r>
        <w:t>з</w:t>
      </w:r>
      <w:r>
        <w:t>водственные сооружения как собственность пролетариев, как продукт простого мускульного труда подгоняемых кнутом рабов, подобных строителям египетских пирамид. Негодяй, который с</w:t>
      </w:r>
      <w:r>
        <w:t>а</w:t>
      </w:r>
      <w:r>
        <w:t>модовольно ухмыляясь, утверждает, что не видит разницы между силой кнута и могуществом доллара, должен на своей шкуре и</w:t>
      </w:r>
      <w:r>
        <w:t>с</w:t>
      </w:r>
      <w:r>
        <w:t>пытать это различие, и надеюсь, в конечном итоге это произо</w:t>
      </w:r>
      <w:r>
        <w:t>й</w:t>
      </w:r>
      <w:r>
        <w:t>дёт.</w:t>
      </w:r>
    </w:p>
    <w:p w14:paraId="0DFC2353" w14:textId="77777777" w:rsidR="00D30B85" w:rsidRDefault="00D30B85" w:rsidP="00F509F0">
      <w:pPr>
        <w:pStyle w:val="a5"/>
      </w:pPr>
      <w:r>
        <w:t xml:space="preserve">Пока вы не поймёте, что деньги — корень добра, вы будете идти к самоуничтожению. Если деньги перестают </w:t>
      </w:r>
      <w:r>
        <w:lastRenderedPageBreak/>
        <w:t>быть посре</w:t>
      </w:r>
      <w:r>
        <w:t>д</w:t>
      </w:r>
      <w:r>
        <w:t>ником между людьми, люди превращаются в объект произвола.</w:t>
      </w:r>
    </w:p>
    <w:p w14:paraId="1CE3D72F" w14:textId="77777777" w:rsidR="00D30B85" w:rsidRDefault="00D30B85" w:rsidP="00F509F0">
      <w:pPr>
        <w:pStyle w:val="a5"/>
      </w:pPr>
      <w:r>
        <w:t>Кровь, кнут, дуло пулемёта — или доллар.</w:t>
      </w:r>
    </w:p>
    <w:p w14:paraId="6BC2EA1B" w14:textId="77777777" w:rsidR="00D30B85" w:rsidRDefault="00D30B85" w:rsidP="00F509F0">
      <w:pPr>
        <w:pStyle w:val="a5"/>
      </w:pPr>
      <w:r>
        <w:t>Делай выбор! Другого не дано!</w:t>
      </w:r>
      <w:r>
        <w:rPr>
          <w:lang w:val="en-US"/>
        </w:rPr>
        <w:t> </w:t>
      </w:r>
      <w:r>
        <w:t>Время пошло!» (Айн Рэнд, “Концепция эгоизма”, СПб, «М</w:t>
      </w:r>
      <w:r>
        <w:t>а</w:t>
      </w:r>
      <w:r>
        <w:t xml:space="preserve">кет», </w:t>
      </w:r>
      <w:smartTag w:uri="urn:schemas-microsoft-com:office:smarttags" w:element="metricconverter">
        <w:smartTagPr>
          <w:attr w:name="ProductID" w:val="1995 г"/>
        </w:smartTagPr>
        <w:r>
          <w:t>1995 г</w:t>
        </w:r>
      </w:smartTag>
      <w:r>
        <w:t>., стр. 122, 12</w:t>
      </w:r>
      <w:r w:rsidRPr="00754966">
        <w:rPr>
          <w:szCs w:val="24"/>
        </w:rPr>
        <w:t>3</w:t>
      </w:r>
      <w:r>
        <w:t xml:space="preserve">). </w:t>
      </w:r>
    </w:p>
    <w:p w14:paraId="2F9C0B51" w14:textId="77777777" w:rsidR="00D30B85" w:rsidRDefault="00D30B85" w:rsidP="00873ABF">
      <w:pPr>
        <w:pStyle w:val="PlainText"/>
      </w:pPr>
      <w:r>
        <w:t xml:space="preserve">По сути написанного Айн Рэнд </w:t>
      </w:r>
      <w:r w:rsidRPr="0071646C">
        <w:t>—</w:t>
      </w:r>
      <w:r>
        <w:t xml:space="preserve"> злобная дура, поскольку представленный выше фрагмент её трактата о пользе и мощи буржуазного либерализма </w:t>
      </w:r>
      <w:r w:rsidRPr="0071646C">
        <w:t>—</w:t>
      </w:r>
      <w:r>
        <w:t xml:space="preserve"> декларация перехода от примити</w:t>
      </w:r>
      <w:r>
        <w:t>в</w:t>
      </w:r>
      <w:r>
        <w:t>ного рабовладения, осуществляемого грубо силовыми средств</w:t>
      </w:r>
      <w:r>
        <w:t>а</w:t>
      </w:r>
      <w:r>
        <w:t>ми, к более высоко цивилизованному рабовладению, осущест</w:t>
      </w:r>
      <w:r>
        <w:t>в</w:t>
      </w:r>
      <w:r>
        <w:t>ляемому обобщёнными средствами управления четвёртого и б</w:t>
      </w:r>
      <w:r>
        <w:t>о</w:t>
      </w:r>
      <w:r>
        <w:t>лее высоких приоритетов. Но проект зашёл в тупик под воздейс</w:t>
      </w:r>
      <w:r>
        <w:t>т</w:t>
      </w:r>
      <w:r>
        <w:t>вием порождаемых им же причин…</w:t>
      </w:r>
    </w:p>
    <w:p w14:paraId="106ADF7F" w14:textId="77777777" w:rsidR="00D30B85" w:rsidRDefault="00D30B85" w:rsidP="00873ABF">
      <w:pPr>
        <w:pStyle w:val="PlainText"/>
      </w:pPr>
      <w:r>
        <w:t>Итоги его осуществления в глобальных масштабах таковы:</w:t>
      </w:r>
    </w:p>
    <w:p w14:paraId="6F0CC009" w14:textId="4AA7D82D" w:rsidR="00D30B85" w:rsidRDefault="00D30B85" w:rsidP="00873ABF">
      <w:pPr>
        <w:pStyle w:val="PlainText"/>
      </w:pPr>
      <w:r w:rsidRPr="00B74DD3">
        <w:t>Если сократить всё человечество до деревни в 100 жителей, принимая во внимание все пр</w:t>
      </w:r>
      <w:r w:rsidRPr="00B74DD3">
        <w:t>о</w:t>
      </w:r>
      <w:r w:rsidRPr="00B74DD3">
        <w:t xml:space="preserve">порциональные отношения, вот как будет выглядеть население этой </w:t>
      </w:r>
      <w:r>
        <w:t>“</w:t>
      </w:r>
      <w:r w:rsidRPr="00B74DD3">
        <w:t>дере</w:t>
      </w:r>
      <w:r w:rsidRPr="00B74DD3">
        <w:t>в</w:t>
      </w:r>
      <w:r w:rsidRPr="00B74DD3">
        <w:t>ни</w:t>
      </w:r>
      <w:r>
        <w:t>”</w:t>
      </w:r>
      <w:r w:rsidRPr="00D30B85">
        <w:rPr>
          <w:vertAlign w:val="superscript"/>
        </w:rPr>
        <w:t>[CDXLV]</w:t>
      </w:r>
      <w:r>
        <w:t>:</w:t>
      </w:r>
    </w:p>
    <w:p w14:paraId="572FFC40" w14:textId="77777777" w:rsidR="00D30B85" w:rsidRPr="00B74DD3" w:rsidRDefault="00D30B85" w:rsidP="00873ABF">
      <w:pPr>
        <w:pStyle w:val="PlainText"/>
      </w:pPr>
    </w:p>
    <w:tbl>
      <w:tblPr>
        <w:tblStyle w:val="rvts698612"/>
        <w:tblW w:w="479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90"/>
        <w:gridCol w:w="1230"/>
      </w:tblGrid>
      <w:tr w:rsidR="00D30B85" w:rsidRPr="00B80EAA" w14:paraId="30C37DC7" w14:textId="77777777">
        <w:tc>
          <w:tcPr>
            <w:tcW w:w="3978" w:type="pct"/>
          </w:tcPr>
          <w:p w14:paraId="66ECFB24" w14:textId="77777777" w:rsidR="00D30B85" w:rsidRPr="00B80EAA" w:rsidRDefault="00D30B85" w:rsidP="00F509F0">
            <w:pPr>
              <w:pStyle w:val="a5"/>
              <w:ind w:firstLine="0"/>
            </w:pPr>
            <w:r w:rsidRPr="00B80EAA">
              <w:t xml:space="preserve">Азиатов </w:t>
            </w:r>
          </w:p>
        </w:tc>
        <w:tc>
          <w:tcPr>
            <w:tcW w:w="1022" w:type="pct"/>
          </w:tcPr>
          <w:p w14:paraId="2C6B7064" w14:textId="77777777" w:rsidR="00D30B85" w:rsidRPr="00B80EAA" w:rsidRDefault="00D30B85" w:rsidP="00F509F0">
            <w:pPr>
              <w:pStyle w:val="a5"/>
              <w:ind w:firstLine="0"/>
              <w:jc w:val="center"/>
            </w:pPr>
            <w:r w:rsidRPr="00B80EAA">
              <w:t>57</w:t>
            </w:r>
          </w:p>
        </w:tc>
      </w:tr>
      <w:tr w:rsidR="00D30B85" w:rsidRPr="00B80EAA" w14:paraId="32DE5BBB" w14:textId="77777777">
        <w:tc>
          <w:tcPr>
            <w:tcW w:w="3978" w:type="pct"/>
          </w:tcPr>
          <w:p w14:paraId="56BCFFC7" w14:textId="77777777" w:rsidR="00D30B85" w:rsidRPr="00B80EAA" w:rsidRDefault="00D30B85" w:rsidP="00F509F0">
            <w:pPr>
              <w:pStyle w:val="a5"/>
              <w:ind w:firstLine="0"/>
            </w:pPr>
            <w:r w:rsidRPr="00B80EAA">
              <w:t xml:space="preserve">Европейцев </w:t>
            </w:r>
          </w:p>
        </w:tc>
        <w:tc>
          <w:tcPr>
            <w:tcW w:w="1022" w:type="pct"/>
          </w:tcPr>
          <w:p w14:paraId="2BAD4FE2" w14:textId="77777777" w:rsidR="00D30B85" w:rsidRPr="00B80EAA" w:rsidRDefault="00D30B85" w:rsidP="00F509F0">
            <w:pPr>
              <w:pStyle w:val="a5"/>
              <w:ind w:firstLine="0"/>
              <w:jc w:val="center"/>
            </w:pPr>
            <w:r w:rsidRPr="00B80EAA">
              <w:t>21</w:t>
            </w:r>
          </w:p>
        </w:tc>
      </w:tr>
      <w:tr w:rsidR="00D30B85" w:rsidRPr="00B80EAA" w14:paraId="6B310125" w14:textId="77777777">
        <w:tc>
          <w:tcPr>
            <w:tcW w:w="3978" w:type="pct"/>
          </w:tcPr>
          <w:p w14:paraId="1771EB7B" w14:textId="77777777" w:rsidR="00D30B85" w:rsidRPr="00B80EAA" w:rsidRDefault="00D30B85" w:rsidP="00F509F0">
            <w:pPr>
              <w:pStyle w:val="a5"/>
              <w:ind w:firstLine="0"/>
            </w:pPr>
            <w:r w:rsidRPr="00B80EAA">
              <w:t xml:space="preserve">Американцев (северных и южных) </w:t>
            </w:r>
          </w:p>
        </w:tc>
        <w:tc>
          <w:tcPr>
            <w:tcW w:w="1022" w:type="pct"/>
          </w:tcPr>
          <w:p w14:paraId="0863794C" w14:textId="77777777" w:rsidR="00D30B85" w:rsidRPr="00B80EAA" w:rsidRDefault="00D30B85" w:rsidP="00F509F0">
            <w:pPr>
              <w:pStyle w:val="a5"/>
              <w:ind w:firstLine="0"/>
              <w:jc w:val="center"/>
            </w:pPr>
            <w:r w:rsidRPr="00B80EAA">
              <w:t>14</w:t>
            </w:r>
          </w:p>
        </w:tc>
      </w:tr>
      <w:tr w:rsidR="00D30B85" w:rsidRPr="00B80EAA" w14:paraId="5C2FEA6D" w14:textId="77777777">
        <w:tc>
          <w:tcPr>
            <w:tcW w:w="3978" w:type="pct"/>
          </w:tcPr>
          <w:p w14:paraId="5205CC8B" w14:textId="77777777" w:rsidR="00D30B85" w:rsidRPr="00B80EAA" w:rsidRDefault="00D30B85" w:rsidP="00F509F0">
            <w:pPr>
              <w:pStyle w:val="a5"/>
              <w:ind w:firstLine="0"/>
            </w:pPr>
            <w:r w:rsidRPr="00B80EAA">
              <w:t xml:space="preserve">Африканцев </w:t>
            </w:r>
          </w:p>
        </w:tc>
        <w:tc>
          <w:tcPr>
            <w:tcW w:w="1022" w:type="pct"/>
          </w:tcPr>
          <w:p w14:paraId="4384E41C" w14:textId="77777777" w:rsidR="00D30B85" w:rsidRPr="00B80EAA" w:rsidRDefault="00D30B85" w:rsidP="00F509F0">
            <w:pPr>
              <w:pStyle w:val="a5"/>
              <w:ind w:firstLine="0"/>
              <w:jc w:val="center"/>
            </w:pPr>
            <w:r w:rsidRPr="00B80EAA">
              <w:t>8</w:t>
            </w:r>
          </w:p>
        </w:tc>
      </w:tr>
      <w:tr w:rsidR="00D30B85" w:rsidRPr="00B80EAA" w14:paraId="1B077FD9" w14:textId="77777777">
        <w:tc>
          <w:tcPr>
            <w:tcW w:w="3978" w:type="pct"/>
          </w:tcPr>
          <w:p w14:paraId="354132C9" w14:textId="77777777" w:rsidR="00D30B85" w:rsidRPr="00B80EAA" w:rsidRDefault="00D30B85" w:rsidP="00F509F0">
            <w:pPr>
              <w:pStyle w:val="a5"/>
              <w:ind w:firstLine="0"/>
            </w:pPr>
            <w:r w:rsidRPr="00B80EAA">
              <w:t xml:space="preserve">Женщин </w:t>
            </w:r>
          </w:p>
        </w:tc>
        <w:tc>
          <w:tcPr>
            <w:tcW w:w="1022" w:type="pct"/>
          </w:tcPr>
          <w:p w14:paraId="21462509" w14:textId="77777777" w:rsidR="00D30B85" w:rsidRPr="00B80EAA" w:rsidRDefault="00D30B85" w:rsidP="00F509F0">
            <w:pPr>
              <w:pStyle w:val="a5"/>
              <w:ind w:firstLine="0"/>
              <w:jc w:val="center"/>
            </w:pPr>
            <w:r w:rsidRPr="00B80EAA">
              <w:t>52</w:t>
            </w:r>
          </w:p>
        </w:tc>
      </w:tr>
      <w:tr w:rsidR="00D30B85" w:rsidRPr="00B80EAA" w14:paraId="2C55AE02" w14:textId="77777777">
        <w:tc>
          <w:tcPr>
            <w:tcW w:w="3978" w:type="pct"/>
          </w:tcPr>
          <w:p w14:paraId="09C05671" w14:textId="77777777" w:rsidR="00D30B85" w:rsidRPr="00B80EAA" w:rsidRDefault="00D30B85" w:rsidP="00F509F0">
            <w:pPr>
              <w:pStyle w:val="a5"/>
              <w:ind w:firstLine="0"/>
            </w:pPr>
            <w:r w:rsidRPr="00B80EAA">
              <w:t xml:space="preserve">Мужчин </w:t>
            </w:r>
          </w:p>
        </w:tc>
        <w:tc>
          <w:tcPr>
            <w:tcW w:w="1022" w:type="pct"/>
          </w:tcPr>
          <w:p w14:paraId="32C0DFC7" w14:textId="77777777" w:rsidR="00D30B85" w:rsidRPr="00B80EAA" w:rsidRDefault="00D30B85" w:rsidP="00F509F0">
            <w:pPr>
              <w:pStyle w:val="a5"/>
              <w:ind w:firstLine="0"/>
              <w:jc w:val="center"/>
            </w:pPr>
            <w:r w:rsidRPr="00B80EAA">
              <w:t>48</w:t>
            </w:r>
          </w:p>
        </w:tc>
      </w:tr>
      <w:tr w:rsidR="00D30B85" w:rsidRPr="00B80EAA" w14:paraId="6439845F" w14:textId="77777777">
        <w:tc>
          <w:tcPr>
            <w:tcW w:w="3978" w:type="pct"/>
          </w:tcPr>
          <w:p w14:paraId="6E015EF6" w14:textId="77777777" w:rsidR="00D30B85" w:rsidRPr="00B80EAA" w:rsidRDefault="00D30B85" w:rsidP="00F509F0">
            <w:pPr>
              <w:pStyle w:val="a5"/>
              <w:ind w:firstLine="0"/>
            </w:pPr>
            <w:r w:rsidRPr="00B80EAA">
              <w:t xml:space="preserve">Не белых </w:t>
            </w:r>
          </w:p>
        </w:tc>
        <w:tc>
          <w:tcPr>
            <w:tcW w:w="1022" w:type="pct"/>
          </w:tcPr>
          <w:p w14:paraId="45A4F436" w14:textId="77777777" w:rsidR="00D30B85" w:rsidRPr="00B80EAA" w:rsidRDefault="00D30B85" w:rsidP="00F509F0">
            <w:pPr>
              <w:pStyle w:val="a5"/>
              <w:ind w:firstLine="0"/>
              <w:jc w:val="center"/>
            </w:pPr>
            <w:r w:rsidRPr="00B80EAA">
              <w:t>70</w:t>
            </w:r>
          </w:p>
        </w:tc>
      </w:tr>
      <w:tr w:rsidR="00D30B85" w:rsidRPr="00B80EAA" w14:paraId="038820A9" w14:textId="77777777">
        <w:tc>
          <w:tcPr>
            <w:tcW w:w="3978" w:type="pct"/>
          </w:tcPr>
          <w:p w14:paraId="0D9818AA" w14:textId="77777777" w:rsidR="00D30B85" w:rsidRPr="00B80EAA" w:rsidRDefault="00D30B85" w:rsidP="00F509F0">
            <w:pPr>
              <w:pStyle w:val="a5"/>
              <w:ind w:firstLine="0"/>
            </w:pPr>
            <w:r w:rsidRPr="00B80EAA">
              <w:t xml:space="preserve">Белых </w:t>
            </w:r>
          </w:p>
        </w:tc>
        <w:tc>
          <w:tcPr>
            <w:tcW w:w="1022" w:type="pct"/>
          </w:tcPr>
          <w:p w14:paraId="1EF6F7AB" w14:textId="77777777" w:rsidR="00D30B85" w:rsidRPr="00B80EAA" w:rsidRDefault="00D30B85" w:rsidP="00F509F0">
            <w:pPr>
              <w:pStyle w:val="a5"/>
              <w:ind w:firstLine="0"/>
              <w:jc w:val="center"/>
            </w:pPr>
            <w:r w:rsidRPr="00B80EAA">
              <w:t>30</w:t>
            </w:r>
          </w:p>
        </w:tc>
      </w:tr>
      <w:tr w:rsidR="00D30B85" w:rsidRPr="00B80EAA" w14:paraId="022F8D76" w14:textId="77777777">
        <w:tc>
          <w:tcPr>
            <w:tcW w:w="3978" w:type="pct"/>
          </w:tcPr>
          <w:p w14:paraId="18599617" w14:textId="77777777" w:rsidR="00D30B85" w:rsidRPr="00B80EAA" w:rsidRDefault="00D30B85" w:rsidP="00F509F0">
            <w:pPr>
              <w:pStyle w:val="a5"/>
              <w:ind w:firstLine="0"/>
            </w:pPr>
            <w:r w:rsidRPr="00B80EAA">
              <w:t xml:space="preserve">Гетеросексуальных </w:t>
            </w:r>
          </w:p>
        </w:tc>
        <w:tc>
          <w:tcPr>
            <w:tcW w:w="1022" w:type="pct"/>
          </w:tcPr>
          <w:p w14:paraId="3FDFA7A7" w14:textId="77777777" w:rsidR="00D30B85" w:rsidRPr="00B80EAA" w:rsidRDefault="00D30B85" w:rsidP="00F509F0">
            <w:pPr>
              <w:pStyle w:val="a5"/>
              <w:ind w:firstLine="0"/>
              <w:jc w:val="center"/>
            </w:pPr>
            <w:r w:rsidRPr="00B80EAA">
              <w:t>89</w:t>
            </w:r>
          </w:p>
        </w:tc>
      </w:tr>
      <w:tr w:rsidR="00D30B85" w:rsidRPr="00B80EAA" w14:paraId="6FFEC169" w14:textId="77777777">
        <w:tc>
          <w:tcPr>
            <w:tcW w:w="3978" w:type="pct"/>
          </w:tcPr>
          <w:p w14:paraId="75528888" w14:textId="77777777" w:rsidR="00D30B85" w:rsidRPr="00B80EAA" w:rsidRDefault="00D30B85" w:rsidP="00F509F0">
            <w:pPr>
              <w:pStyle w:val="a5"/>
              <w:ind w:firstLine="0"/>
            </w:pPr>
            <w:r w:rsidRPr="00B80EAA">
              <w:t xml:space="preserve">Гомосексуальных </w:t>
            </w:r>
          </w:p>
        </w:tc>
        <w:tc>
          <w:tcPr>
            <w:tcW w:w="1022" w:type="pct"/>
          </w:tcPr>
          <w:p w14:paraId="7A4CD11A" w14:textId="77777777" w:rsidR="00D30B85" w:rsidRPr="00B80EAA" w:rsidRDefault="00D30B85" w:rsidP="00F509F0">
            <w:pPr>
              <w:pStyle w:val="a5"/>
              <w:ind w:firstLine="0"/>
              <w:jc w:val="center"/>
            </w:pPr>
            <w:r w:rsidRPr="00B80EAA">
              <w:t>11</w:t>
            </w:r>
          </w:p>
        </w:tc>
      </w:tr>
      <w:tr w:rsidR="00D30B85" w:rsidRPr="00B80EAA" w14:paraId="794443F7" w14:textId="77777777">
        <w:tc>
          <w:tcPr>
            <w:tcW w:w="3978" w:type="pct"/>
          </w:tcPr>
          <w:p w14:paraId="1B4ED9CD" w14:textId="77777777" w:rsidR="00D30B85" w:rsidRPr="00B80EAA" w:rsidRDefault="00D30B85" w:rsidP="00F509F0">
            <w:pPr>
              <w:pStyle w:val="a5"/>
              <w:ind w:firstLine="0"/>
            </w:pPr>
            <w:r w:rsidRPr="00B80EAA">
              <w:t>59 %</w:t>
            </w:r>
            <w:r>
              <w:t xml:space="preserve"> </w:t>
            </w:r>
            <w:r w:rsidRPr="00B80EAA">
              <w:t xml:space="preserve">богатства “деревни” принадлежат </w:t>
            </w:r>
          </w:p>
        </w:tc>
        <w:tc>
          <w:tcPr>
            <w:tcW w:w="1022" w:type="pct"/>
          </w:tcPr>
          <w:p w14:paraId="3B063C4E" w14:textId="77777777" w:rsidR="00D30B85" w:rsidRPr="00B80EAA" w:rsidRDefault="00D30B85" w:rsidP="00F509F0">
            <w:pPr>
              <w:pStyle w:val="a5"/>
              <w:ind w:firstLine="0"/>
              <w:jc w:val="center"/>
            </w:pPr>
            <w:r w:rsidRPr="00B80EAA">
              <w:t>6 (все из США)</w:t>
            </w:r>
          </w:p>
        </w:tc>
      </w:tr>
      <w:tr w:rsidR="00D30B85" w:rsidRPr="00B80EAA" w14:paraId="197FD115" w14:textId="77777777">
        <w:tc>
          <w:tcPr>
            <w:tcW w:w="3978" w:type="pct"/>
          </w:tcPr>
          <w:p w14:paraId="4AF04D72" w14:textId="77777777" w:rsidR="00D30B85" w:rsidRPr="00B80EAA" w:rsidRDefault="00D30B85" w:rsidP="00F509F0">
            <w:pPr>
              <w:pStyle w:val="a5"/>
              <w:ind w:firstLine="0"/>
            </w:pPr>
            <w:r w:rsidRPr="00B80EAA">
              <w:t>Не будут иметь нормальных жилищных у</w:t>
            </w:r>
            <w:r w:rsidRPr="00B80EAA">
              <w:t>с</w:t>
            </w:r>
            <w:r w:rsidRPr="00B80EAA">
              <w:t xml:space="preserve">ловий </w:t>
            </w:r>
          </w:p>
        </w:tc>
        <w:tc>
          <w:tcPr>
            <w:tcW w:w="1022" w:type="pct"/>
          </w:tcPr>
          <w:p w14:paraId="7FD7EBD9" w14:textId="77777777" w:rsidR="00D30B85" w:rsidRPr="00B80EAA" w:rsidRDefault="00D30B85" w:rsidP="00F509F0">
            <w:pPr>
              <w:pStyle w:val="a5"/>
              <w:ind w:firstLine="0"/>
              <w:jc w:val="center"/>
            </w:pPr>
            <w:r w:rsidRPr="00B80EAA">
              <w:t>80</w:t>
            </w:r>
          </w:p>
        </w:tc>
      </w:tr>
      <w:tr w:rsidR="00D30B85" w:rsidRPr="00B80EAA" w14:paraId="39604842" w14:textId="77777777">
        <w:tc>
          <w:tcPr>
            <w:tcW w:w="3978" w:type="pct"/>
          </w:tcPr>
          <w:p w14:paraId="5784BFCF" w14:textId="77777777" w:rsidR="00D30B85" w:rsidRPr="00B80EAA" w:rsidRDefault="00D30B85" w:rsidP="00F509F0">
            <w:pPr>
              <w:pStyle w:val="a5"/>
              <w:ind w:firstLine="0"/>
            </w:pPr>
            <w:r w:rsidRPr="00B80EAA">
              <w:t xml:space="preserve">Неграмотных в деревне </w:t>
            </w:r>
          </w:p>
        </w:tc>
        <w:tc>
          <w:tcPr>
            <w:tcW w:w="1022" w:type="pct"/>
          </w:tcPr>
          <w:p w14:paraId="1ABF5659" w14:textId="77777777" w:rsidR="00D30B85" w:rsidRPr="00B80EAA" w:rsidRDefault="00D30B85" w:rsidP="00F509F0">
            <w:pPr>
              <w:pStyle w:val="a5"/>
              <w:ind w:firstLine="0"/>
              <w:jc w:val="center"/>
            </w:pPr>
            <w:r w:rsidRPr="00B80EAA">
              <w:t>70</w:t>
            </w:r>
          </w:p>
        </w:tc>
      </w:tr>
      <w:tr w:rsidR="00D30B85" w:rsidRPr="00B80EAA" w14:paraId="248F3BDD" w14:textId="77777777">
        <w:tc>
          <w:tcPr>
            <w:tcW w:w="3978" w:type="pct"/>
          </w:tcPr>
          <w:p w14:paraId="3DC0E118" w14:textId="77777777" w:rsidR="00D30B85" w:rsidRPr="00B80EAA" w:rsidRDefault="00D30B85" w:rsidP="00F509F0">
            <w:pPr>
              <w:pStyle w:val="a5"/>
              <w:ind w:firstLine="0"/>
            </w:pPr>
            <w:r w:rsidRPr="00B80EAA">
              <w:t xml:space="preserve">Будут недоедать </w:t>
            </w:r>
          </w:p>
        </w:tc>
        <w:tc>
          <w:tcPr>
            <w:tcW w:w="1022" w:type="pct"/>
          </w:tcPr>
          <w:p w14:paraId="2B883CBF" w14:textId="77777777" w:rsidR="00D30B85" w:rsidRPr="00B80EAA" w:rsidRDefault="00D30B85" w:rsidP="00F509F0">
            <w:pPr>
              <w:pStyle w:val="a5"/>
              <w:ind w:firstLine="0"/>
              <w:jc w:val="center"/>
            </w:pPr>
            <w:r w:rsidRPr="00B80EAA">
              <w:t>50</w:t>
            </w:r>
          </w:p>
        </w:tc>
      </w:tr>
      <w:tr w:rsidR="00D30B85" w:rsidRPr="00B80EAA" w14:paraId="2599BC64" w14:textId="77777777">
        <w:tc>
          <w:tcPr>
            <w:tcW w:w="3978" w:type="pct"/>
          </w:tcPr>
          <w:p w14:paraId="25F843E9" w14:textId="77777777" w:rsidR="00D30B85" w:rsidRPr="00B80EAA" w:rsidRDefault="00D30B85" w:rsidP="00F509F0">
            <w:pPr>
              <w:pStyle w:val="a5"/>
              <w:ind w:firstLine="0"/>
            </w:pPr>
            <w:r w:rsidRPr="00B80EAA">
              <w:t xml:space="preserve">Умирать в год будет </w:t>
            </w:r>
          </w:p>
        </w:tc>
        <w:tc>
          <w:tcPr>
            <w:tcW w:w="1022" w:type="pct"/>
          </w:tcPr>
          <w:p w14:paraId="40520515" w14:textId="77777777" w:rsidR="00D30B85" w:rsidRPr="00B80EAA" w:rsidRDefault="00D30B85" w:rsidP="00F509F0">
            <w:pPr>
              <w:pStyle w:val="a5"/>
              <w:ind w:firstLine="0"/>
              <w:jc w:val="center"/>
            </w:pPr>
            <w:r w:rsidRPr="00B80EAA">
              <w:t>1</w:t>
            </w:r>
          </w:p>
        </w:tc>
      </w:tr>
      <w:tr w:rsidR="00D30B85" w:rsidRPr="00B80EAA" w14:paraId="3C10179A" w14:textId="77777777">
        <w:tc>
          <w:tcPr>
            <w:tcW w:w="3978" w:type="pct"/>
          </w:tcPr>
          <w:p w14:paraId="15DCFFEE" w14:textId="77777777" w:rsidR="00D30B85" w:rsidRPr="00B80EAA" w:rsidRDefault="00D30B85" w:rsidP="00F509F0">
            <w:pPr>
              <w:pStyle w:val="a5"/>
              <w:ind w:firstLine="0"/>
            </w:pPr>
            <w:r w:rsidRPr="00B80EAA">
              <w:t xml:space="preserve">Рождаться в год </w:t>
            </w:r>
          </w:p>
        </w:tc>
        <w:tc>
          <w:tcPr>
            <w:tcW w:w="1022" w:type="pct"/>
          </w:tcPr>
          <w:p w14:paraId="5A52F865" w14:textId="77777777" w:rsidR="00D30B85" w:rsidRPr="00B80EAA" w:rsidRDefault="00D30B85" w:rsidP="00F509F0">
            <w:pPr>
              <w:pStyle w:val="a5"/>
              <w:ind w:firstLine="0"/>
              <w:jc w:val="center"/>
            </w:pPr>
            <w:r w:rsidRPr="00B80EAA">
              <w:t>2</w:t>
            </w:r>
          </w:p>
        </w:tc>
      </w:tr>
      <w:tr w:rsidR="00D30B85" w:rsidRPr="00B80EAA" w14:paraId="65D8BA91" w14:textId="77777777">
        <w:tc>
          <w:tcPr>
            <w:tcW w:w="3978" w:type="pct"/>
          </w:tcPr>
          <w:p w14:paraId="506651C6" w14:textId="77777777" w:rsidR="00D30B85" w:rsidRPr="00B80EAA" w:rsidRDefault="00D30B85" w:rsidP="00F509F0">
            <w:pPr>
              <w:pStyle w:val="a5"/>
              <w:ind w:firstLine="0"/>
            </w:pPr>
            <w:r w:rsidRPr="00B80EAA">
              <w:t xml:space="preserve">Компьютер будет иметь </w:t>
            </w:r>
          </w:p>
        </w:tc>
        <w:tc>
          <w:tcPr>
            <w:tcW w:w="1022" w:type="pct"/>
          </w:tcPr>
          <w:p w14:paraId="005C092D" w14:textId="77777777" w:rsidR="00D30B85" w:rsidRPr="00B80EAA" w:rsidRDefault="00D30B85" w:rsidP="00F509F0">
            <w:pPr>
              <w:pStyle w:val="a5"/>
              <w:ind w:firstLine="0"/>
              <w:jc w:val="center"/>
            </w:pPr>
            <w:r w:rsidRPr="00B80EAA">
              <w:t>1</w:t>
            </w:r>
          </w:p>
        </w:tc>
      </w:tr>
      <w:tr w:rsidR="00D30B85" w:rsidRPr="00B80EAA" w14:paraId="5D363707" w14:textId="77777777">
        <w:tc>
          <w:tcPr>
            <w:tcW w:w="3978" w:type="pct"/>
          </w:tcPr>
          <w:p w14:paraId="467A47DC" w14:textId="77777777" w:rsidR="00D30B85" w:rsidRPr="00B80EAA" w:rsidRDefault="00D30B85" w:rsidP="00F509F0">
            <w:pPr>
              <w:pStyle w:val="a5"/>
              <w:ind w:firstLine="0"/>
            </w:pPr>
            <w:r w:rsidRPr="00B80EAA">
              <w:t xml:space="preserve">Высшее образование будет иметь </w:t>
            </w:r>
          </w:p>
        </w:tc>
        <w:tc>
          <w:tcPr>
            <w:tcW w:w="1022" w:type="pct"/>
          </w:tcPr>
          <w:p w14:paraId="5C239C76" w14:textId="77777777" w:rsidR="00D30B85" w:rsidRPr="00B80EAA" w:rsidRDefault="00D30B85" w:rsidP="00F509F0">
            <w:pPr>
              <w:pStyle w:val="a5"/>
              <w:ind w:firstLine="0"/>
              <w:jc w:val="center"/>
            </w:pPr>
            <w:r w:rsidRPr="00B80EAA">
              <w:t>1</w:t>
            </w:r>
            <w:r>
              <w:t>2</w:t>
            </w:r>
          </w:p>
        </w:tc>
      </w:tr>
    </w:tbl>
    <w:p w14:paraId="03E9F16C" w14:textId="77777777" w:rsidR="00D30B85" w:rsidRDefault="00D30B85" w:rsidP="00C50FE4">
      <w:pPr>
        <w:pStyle w:val="a7"/>
      </w:pPr>
      <w:r>
        <w:lastRenderedPageBreak/>
        <w:t>И в перспективе к улучшению качества жизни более чем 95 % населения “деревни” при продолжении политики на о</w:t>
      </w:r>
      <w:r>
        <w:t>с</w:t>
      </w:r>
      <w:r>
        <w:t>нове идей буржуазного либерализма нет никаких предпос</w:t>
      </w:r>
      <w:r>
        <w:t>ы</w:t>
      </w:r>
      <w:r>
        <w:t>лок…</w:t>
      </w:r>
    </w:p>
    <w:p w14:paraId="40DF6299" w14:textId="77777777" w:rsidR="00D30B85" w:rsidRDefault="00D30B85" w:rsidP="00873ABF">
      <w:pPr>
        <w:pStyle w:val="PlainText"/>
      </w:pPr>
      <w:r>
        <w:t>Если же от писаний Айн Рэнд более, чем полувековой давн</w:t>
      </w:r>
      <w:r>
        <w:t>о</w:t>
      </w:r>
      <w:r>
        <w:t>сти вернуться в наши дни, то всё сказанное Н.Саркози в его пу</w:t>
      </w:r>
      <w:r>
        <w:t>б</w:t>
      </w:r>
      <w:r>
        <w:t>личных выступлениях и сказанное Б.Х.Обамой в его книге “Де</w:t>
      </w:r>
      <w:r>
        <w:t>р</w:t>
      </w:r>
      <w:r>
        <w:t xml:space="preserve">зость надежды” лежит в русле идей </w:t>
      </w:r>
      <w:r w:rsidRPr="00814939">
        <w:rPr>
          <w:i/>
        </w:rPr>
        <w:t>глобальной конверге</w:t>
      </w:r>
      <w:r w:rsidRPr="00814939">
        <w:rPr>
          <w:i/>
        </w:rPr>
        <w:t>н</w:t>
      </w:r>
      <w:r w:rsidRPr="00814939">
        <w:rPr>
          <w:i/>
        </w:rPr>
        <w:t>ции как политики преодоления общего кризиса капитализма,</w:t>
      </w:r>
      <w:r>
        <w:t xml:space="preserve"> а мировой финансово-экономический кризис стал только пов</w:t>
      </w:r>
      <w:r>
        <w:t>о</w:t>
      </w:r>
      <w:r>
        <w:t>дом, чтобы антибуржуазно-либе</w:t>
      </w:r>
      <w:r>
        <w:softHyphen/>
        <w:t>раль</w:t>
      </w:r>
      <w:r>
        <w:softHyphen/>
        <w:t>ная ветвь масонства, чьё «ЦК» обоснов</w:t>
      </w:r>
      <w:r>
        <w:t>а</w:t>
      </w:r>
      <w:r>
        <w:t xml:space="preserve">лось во Франции, напомнила необучаемым «братанам» </w:t>
      </w:r>
      <w:r w:rsidRPr="00223AAE">
        <w:t>—</w:t>
      </w:r>
      <w:r>
        <w:t xml:space="preserve"> либ</w:t>
      </w:r>
      <w:r>
        <w:t>е</w:t>
      </w:r>
      <w:r>
        <w:t>ралам-буржуинам о необходимости решать мировые проблемы и о недопустимости создавать их, поскольку это способно привести цивилизацию к катас</w:t>
      </w:r>
      <w:r>
        <w:t>т</w:t>
      </w:r>
      <w:r>
        <w:t>рофе.</w:t>
      </w:r>
    </w:p>
    <w:p w14:paraId="54D6616C" w14:textId="726FEDCE" w:rsidR="00D30B85" w:rsidRDefault="00D30B85" w:rsidP="00873ABF">
      <w:pPr>
        <w:pStyle w:val="PlainText"/>
      </w:pPr>
      <w:r>
        <w:t>Кроме того, можно расписать любые социологические теории и сценарии их воплощения в жизнь, но всё это останется несб</w:t>
      </w:r>
      <w:r>
        <w:t>ы</w:t>
      </w:r>
      <w:r>
        <w:t>точными утопиями, если в обществе нет соответствующих этим теориями и сценариям ожиданий и настроений. Поэтому практ</w:t>
      </w:r>
      <w:r>
        <w:t>и</w:t>
      </w:r>
      <w:r>
        <w:t xml:space="preserve">ческая политика строится на том, что общество предварительно тестируется, и только на основе анализа его реакции на тест </w:t>
      </w:r>
      <w:r w:rsidRPr="00223AAE">
        <w:t>—</w:t>
      </w:r>
      <w:r>
        <w:t xml:space="preserve"> теории и выражающие их политические сценарии начинают в</w:t>
      </w:r>
      <w:r>
        <w:t>о</w:t>
      </w:r>
      <w:r>
        <w:t>площаться в жизнь с некоторыми корректировками под реал</w:t>
      </w:r>
      <w:r>
        <w:t>ь</w:t>
      </w:r>
      <w:r>
        <w:t>ность либо из «плюрализма мнений» выбираются теории и сцен</w:t>
      </w:r>
      <w:r>
        <w:t>а</w:t>
      </w:r>
      <w:r>
        <w:t>рии, более соответствующие результатам теста</w:t>
      </w:r>
      <w:r w:rsidRPr="00D30B85">
        <w:rPr>
          <w:vertAlign w:val="superscript"/>
        </w:rPr>
        <w:t>[CDXLVI]</w:t>
      </w:r>
      <w:r>
        <w:t>.</w:t>
      </w:r>
    </w:p>
    <w:p w14:paraId="3F643DE8" w14:textId="77777777" w:rsidR="00D30B85" w:rsidRDefault="00D30B85" w:rsidP="00873ABF">
      <w:pPr>
        <w:pStyle w:val="PlainText"/>
      </w:pPr>
      <w:r>
        <w:t xml:space="preserve">И непосредственно после избрания Б.Х.Обамы президентом США </w:t>
      </w:r>
      <w:r w:rsidRPr="00223AAE">
        <w:t>—</w:t>
      </w:r>
      <w:r>
        <w:t xml:space="preserve"> в ноябре </w:t>
      </w:r>
      <w:smartTag w:uri="urn:schemas-microsoft-com:office:smarttags" w:element="metricconverter">
        <w:smartTagPr>
          <w:attr w:name="ProductID" w:val="2008 г"/>
        </w:smartTagPr>
        <w:r>
          <w:t>2008 г</w:t>
        </w:r>
      </w:smartTag>
      <w:r>
        <w:t>. было произведено тестирование общ</w:t>
      </w:r>
      <w:r>
        <w:t>е</w:t>
      </w:r>
      <w:r>
        <w:t>ства США на предмет его приверженности идеям индивидуализма и буржуазного л</w:t>
      </w:r>
      <w:r>
        <w:t>и</w:t>
      </w:r>
      <w:r>
        <w:t>берализма.</w:t>
      </w:r>
    </w:p>
    <w:p w14:paraId="03A7C6AD" w14:textId="33A13F71" w:rsidR="00D30B85" w:rsidRDefault="00D30B85" w:rsidP="00F509F0">
      <w:pPr>
        <w:pStyle w:val="a5"/>
      </w:pPr>
      <w:r>
        <w:t>«12 ноября США были поражены невиданным успехом о</w:t>
      </w:r>
      <w:r>
        <w:t>б</w:t>
      </w:r>
      <w:r>
        <w:t xml:space="preserve">щественной организации </w:t>
      </w:r>
      <w:r>
        <w:rPr>
          <w:i/>
          <w:iCs/>
        </w:rPr>
        <w:t>The</w:t>
      </w:r>
      <w:r>
        <w:t> </w:t>
      </w:r>
      <w:r>
        <w:rPr>
          <w:i/>
          <w:iCs/>
        </w:rPr>
        <w:t>Yes</w:t>
      </w:r>
      <w:r>
        <w:t> </w:t>
      </w:r>
      <w:r>
        <w:rPr>
          <w:i/>
          <w:iCs/>
        </w:rPr>
        <w:t>Men</w:t>
      </w:r>
      <w:r>
        <w:t>, которая отпечатала и ра</w:t>
      </w:r>
      <w:r>
        <w:t>з</w:t>
      </w:r>
      <w:r>
        <w:t>дала в Нью-Йорке, Лос-Анджелесе и ряде других мегаполисов Америки поддельный номер солидной газеты The New York Times тиражом 1,2 млн экзем</w:t>
      </w:r>
      <w:r>
        <w:t>п</w:t>
      </w:r>
      <w:r>
        <w:t>ляров. В «номере», датированном 4 июля 2009 года, сообщалось о воплощении, по сути дела, программы мирной социалистической революции в США, причём в крайне благожел</w:t>
      </w:r>
      <w:r>
        <w:t>а</w:t>
      </w:r>
      <w:r>
        <w:t>тельном ключе. Газета ушла, что называется, «влёт». Люди даже перекупали её, чтобы пр</w:t>
      </w:r>
      <w:r>
        <w:t>о</w:t>
      </w:r>
      <w:r>
        <w:t>честь</w:t>
      </w:r>
      <w:r w:rsidRPr="00D30B85">
        <w:rPr>
          <w:vertAlign w:val="superscript"/>
        </w:rPr>
        <w:t>[CDXLVII]</w:t>
      </w:r>
      <w:r>
        <w:t>.</w:t>
      </w:r>
    </w:p>
    <w:p w14:paraId="567D82B5" w14:textId="77777777" w:rsidR="00D30B85" w:rsidRDefault="00D30B85" w:rsidP="00F509F0">
      <w:pPr>
        <w:pStyle w:val="a5"/>
      </w:pPr>
      <w:r>
        <w:lastRenderedPageBreak/>
        <w:t>Теперь уже смело можно говорить о том, что широкие массы американцев готовы поддержать антикапиталистический курс и что эпоха ультралиберализма, начатая Рейганом в 1981 году, з</w:t>
      </w:r>
      <w:r>
        <w:t>а</w:t>
      </w:r>
      <w:r>
        <w:t>вершена.</w:t>
      </w:r>
    </w:p>
    <w:p w14:paraId="280C4BDF" w14:textId="77777777" w:rsidR="00D30B85" w:rsidRDefault="00D30B85" w:rsidP="00F509F0">
      <w:pPr>
        <w:pStyle w:val="a5"/>
      </w:pPr>
      <w:r>
        <w:t>(…)</w:t>
      </w:r>
    </w:p>
    <w:p w14:paraId="7AC775FC" w14:textId="77777777" w:rsidR="00D30B85" w:rsidRDefault="00D30B85" w:rsidP="00F509F0">
      <w:pPr>
        <w:pStyle w:val="a5"/>
      </w:pPr>
      <w:r>
        <w:t xml:space="preserve">… в «народном» номере </w:t>
      </w:r>
      <w:r>
        <w:rPr>
          <w:i/>
          <w:iCs/>
        </w:rPr>
        <w:t>The</w:t>
      </w:r>
      <w:r>
        <w:t> </w:t>
      </w:r>
      <w:r>
        <w:rPr>
          <w:i/>
          <w:iCs/>
        </w:rPr>
        <w:t>New</w:t>
      </w:r>
      <w:r>
        <w:t> </w:t>
      </w:r>
      <w:r>
        <w:rPr>
          <w:i/>
          <w:iCs/>
        </w:rPr>
        <w:t>York</w:t>
      </w:r>
      <w:r>
        <w:t> </w:t>
      </w:r>
      <w:r>
        <w:rPr>
          <w:i/>
          <w:iCs/>
        </w:rPr>
        <w:t>Times</w:t>
      </w:r>
      <w:r>
        <w:t xml:space="preserve"> была сделана мощная реклама программе </w:t>
      </w:r>
      <w:r>
        <w:rPr>
          <w:b/>
          <w:bCs/>
        </w:rPr>
        <w:t>соци</w:t>
      </w:r>
      <w:r>
        <w:rPr>
          <w:b/>
          <w:bCs/>
        </w:rPr>
        <w:t>а</w:t>
      </w:r>
      <w:r>
        <w:rPr>
          <w:b/>
          <w:bCs/>
        </w:rPr>
        <w:t>листических</w:t>
      </w:r>
      <w:r>
        <w:t xml:space="preserve"> преобразований в Америке.</w:t>
      </w:r>
    </w:p>
    <w:p w14:paraId="51064BCB" w14:textId="77777777" w:rsidR="00D30B85" w:rsidRDefault="00D30B85" w:rsidP="00F509F0">
      <w:pPr>
        <w:pStyle w:val="a5"/>
      </w:pPr>
      <w:r>
        <w:t xml:space="preserve">Согласно ей, </w:t>
      </w:r>
      <w:r>
        <w:rPr>
          <w:b/>
          <w:bCs/>
        </w:rPr>
        <w:t>максимальная зарплата в США ограничив</w:t>
      </w:r>
      <w:r>
        <w:rPr>
          <w:b/>
          <w:bCs/>
        </w:rPr>
        <w:t>а</w:t>
      </w:r>
      <w:r>
        <w:rPr>
          <w:b/>
          <w:bCs/>
        </w:rPr>
        <w:t xml:space="preserve">ется пятнадцатью минимальными </w:t>
      </w:r>
      <w:r w:rsidRPr="006668C0">
        <w:rPr>
          <w:b/>
          <w:bCs/>
        </w:rPr>
        <w:t>—</w:t>
      </w:r>
      <w:r>
        <w:rPr>
          <w:b/>
          <w:bCs/>
        </w:rPr>
        <w:t xml:space="preserve"> не выше 182 тысяч до</w:t>
      </w:r>
      <w:r>
        <w:rPr>
          <w:b/>
          <w:bCs/>
        </w:rPr>
        <w:t>л</w:t>
      </w:r>
      <w:r>
        <w:rPr>
          <w:b/>
          <w:bCs/>
        </w:rPr>
        <w:t>ларов в год (более высокие жалованья облагаются стопр</w:t>
      </w:r>
      <w:r>
        <w:rPr>
          <w:b/>
          <w:bCs/>
        </w:rPr>
        <w:t>о</w:t>
      </w:r>
      <w:r>
        <w:rPr>
          <w:b/>
          <w:bCs/>
        </w:rPr>
        <w:t>центным п</w:t>
      </w:r>
      <w:r>
        <w:rPr>
          <w:b/>
          <w:bCs/>
        </w:rPr>
        <w:t>о</w:t>
      </w:r>
      <w:r>
        <w:rPr>
          <w:b/>
          <w:bCs/>
        </w:rPr>
        <w:t>доходным налогом)</w:t>
      </w:r>
      <w:r>
        <w:rPr>
          <w:i/>
          <w:iCs/>
        </w:rPr>
        <w:t>.</w:t>
      </w:r>
    </w:p>
    <w:p w14:paraId="79967F56" w14:textId="77777777" w:rsidR="00D30B85" w:rsidRDefault="00D30B85" w:rsidP="00F509F0">
      <w:pPr>
        <w:pStyle w:val="a5"/>
      </w:pPr>
      <w:r>
        <w:t>Как пишут создатели «газеты-программы», впервые макс</w:t>
      </w:r>
      <w:r>
        <w:t>и</w:t>
      </w:r>
      <w:r>
        <w:t>мум зарплат ввёл президент Ф.Д.Рузвельт в 1942 году, заявив о том, что гражданин США, уплатив все налоги, должен иметь ежего</w:t>
      </w:r>
      <w:r>
        <w:t>д</w:t>
      </w:r>
      <w:r>
        <w:t>но не более 25 тысяч долларов (что равно 315 тысячам долларов 2008 года). До 1964 года личный доход свыше 400 тысяч с</w:t>
      </w:r>
      <w:r>
        <w:t>о</w:t>
      </w:r>
      <w:r>
        <w:t>временных долларов подпадал под 91-процентный фед</w:t>
      </w:r>
      <w:r>
        <w:t>е</w:t>
      </w:r>
      <w:r>
        <w:t>ральный налог. Большинство высоких зарплат в США до правления Ре</w:t>
      </w:r>
      <w:r>
        <w:t>й</w:t>
      </w:r>
      <w:r>
        <w:t xml:space="preserve">гана (1980 </w:t>
      </w:r>
      <w:r w:rsidRPr="00223AAE">
        <w:t>—</w:t>
      </w:r>
      <w:r>
        <w:t xml:space="preserve"> 1988 гг.) никогда не подпадали под налог менее 70 %, и только Рейган снизил сей уровень до 28 %. Однако, по мнению авторов программного номера, именно поощрение ли</w:t>
      </w:r>
      <w:r>
        <w:t>ч</w:t>
      </w:r>
      <w:r>
        <w:t>ных сверхдоходов и фантастических зарплат топ-менеджеров корпораций и привело к нынешнему финансовому кризису.</w:t>
      </w:r>
    </w:p>
    <w:p w14:paraId="1DA00938" w14:textId="77777777" w:rsidR="00D30B85" w:rsidRDefault="00D30B85" w:rsidP="00F509F0">
      <w:pPr>
        <w:pStyle w:val="a5"/>
      </w:pPr>
      <w:r>
        <w:t xml:space="preserve">Поскольку минимальная зарплата в США сегодня равна 12 168 долларам в год, то наивысшая не может быть выше 182,5 тысяч. А если богатые желают получать больше </w:t>
      </w:r>
      <w:r w:rsidRPr="00223AAE">
        <w:t>—</w:t>
      </w:r>
      <w:r>
        <w:t xml:space="preserve"> пусть поднимают минимальную зарплату трудящихся. И больше не б</w:t>
      </w:r>
      <w:r>
        <w:t>у</w:t>
      </w:r>
      <w:r>
        <w:t>дет положения, при котором высшие ч</w:t>
      </w:r>
      <w:r>
        <w:t>и</w:t>
      </w:r>
      <w:r>
        <w:t>новники фирм (CEO) получают миллионы долларов в виде бонусов, а рядовые рабо</w:t>
      </w:r>
      <w:r>
        <w:t>т</w:t>
      </w:r>
      <w:r>
        <w:t>ники по</w:t>
      </w:r>
      <w:r>
        <w:t>д</w:t>
      </w:r>
      <w:r>
        <w:t>час не имеют медицинской страховки.</w:t>
      </w:r>
    </w:p>
    <w:p w14:paraId="1F8E704E" w14:textId="77777777" w:rsidR="00D30B85" w:rsidRPr="008368A6" w:rsidRDefault="00D30B85" w:rsidP="00F509F0">
      <w:pPr>
        <w:pStyle w:val="a5"/>
        <w:rPr>
          <w:lang w:val="en-US"/>
        </w:rPr>
      </w:pPr>
      <w:r>
        <w:t>Государственное регулирование личных доходов элиты нео</w:t>
      </w:r>
      <w:r>
        <w:t>б</w:t>
      </w:r>
      <w:r>
        <w:t>ходимо потому, что в условиях постиндустриального общества неограниченная свобода договоров (контрактов) ведёт к запр</w:t>
      </w:r>
      <w:r>
        <w:t>е</w:t>
      </w:r>
      <w:r>
        <w:t>дельно высокому уровню неравенства между богатыми и бедн</w:t>
      </w:r>
      <w:r>
        <w:t>ы</w:t>
      </w:r>
      <w:r>
        <w:t xml:space="preserve">ми, к власти с помощью взяток и подкупов, к резким колебаниям между экономическими бумами и депрессиями. </w:t>
      </w:r>
      <w:r w:rsidRPr="008368A6">
        <w:rPr>
          <w:lang w:val="en-US"/>
        </w:rPr>
        <w:t>(The modern p</w:t>
      </w:r>
      <w:r w:rsidRPr="008368A6">
        <w:rPr>
          <w:lang w:val="en-US"/>
        </w:rPr>
        <w:t>e</w:t>
      </w:r>
      <w:r w:rsidRPr="008368A6">
        <w:rPr>
          <w:lang w:val="en-US"/>
        </w:rPr>
        <w:t xml:space="preserve">riod has been one in </w:t>
      </w:r>
      <w:r w:rsidRPr="008368A6">
        <w:rPr>
          <w:lang w:val="en-US"/>
        </w:rPr>
        <w:lastRenderedPageBreak/>
        <w:t>which a new impulse towards regulation has gathered strength as a result of our experience of the evils to which unlimited freedom of contract gives rise in a postindustrial society characterized by extreme inequalities of wealth and bargaining power and by sudden oscillations between booms and depressions.)</w:t>
      </w:r>
    </w:p>
    <w:p w14:paraId="36771456" w14:textId="77777777" w:rsidR="00D30B85" w:rsidRDefault="00D30B85" w:rsidP="00F509F0">
      <w:pPr>
        <w:pStyle w:val="a5"/>
      </w:pPr>
      <w:r>
        <w:t xml:space="preserve">В обновлённой Америке вводится </w:t>
      </w:r>
      <w:r>
        <w:rPr>
          <w:b/>
          <w:bCs/>
        </w:rPr>
        <w:t>бесплатное высшее обр</w:t>
      </w:r>
      <w:r>
        <w:rPr>
          <w:b/>
          <w:bCs/>
        </w:rPr>
        <w:t>а</w:t>
      </w:r>
      <w:r>
        <w:rPr>
          <w:b/>
          <w:bCs/>
        </w:rPr>
        <w:t>зование</w:t>
      </w:r>
      <w:r>
        <w:t>.</w:t>
      </w:r>
    </w:p>
    <w:p w14:paraId="11540355" w14:textId="77777777" w:rsidR="00D30B85" w:rsidRDefault="00D30B85" w:rsidP="00F509F0">
      <w:pPr>
        <w:pStyle w:val="a5"/>
      </w:pPr>
      <w:r>
        <w:rPr>
          <w:b/>
          <w:bCs/>
        </w:rPr>
        <w:t>Рабочая неделя урезается на 5 часов</w:t>
      </w:r>
      <w:r>
        <w:t xml:space="preserve"> (до 35 часов), отчего потребность в наемных работниках увеличивается на 12 %, ос</w:t>
      </w:r>
      <w:r>
        <w:t>о</w:t>
      </w:r>
      <w:r>
        <w:t xml:space="preserve">бенно в секторе новой, «устойчивой» (экологически чистой) энергетики. Наёмные работники получают право на ежегодный </w:t>
      </w:r>
      <w:r>
        <w:rPr>
          <w:b/>
          <w:bCs/>
        </w:rPr>
        <w:t>шестинедельный оплачиваемый отпуск</w:t>
      </w:r>
      <w:r>
        <w:t>. Одновременно наё</w:t>
      </w:r>
      <w:r>
        <w:t>м</w:t>
      </w:r>
      <w:r>
        <w:t xml:space="preserve">ные работники обретают </w:t>
      </w:r>
      <w:r>
        <w:rPr>
          <w:b/>
          <w:bCs/>
        </w:rPr>
        <w:t>полное право на создание професси</w:t>
      </w:r>
      <w:r>
        <w:rPr>
          <w:b/>
          <w:bCs/>
        </w:rPr>
        <w:t>о</w:t>
      </w:r>
      <w:r>
        <w:rPr>
          <w:b/>
          <w:bCs/>
        </w:rPr>
        <w:t>нал</w:t>
      </w:r>
      <w:r>
        <w:rPr>
          <w:b/>
          <w:bCs/>
        </w:rPr>
        <w:t>ь</w:t>
      </w:r>
      <w:r>
        <w:rPr>
          <w:b/>
          <w:bCs/>
        </w:rPr>
        <w:t>ных союзов</w:t>
      </w:r>
      <w:r>
        <w:t xml:space="preserve"> для защиты своих прав перед работодателями. Здесь апелляция идёт к правам и социальным гарантиям рабо</w:t>
      </w:r>
      <w:r>
        <w:t>т</w:t>
      </w:r>
      <w:r>
        <w:t>ников западноевропейских стран.</w:t>
      </w:r>
    </w:p>
    <w:p w14:paraId="5F10906B" w14:textId="77777777" w:rsidR="00D30B85" w:rsidRDefault="00D30B85" w:rsidP="00F509F0">
      <w:pPr>
        <w:pStyle w:val="a5"/>
      </w:pPr>
      <w:r>
        <w:t xml:space="preserve">Радикально меняется политика в области </w:t>
      </w:r>
      <w:r>
        <w:rPr>
          <w:b/>
          <w:bCs/>
        </w:rPr>
        <w:t>финансирования средней школы</w:t>
      </w:r>
      <w:r>
        <w:t xml:space="preserve"> в США (primary and secondary education). Уничтожается порядок, при котором школы и колледжи фина</w:t>
      </w:r>
      <w:r>
        <w:t>н</w:t>
      </w:r>
      <w:r>
        <w:t>сируются за счёт сугубо местных общин, за счёт налогов «райо</w:t>
      </w:r>
      <w:r>
        <w:t>н</w:t>
      </w:r>
      <w:r>
        <w:t>но»-муниципального масштаба на собственность граждан и час</w:t>
      </w:r>
      <w:r>
        <w:t>т</w:t>
      </w:r>
      <w:r>
        <w:t xml:space="preserve">ных пожертвований. Сейчас из-за этого школы во внутренних городских районах превратились в нищие «отстойники», а школы в богатых пригородах </w:t>
      </w:r>
      <w:r w:rsidRPr="00223AAE">
        <w:t>—</w:t>
      </w:r>
      <w:r>
        <w:t xml:space="preserve"> процветают, и многие дети в Соед</w:t>
      </w:r>
      <w:r>
        <w:t>и</w:t>
      </w:r>
      <w:r>
        <w:t>ненных Штатах фактически лишены права на эффективное обр</w:t>
      </w:r>
      <w:r>
        <w:t>а</w:t>
      </w:r>
      <w:r>
        <w:t>зование.</w:t>
      </w:r>
    </w:p>
    <w:p w14:paraId="19815016" w14:textId="77777777" w:rsidR="00D30B85" w:rsidRDefault="00D30B85" w:rsidP="00F509F0">
      <w:pPr>
        <w:pStyle w:val="a5"/>
      </w:pPr>
      <w:r>
        <w:t xml:space="preserve">Взамен этого вводится новый порядок: </w:t>
      </w:r>
      <w:r>
        <w:rPr>
          <w:b/>
          <w:bCs/>
        </w:rPr>
        <w:t>средняя школа ф</w:t>
      </w:r>
      <w:r>
        <w:rPr>
          <w:b/>
          <w:bCs/>
        </w:rPr>
        <w:t>и</w:t>
      </w:r>
      <w:r>
        <w:rPr>
          <w:b/>
          <w:bCs/>
        </w:rPr>
        <w:t>нансируется на уровне штата (субъекта федерации) с равным перераспределением средств</w:t>
      </w:r>
      <w:r>
        <w:t>.</w:t>
      </w:r>
    </w:p>
    <w:p w14:paraId="10EA0F19" w14:textId="77777777" w:rsidR="00D30B85" w:rsidRDefault="00D30B85" w:rsidP="00F509F0">
      <w:pPr>
        <w:pStyle w:val="a5"/>
      </w:pPr>
      <w:r>
        <w:t xml:space="preserve">Принимается </w:t>
      </w:r>
      <w:r>
        <w:rPr>
          <w:rStyle w:val="Emphasis"/>
          <w:b/>
          <w:bCs/>
        </w:rPr>
        <w:t>Акт о национальном медицинском стр</w:t>
      </w:r>
      <w:r>
        <w:rPr>
          <w:rStyle w:val="Emphasis"/>
          <w:b/>
          <w:bCs/>
        </w:rPr>
        <w:t>а</w:t>
      </w:r>
      <w:r>
        <w:rPr>
          <w:rStyle w:val="Emphasis"/>
          <w:b/>
          <w:bCs/>
        </w:rPr>
        <w:t>ховании США</w:t>
      </w:r>
      <w:r>
        <w:t xml:space="preserve"> (</w:t>
      </w:r>
      <w:r w:rsidRPr="002B76F3">
        <w:rPr>
          <w:szCs w:val="24"/>
        </w:rPr>
        <w:t>the</w:t>
      </w:r>
      <w:r>
        <w:t xml:space="preserve"> United States National Health Insurance Act). Масса частных медицинско-страховых компаний заменяется о</w:t>
      </w:r>
      <w:r>
        <w:t>д</w:t>
      </w:r>
      <w:r>
        <w:t xml:space="preserve">ной государственной системой, работающей для всех граждан США и всех, кто постоянно проживает в стране (иммигранты). Уходит в прошлое нынешнее положение, при котором 46 млн. американцев лишены медицинской страховки, еще 50 млн. </w:t>
      </w:r>
      <w:r w:rsidRPr="00223AAE">
        <w:t>—</w:t>
      </w:r>
      <w:r>
        <w:t xml:space="preserve"> застрахованы лишь частично, и миллион амер</w:t>
      </w:r>
      <w:r>
        <w:t>и</w:t>
      </w:r>
      <w:r>
        <w:t xml:space="preserve">канцев ежегодно, даже имея страховку, не в силах оплатить </w:t>
      </w:r>
      <w:r>
        <w:lastRenderedPageBreak/>
        <w:t>медицинские счета из-за того, что врачи «накручивают» стоимость лечения. Из-за эт</w:t>
      </w:r>
      <w:r>
        <w:t>о</w:t>
      </w:r>
      <w:r>
        <w:t>го США, в медицинском страховании тратя на душу населения денег больше всех в мире, отстают от многих европейских стран по средней продолжительности жизни, показателям детской смертности или по преждевременной смертности (последние два показателя слишком высоки для развитой страны).</w:t>
      </w:r>
    </w:p>
    <w:p w14:paraId="7E51E0E9" w14:textId="77777777" w:rsidR="00D30B85" w:rsidRDefault="00D30B85" w:rsidP="00F509F0">
      <w:pPr>
        <w:pStyle w:val="a5"/>
      </w:pPr>
      <w:r>
        <w:t>Частные медицинско-страховые компании показывают гр</w:t>
      </w:r>
      <w:r>
        <w:t>о</w:t>
      </w:r>
      <w:r>
        <w:t>мадную неэффективность: в них до 30 % страховых премий идёт на содержание административного аппарата, на рекламу, на пр</w:t>
      </w:r>
      <w:r>
        <w:t>и</w:t>
      </w:r>
      <w:r>
        <w:t>быль владельцам. Никакая конкуренция не делает частно-страховую медицину дешевле. Гос</w:t>
      </w:r>
      <w:r>
        <w:t>у</w:t>
      </w:r>
      <w:r>
        <w:t xml:space="preserve">дарственная же система тратит на администрирование ровно в десять раз меньше </w:t>
      </w:r>
      <w:r w:rsidRPr="00223AAE">
        <w:t>—</w:t>
      </w:r>
      <w:r>
        <w:t xml:space="preserve"> 3 %. И хотя авторы «хр</w:t>
      </w:r>
      <w:r>
        <w:t>о</w:t>
      </w:r>
      <w:r>
        <w:t xml:space="preserve">ники будущего» апеллируют к успешному опыту «единого плательщика» в Канаде, мы-то знаем, что прообраз такого здравоохранения </w:t>
      </w:r>
      <w:r w:rsidRPr="00223AAE">
        <w:t>—</w:t>
      </w:r>
      <w:r>
        <w:t xml:space="preserve"> медицина СССР.</w:t>
      </w:r>
    </w:p>
    <w:p w14:paraId="262E38A4" w14:textId="77777777" w:rsidR="00D30B85" w:rsidRDefault="00D30B85" w:rsidP="00F509F0">
      <w:pPr>
        <w:pStyle w:val="a5"/>
      </w:pPr>
      <w:r>
        <w:t>Одним словом, авторы оригинальной общественной акции в США добиваются тех прав и гара</w:t>
      </w:r>
      <w:r>
        <w:t>н</w:t>
      </w:r>
      <w:r>
        <w:t>тий, каковые имели советские рабочие и служащие ещё в 1985 году. Того, что имели западн</w:t>
      </w:r>
      <w:r>
        <w:t>о</w:t>
      </w:r>
      <w:r>
        <w:t>евр</w:t>
      </w:r>
      <w:r>
        <w:t>о</w:t>
      </w:r>
      <w:r>
        <w:t>пейские наемные работники в «золотые 1970-е».</w:t>
      </w:r>
    </w:p>
    <w:p w14:paraId="563FB7EE" w14:textId="77777777" w:rsidR="00D30B85" w:rsidRDefault="00D30B85" w:rsidP="00F509F0">
      <w:pPr>
        <w:pStyle w:val="a5"/>
      </w:pPr>
      <w:r>
        <w:rPr>
          <w:b/>
          <w:bCs/>
        </w:rPr>
        <w:t>О чём это говорит? Американцы всегда гордились своими индивидуализмом и невоспр</w:t>
      </w:r>
      <w:r>
        <w:rPr>
          <w:b/>
          <w:bCs/>
        </w:rPr>
        <w:t>и</w:t>
      </w:r>
      <w:r>
        <w:rPr>
          <w:b/>
          <w:bCs/>
        </w:rPr>
        <w:t>имчивостью к социалистическим и коммунистическим идеям. Теперь значительная часть ам</w:t>
      </w:r>
      <w:r>
        <w:rPr>
          <w:b/>
          <w:bCs/>
        </w:rPr>
        <w:t>е</w:t>
      </w:r>
      <w:r>
        <w:rPr>
          <w:b/>
          <w:bCs/>
        </w:rPr>
        <w:t>риканского общества прониклась ими, хотя и не считает себя коммунистам или социалистами.</w:t>
      </w:r>
    </w:p>
    <w:p w14:paraId="658002D2" w14:textId="77777777" w:rsidR="00D30B85" w:rsidRDefault="00D30B85" w:rsidP="00F509F0">
      <w:pPr>
        <w:pStyle w:val="a5"/>
      </w:pPr>
      <w:r>
        <w:t>Мы видим, что многие язвы и пороки современных США практически аналогичны социальным проблемам в РФ, на пос</w:t>
      </w:r>
      <w:r>
        <w:t>т</w:t>
      </w:r>
      <w:r>
        <w:t>советском пространстве и в странах «третьего мира».</w:t>
      </w:r>
    </w:p>
    <w:p w14:paraId="7AF91890" w14:textId="77777777" w:rsidR="00D30B85" w:rsidRDefault="00D30B85" w:rsidP="00F509F0">
      <w:pPr>
        <w:pStyle w:val="a5"/>
      </w:pPr>
      <w:r>
        <w:t>Мы отныне знаем, что надменность американской бизнес-элиты, её кичливая роскошь и презр</w:t>
      </w:r>
      <w:r>
        <w:t>е</w:t>
      </w:r>
      <w:r>
        <w:t>ние к рядовым гражданам настолько обозлили американское общество, что оно на 75 % проголос</w:t>
      </w:r>
      <w:r>
        <w:t>о</w:t>
      </w:r>
      <w:r>
        <w:t>вало за чернокожего кандидата с социалистическо-неорузвельтистской программой.</w:t>
      </w:r>
    </w:p>
    <w:p w14:paraId="41304A31" w14:textId="77777777" w:rsidR="00D30B85" w:rsidRDefault="00D30B85" w:rsidP="00F509F0">
      <w:pPr>
        <w:pStyle w:val="a5"/>
      </w:pPr>
      <w:r>
        <w:t>Теперь мы вправе говорить о том, что в мире назревает л</w:t>
      </w:r>
      <w:r>
        <w:t>е</w:t>
      </w:r>
      <w:r>
        <w:t>вый поворот. Ещё недавно многие смеялись над пророчеством русского футуролога Сергея Переслегина о том, что к столетнему юб</w:t>
      </w:r>
      <w:r>
        <w:t>и</w:t>
      </w:r>
      <w:r>
        <w:t xml:space="preserve">лею Великой Октябрьской социалистической революции на улицы городов Запады </w:t>
      </w:r>
      <w:r>
        <w:lastRenderedPageBreak/>
        <w:t>выйдут сотни тысяч людей с красными флагами. Теперь это уже не кажется чем-то немыслимым» (Максим К</w:t>
      </w:r>
      <w:r>
        <w:t>а</w:t>
      </w:r>
      <w:r>
        <w:t>лашников, “Социалистические Штаты Америки?”, по публикации в аналитическом интернет-журнале “</w:t>
      </w:r>
      <w:r>
        <w:rPr>
          <w:lang w:val="en-US"/>
        </w:rPr>
        <w:t>Rpmonitor</w:t>
      </w:r>
      <w:r>
        <w:t xml:space="preserve">”: </w:t>
      </w:r>
      <w:hyperlink r:id="rId170" w:history="1">
        <w:r w:rsidRPr="00A377D4">
          <w:rPr>
            <w:rStyle w:val="Hyperlink"/>
          </w:rPr>
          <w:t>http://www.rpmonitor.ru/ru/detail_m.php?ID=11760</w:t>
        </w:r>
      </w:hyperlink>
      <w:r>
        <w:t>).</w:t>
      </w:r>
    </w:p>
    <w:p w14:paraId="749B19A2" w14:textId="77777777" w:rsidR="00D30B85" w:rsidRDefault="00D30B85" w:rsidP="00873ABF">
      <w:pPr>
        <w:pStyle w:val="PlainText"/>
      </w:pPr>
      <w:r>
        <w:t>Однако реализация такого рода социальных гарантий требует преобразования США в государство-суперконцерн. И об этом т</w:t>
      </w:r>
      <w:r>
        <w:t>о</w:t>
      </w:r>
      <w:r>
        <w:t>же есть в этом фальшивом номере “Нью-Йорк Таймс”:</w:t>
      </w:r>
    </w:p>
    <w:p w14:paraId="7D3341E7" w14:textId="77777777" w:rsidR="00D30B85" w:rsidRDefault="00D30B85" w:rsidP="00F509F0">
      <w:pPr>
        <w:pStyle w:val="a5"/>
      </w:pPr>
      <w:r>
        <w:t>Необходимо «сооружать в США заводы и фабрики, чтобы дать людям квалифицированную и высокооплачиваемую работу. Чтобы люди снова работали у сложных станков, а не заворач</w:t>
      </w:r>
      <w:r>
        <w:t>и</w:t>
      </w:r>
      <w:r>
        <w:t>вателями гамбургеров в «макдональдсах». Индустриализация-2 потребует огромных государственно-частных вложений в рамках государственных программ, каковые понадобится сводить в мн</w:t>
      </w:r>
      <w:r>
        <w:t>о</w:t>
      </w:r>
      <w:r>
        <w:t>голе</w:t>
      </w:r>
      <w:r>
        <w:t>т</w:t>
      </w:r>
      <w:r>
        <w:t xml:space="preserve">ние планы развития. Придётся воскрешать экономическую практику Рузвельта и СССР </w:t>
      </w:r>
      <w:r w:rsidRPr="00223AAE">
        <w:t>—</w:t>
      </w:r>
      <w:r>
        <w:t xml:space="preserve"> с поправками на нынешние ре</w:t>
      </w:r>
      <w:r>
        <w:t>а</w:t>
      </w:r>
      <w:r>
        <w:t>лии и технологии.</w:t>
      </w:r>
    </w:p>
    <w:p w14:paraId="3274240B" w14:textId="77777777" w:rsidR="00D30B85" w:rsidRDefault="00D30B85" w:rsidP="00F509F0">
      <w:pPr>
        <w:pStyle w:val="a5"/>
      </w:pPr>
      <w:r>
        <w:t>Но вот беда: вся эта промышленность уже давно построена и работает в Китае, Индонезии, Малайзии, на Тайване, в Индии и т.д. И возрождённая американская индустрия конкурировать с нею не в силах: слишком велики заработки и социальные гара</w:t>
      </w:r>
      <w:r>
        <w:t>н</w:t>
      </w:r>
      <w:r>
        <w:t>тии работников в США, каждый из которых будет обходиться предприятию в пять-шесть раз дороже, чем рабочий-китаец. Значит, ради воплощения грандиозных социальных гарантий американцам придётся:</w:t>
      </w:r>
    </w:p>
    <w:p w14:paraId="2C978DD8" w14:textId="77777777" w:rsidR="00D30B85" w:rsidRDefault="00D30B85" w:rsidP="00F509F0">
      <w:pPr>
        <w:pStyle w:val="a5"/>
      </w:pPr>
      <w:r w:rsidRPr="00223AAE">
        <w:t>—</w:t>
      </w:r>
      <w:r>
        <w:t> выходить из ВТО, разрушать нынешнюю систему глоб</w:t>
      </w:r>
      <w:r>
        <w:t>а</w:t>
      </w:r>
      <w:r>
        <w:t>лизации с её свободным передвижением товаров, людей и кап</w:t>
      </w:r>
      <w:r>
        <w:t>и</w:t>
      </w:r>
      <w:r>
        <w:t xml:space="preserve">талов, отгораживаться от Азии протекционистскими барьерами, переходить к подобию советской автаркичной экономики (как вариант </w:t>
      </w:r>
      <w:r w:rsidRPr="00223AAE">
        <w:t>—</w:t>
      </w:r>
      <w:r>
        <w:t xml:space="preserve"> идти на автаркичное объедин</w:t>
      </w:r>
      <w:r>
        <w:t>е</w:t>
      </w:r>
      <w:r>
        <w:t>ние экономик США и ЕС, отгороженных от всего остального мира);</w:t>
      </w:r>
    </w:p>
    <w:p w14:paraId="4D2954C2" w14:textId="77777777" w:rsidR="00D30B85" w:rsidRDefault="00D30B85" w:rsidP="00F509F0">
      <w:pPr>
        <w:pStyle w:val="a5"/>
      </w:pPr>
      <w:r w:rsidRPr="00223AAE">
        <w:t>—</w:t>
      </w:r>
      <w:r>
        <w:t> резко снижать прибыли крупного бизнеса (больше не п</w:t>
      </w:r>
      <w:r>
        <w:t>о</w:t>
      </w:r>
      <w:r>
        <w:t xml:space="preserve">лучится делать кроссовки за пять долларов, а продавать </w:t>
      </w:r>
      <w:r w:rsidRPr="00223AAE">
        <w:t>—</w:t>
      </w:r>
      <w:r>
        <w:t xml:space="preserve"> за пятьдесят);</w:t>
      </w:r>
    </w:p>
    <w:p w14:paraId="45A586A5" w14:textId="77777777" w:rsidR="00D30B85" w:rsidRDefault="00D30B85" w:rsidP="00F509F0">
      <w:pPr>
        <w:pStyle w:val="a5"/>
      </w:pPr>
      <w:r w:rsidRPr="00223AAE">
        <w:t>—</w:t>
      </w:r>
      <w:r>
        <w:t> провоцировать острейший экономический спад и большие потрясения в индустриализова</w:t>
      </w:r>
      <w:r>
        <w:t>н</w:t>
      </w:r>
      <w:r>
        <w:t>ной за последние четверть века Азии.</w:t>
      </w:r>
    </w:p>
    <w:p w14:paraId="7A2B3E8E" w14:textId="77777777" w:rsidR="00D30B85" w:rsidRDefault="00D30B85" w:rsidP="00F509F0">
      <w:pPr>
        <w:pStyle w:val="a5"/>
      </w:pPr>
      <w:r>
        <w:t>В сущности, из чтения «футурогазеты» явствует, что приме</w:t>
      </w:r>
      <w:r>
        <w:t>р</w:t>
      </w:r>
      <w:r>
        <w:t>но это и предлагается новому пр</w:t>
      </w:r>
      <w:r>
        <w:t>е</w:t>
      </w:r>
      <w:r>
        <w:t xml:space="preserve">зиденту США. </w:t>
      </w:r>
      <w:r>
        <w:lastRenderedPageBreak/>
        <w:t xml:space="preserve">Должен быть принят </w:t>
      </w:r>
      <w:r>
        <w:rPr>
          <w:b/>
          <w:bCs/>
          <w:i/>
          <w:iCs/>
        </w:rPr>
        <w:t>Акт об экономической независимости США</w:t>
      </w:r>
      <w:r>
        <w:t>. Можно только догадываться о том, что он предполагает суровый протекционизм. Впрочем, о том, что большинство рядовых ам</w:t>
      </w:r>
      <w:r>
        <w:t>е</w:t>
      </w:r>
      <w:r>
        <w:t>риканцев отвергает свободу мировой торговли, глобализацию и принципы ВТО, писал еще Самуил Хантингтон в книге «Кто мы?» в 2004 году.</w:t>
      </w:r>
    </w:p>
    <w:p w14:paraId="680BCCE3" w14:textId="77777777" w:rsidR="00D30B85" w:rsidRDefault="00D30B85" w:rsidP="00F509F0">
      <w:pPr>
        <w:pStyle w:val="a5"/>
      </w:pPr>
      <w:r>
        <w:rPr>
          <w:b/>
          <w:bCs/>
        </w:rPr>
        <w:t>Нефтегазовые монополии должны подвергнуться наци</w:t>
      </w:r>
      <w:r>
        <w:rPr>
          <w:b/>
          <w:bCs/>
        </w:rPr>
        <w:t>о</w:t>
      </w:r>
      <w:r>
        <w:rPr>
          <w:b/>
          <w:bCs/>
        </w:rPr>
        <w:t>нализации</w:t>
      </w:r>
      <w:r>
        <w:t xml:space="preserve">, а прибыли от них </w:t>
      </w:r>
      <w:r w:rsidRPr="00223AAE">
        <w:t>—</w:t>
      </w:r>
      <w:r>
        <w:t xml:space="preserve"> перераспределяться государс</w:t>
      </w:r>
      <w:r>
        <w:t>т</w:t>
      </w:r>
      <w:r>
        <w:t>вом на финансирование экологических мероприятий и «неуглев</w:t>
      </w:r>
      <w:r>
        <w:t>о</w:t>
      </w:r>
      <w:r>
        <w:t>дородной энергетики».</w:t>
      </w:r>
    </w:p>
    <w:p w14:paraId="27C011AF" w14:textId="77777777" w:rsidR="00D30B85" w:rsidRDefault="00D30B85" w:rsidP="00F509F0">
      <w:pPr>
        <w:pStyle w:val="a5"/>
      </w:pPr>
      <w:r>
        <w:t xml:space="preserve">Предлагается также принять </w:t>
      </w:r>
      <w:r>
        <w:rPr>
          <w:b/>
          <w:bCs/>
          <w:i/>
          <w:iCs/>
        </w:rPr>
        <w:t>Билль о защите новой эк</w:t>
      </w:r>
      <w:r>
        <w:rPr>
          <w:b/>
          <w:bCs/>
          <w:i/>
          <w:iCs/>
        </w:rPr>
        <w:t>о</w:t>
      </w:r>
      <w:r>
        <w:rPr>
          <w:b/>
          <w:bCs/>
          <w:i/>
          <w:iCs/>
        </w:rPr>
        <w:t>номики</w:t>
      </w:r>
      <w:r>
        <w:t xml:space="preserve"> (Safeguards for a New Economy (S.A.N.E.) bill). Им вводится не только максимум зарплат, но и запрещаются фина</w:t>
      </w:r>
      <w:r>
        <w:t>н</w:t>
      </w:r>
      <w:r>
        <w:t xml:space="preserve">совые деривативы и сложные финансовые инструменты </w:t>
      </w:r>
      <w:r w:rsidRPr="00223AAE">
        <w:t>—</w:t>
      </w:r>
      <w:r>
        <w:t xml:space="preserve"> как безусловно спекулятивные «пирамиды». Тут же </w:t>
      </w:r>
      <w:r w:rsidRPr="00223AAE">
        <w:t>—</w:t>
      </w:r>
      <w:r>
        <w:t xml:space="preserve"> и порядок справедливого исчисления цен (</w:t>
      </w:r>
      <w:r>
        <w:rPr>
          <w:i/>
          <w:iCs/>
        </w:rPr>
        <w:t>True</w:t>
      </w:r>
      <w:r>
        <w:t xml:space="preserve"> </w:t>
      </w:r>
      <w:r>
        <w:rPr>
          <w:i/>
          <w:iCs/>
        </w:rPr>
        <w:t>Cost</w:t>
      </w:r>
      <w:r>
        <w:t xml:space="preserve"> </w:t>
      </w:r>
      <w:r>
        <w:rPr>
          <w:i/>
          <w:iCs/>
        </w:rPr>
        <w:t>Accounting</w:t>
      </w:r>
      <w:r>
        <w:t>), и запрет корп</w:t>
      </w:r>
      <w:r>
        <w:t>о</w:t>
      </w:r>
      <w:r>
        <w:t>ративного лоббирования в Конгрессе.</w:t>
      </w:r>
    </w:p>
    <w:p w14:paraId="0E732BA9" w14:textId="77777777" w:rsidR="00D30B85" w:rsidRDefault="00D30B85" w:rsidP="00F509F0">
      <w:pPr>
        <w:pStyle w:val="a5"/>
      </w:pPr>
      <w:r>
        <w:t xml:space="preserve">Главой Казначейства США делается экономист-диссидент Поль Кругман, который заявляет о том, что не народ отныне должен служить рынку, а рынок </w:t>
      </w:r>
      <w:r w:rsidRPr="00223AAE">
        <w:t>—</w:t>
      </w:r>
      <w:r>
        <w:t xml:space="preserve"> народу. Принимается закон, по которому Казначейство должно радеть за процветание гра</w:t>
      </w:r>
      <w:r>
        <w:t>ж</w:t>
      </w:r>
      <w:r>
        <w:t>дан США, а не поддерживать крупные корпорации и класс б</w:t>
      </w:r>
      <w:r>
        <w:t>о</w:t>
      </w:r>
      <w:r>
        <w:t>гачей.</w:t>
      </w:r>
    </w:p>
    <w:p w14:paraId="735EB800" w14:textId="77777777" w:rsidR="00D30B85" w:rsidRDefault="00D30B85" w:rsidP="00F509F0">
      <w:pPr>
        <w:pStyle w:val="a5"/>
      </w:pPr>
      <w:r>
        <w:t xml:space="preserve">Для борьбы с ростом цен на продовольствие вводится закон, который </w:t>
      </w:r>
      <w:r>
        <w:rPr>
          <w:b/>
          <w:bCs/>
        </w:rPr>
        <w:t>запрещает производство биотоплива из продовольс</w:t>
      </w:r>
      <w:r>
        <w:rPr>
          <w:b/>
          <w:bCs/>
        </w:rPr>
        <w:t>т</w:t>
      </w:r>
      <w:r>
        <w:rPr>
          <w:b/>
          <w:bCs/>
        </w:rPr>
        <w:t>венных агрокультур</w:t>
      </w:r>
      <w:r>
        <w:t>. Производить его можно только из отх</w:t>
      </w:r>
      <w:r>
        <w:t>о</w:t>
      </w:r>
      <w:r>
        <w:t>дов.</w:t>
      </w:r>
    </w:p>
    <w:p w14:paraId="13C5CE64" w14:textId="77777777" w:rsidR="00D30B85" w:rsidRDefault="00D30B85" w:rsidP="00F509F0">
      <w:pPr>
        <w:pStyle w:val="a5"/>
      </w:pPr>
      <w:r>
        <w:t xml:space="preserve">Инициаторы проекта объявляют войну американским торгово-розничным сетям-гигантам: </w:t>
      </w:r>
      <w:r>
        <w:rPr>
          <w:i/>
          <w:iCs/>
        </w:rPr>
        <w:t>Wal-Mart</w:t>
      </w:r>
      <w:r>
        <w:t xml:space="preserve">, </w:t>
      </w:r>
      <w:r>
        <w:rPr>
          <w:i/>
          <w:iCs/>
        </w:rPr>
        <w:t>Costco</w:t>
      </w:r>
      <w:r>
        <w:t xml:space="preserve">, </w:t>
      </w:r>
      <w:r>
        <w:rPr>
          <w:i/>
          <w:iCs/>
        </w:rPr>
        <w:t>Sam’s</w:t>
      </w:r>
      <w:r>
        <w:t xml:space="preserve"> </w:t>
      </w:r>
      <w:r>
        <w:rPr>
          <w:i/>
          <w:iCs/>
        </w:rPr>
        <w:t>Club</w:t>
      </w:r>
      <w:r>
        <w:t xml:space="preserve">, </w:t>
      </w:r>
      <w:r>
        <w:rPr>
          <w:i/>
          <w:iCs/>
        </w:rPr>
        <w:t>K-Mart</w:t>
      </w:r>
      <w:r>
        <w:t xml:space="preserve">, </w:t>
      </w:r>
      <w:r>
        <w:rPr>
          <w:i/>
          <w:iCs/>
        </w:rPr>
        <w:t>Target</w:t>
      </w:r>
      <w:r>
        <w:t>. Согласно Акту об экономической независимости (</w:t>
      </w:r>
      <w:r>
        <w:rPr>
          <w:i/>
          <w:iCs/>
        </w:rPr>
        <w:t>Economic</w:t>
      </w:r>
      <w:r>
        <w:t xml:space="preserve"> </w:t>
      </w:r>
      <w:r>
        <w:rPr>
          <w:i/>
          <w:iCs/>
        </w:rPr>
        <w:t>Independence</w:t>
      </w:r>
      <w:r>
        <w:t xml:space="preserve"> </w:t>
      </w:r>
      <w:r>
        <w:rPr>
          <w:i/>
          <w:iCs/>
        </w:rPr>
        <w:t>Act</w:t>
      </w:r>
      <w:r>
        <w:t>), в первые два года сети-ритейлеры должны превратить свои то</w:t>
      </w:r>
      <w:r>
        <w:t>р</w:t>
      </w:r>
      <w:r>
        <w:t xml:space="preserve">говые центры, работающие в бедных районах (где средний доход на семью </w:t>
      </w:r>
      <w:r w:rsidRPr="00223AAE">
        <w:t>—</w:t>
      </w:r>
      <w:r>
        <w:t xml:space="preserve"> не выше 30 тысяч до</w:t>
      </w:r>
      <w:r>
        <w:t>л</w:t>
      </w:r>
      <w:r>
        <w:t>ларов в год) в центры оптовой торговли, где товары с большими скидками могут покупать местные мелкие бизнесмены. Тем с</w:t>
      </w:r>
      <w:r>
        <w:t>а</w:t>
      </w:r>
      <w:r>
        <w:t>мым в бедных районах создаются дополнительные рабочие ме</w:t>
      </w:r>
      <w:r>
        <w:t>с</w:t>
      </w:r>
      <w:r>
        <w:t>та. Сами же местные бизнесмены-лавочники получают право пок</w:t>
      </w:r>
      <w:r>
        <w:t>у</w:t>
      </w:r>
      <w:r>
        <w:t>пать товары у любого оптового поставщ</w:t>
      </w:r>
      <w:r>
        <w:t>и</w:t>
      </w:r>
      <w:r>
        <w:t xml:space="preserve">ка. На втором этапе огромные торговые центры просто закрываются </w:t>
      </w:r>
      <w:r w:rsidRPr="00223AAE">
        <w:t>—</w:t>
      </w:r>
      <w:r>
        <w:t xml:space="preserve"> в </w:t>
      </w:r>
      <w:r>
        <w:lastRenderedPageBreak/>
        <w:t>течение восьми лет»</w:t>
      </w:r>
      <w:r w:rsidRPr="00306237">
        <w:t xml:space="preserve"> </w:t>
      </w:r>
      <w:r>
        <w:t>(Максим Калашников, “Социалистические Штаты Америки?”, по публикации в аналитическом и</w:t>
      </w:r>
      <w:r>
        <w:t>н</w:t>
      </w:r>
      <w:r>
        <w:t>тернет-журнале “</w:t>
      </w:r>
      <w:r>
        <w:rPr>
          <w:lang w:val="en-US"/>
        </w:rPr>
        <w:t>Rpmonitor</w:t>
      </w:r>
      <w:r>
        <w:t xml:space="preserve">”: </w:t>
      </w:r>
      <w:hyperlink r:id="rId171" w:history="1">
        <w:r w:rsidRPr="00A377D4">
          <w:rPr>
            <w:rStyle w:val="Hyperlink"/>
          </w:rPr>
          <w:t>http://www.rpmonitor.ru/ru/detail_m.php?ID=11760</w:t>
        </w:r>
      </w:hyperlink>
      <w:r>
        <w:t>).</w:t>
      </w:r>
    </w:p>
    <w:p w14:paraId="268B8582" w14:textId="77777777" w:rsidR="00D30B85" w:rsidRDefault="00D30B85" w:rsidP="00873ABF">
      <w:pPr>
        <w:pStyle w:val="PlainText"/>
      </w:pPr>
      <w:r>
        <w:t>И делаются выводы:</w:t>
      </w:r>
    </w:p>
    <w:p w14:paraId="518D8206" w14:textId="77777777" w:rsidR="00D30B85" w:rsidRDefault="00D30B85" w:rsidP="00F509F0">
      <w:pPr>
        <w:pStyle w:val="a5"/>
      </w:pPr>
      <w:r>
        <w:t>«К произошедшему, конечно, можно отнестись как к шутке американских «леваков», если бы не несколько обстоятельств.</w:t>
      </w:r>
    </w:p>
    <w:p w14:paraId="3CC20A0E" w14:textId="77777777" w:rsidR="00D30B85" w:rsidRDefault="00D30B85" w:rsidP="00F509F0">
      <w:pPr>
        <w:pStyle w:val="a5"/>
      </w:pPr>
      <w:r>
        <w:t>Акция, охватившая десятки миллионов американцев (во вс</w:t>
      </w:r>
      <w:r>
        <w:t>я</w:t>
      </w:r>
      <w:r>
        <w:t xml:space="preserve">ком случае, посещения сайта проекта </w:t>
      </w:r>
      <w:r w:rsidRPr="00223AAE">
        <w:t>—</w:t>
      </w:r>
      <w:r>
        <w:t xml:space="preserve"> рекордны), </w:t>
      </w:r>
      <w:r w:rsidRPr="00223AAE">
        <w:t>—</w:t>
      </w:r>
      <w:r>
        <w:t xml:space="preserve"> весьма недёшева. А значит, за всем этим стоят серьёзные круги, рассч</w:t>
      </w:r>
      <w:r>
        <w:t>и</w:t>
      </w:r>
      <w:r>
        <w:t>тыва</w:t>
      </w:r>
      <w:r>
        <w:t>ю</w:t>
      </w:r>
      <w:r>
        <w:t>щие именно на массовые общественные настроения.</w:t>
      </w:r>
    </w:p>
    <w:p w14:paraId="7B0887CF" w14:textId="77777777" w:rsidR="00D30B85" w:rsidRDefault="00D30B85" w:rsidP="00F509F0">
      <w:pPr>
        <w:pStyle w:val="a5"/>
      </w:pPr>
      <w:r>
        <w:t>При этом в нынешних США число безработных достигло 10,1 млн. человек, достигнув уровня депрессивного 1983 года. Сокращается розничный товарооборот, миллионы людей реально потеряли сбережения всей жизни и рискуют остаться без крыши над головой. В то же время, полностью п</w:t>
      </w:r>
      <w:r>
        <w:t>о</w:t>
      </w:r>
      <w:r>
        <w:t>теряла эффективность политика «военного кейнсианства», проводившаяся Рейганом и Бушем Вторым. То есть, уменьшение налогов на богатых, урез</w:t>
      </w:r>
      <w:r>
        <w:t>а</w:t>
      </w:r>
      <w:r>
        <w:t>ние социальных затрат при одновременном раздувании расходов на новые вооружения ценой наращивания государственного долга. Такая политика вытянула американскую экономику в 1980-е г</w:t>
      </w:r>
      <w:r>
        <w:t>о</w:t>
      </w:r>
      <w:r>
        <w:t>ды из застоя, но уже при Буше-младшем полностью провал</w:t>
      </w:r>
      <w:r>
        <w:t>и</w:t>
      </w:r>
      <w:r>
        <w:t xml:space="preserve">лась, несмотря на запредельный рост военных расходов (515 млрд. долларов в 2008 </w:t>
      </w:r>
      <w:r w:rsidRPr="00223AAE">
        <w:t>—</w:t>
      </w:r>
      <w:r>
        <w:t xml:space="preserve"> 2009 финансовом году). США реально оказались на пороге дефолта: ибо рост курса доллара объективно утяжеляет колоссальный госдолг Америки, что пр</w:t>
      </w:r>
      <w:r>
        <w:t>и</w:t>
      </w:r>
      <w:r>
        <w:t>ближается к 11 трлн. Все это реал</w:t>
      </w:r>
      <w:r>
        <w:t>ь</w:t>
      </w:r>
      <w:r>
        <w:t xml:space="preserve">но грозит разрушить систему, при которой производство </w:t>
      </w:r>
      <w:r w:rsidRPr="00223AAE">
        <w:t>—</w:t>
      </w:r>
      <w:r>
        <w:t xml:space="preserve"> в Китае, а потребление и эмиссия д</w:t>
      </w:r>
      <w:r>
        <w:t>е</w:t>
      </w:r>
      <w:r>
        <w:t xml:space="preserve">нег </w:t>
      </w:r>
      <w:r w:rsidRPr="00223AAE">
        <w:t>—</w:t>
      </w:r>
      <w:r>
        <w:t xml:space="preserve"> в США.</w:t>
      </w:r>
    </w:p>
    <w:p w14:paraId="114F1068" w14:textId="1918C476" w:rsidR="00D30B85" w:rsidRDefault="00D30B85" w:rsidP="00F509F0">
      <w:pPr>
        <w:pStyle w:val="a5"/>
      </w:pPr>
      <w:r>
        <w:t>Значит, американцам необходимо искать альтернативную м</w:t>
      </w:r>
      <w:r>
        <w:t>о</w:t>
      </w:r>
      <w:r>
        <w:t>дель. И это при том, что основа власти и высокого статуса ф</w:t>
      </w:r>
      <w:r>
        <w:t>и</w:t>
      </w:r>
      <w:r>
        <w:t xml:space="preserve">нансового капитала </w:t>
      </w:r>
      <w:r w:rsidRPr="00223AAE">
        <w:t>—</w:t>
      </w:r>
      <w:r>
        <w:t xml:space="preserve"> спекулятивная экономика </w:t>
      </w:r>
      <w:r w:rsidRPr="00223AAE">
        <w:t>—</w:t>
      </w:r>
      <w:r>
        <w:t xml:space="preserve"> «просела» очень и очень надолго. Не становимся ли мы свидетелями п</w:t>
      </w:r>
      <w:r>
        <w:t>о</w:t>
      </w:r>
      <w:r>
        <w:t>пытки старой элиты США обрести новую силу, став во главе соци</w:t>
      </w:r>
      <w:r>
        <w:t>а</w:t>
      </w:r>
      <w:r>
        <w:t xml:space="preserve">лизации Америки? Может быть, она решила вкладывать деньги в новые технологии (коли спекулятивный сектор исчез) и составить высшую бюрократию (и политбомонд) уже </w:t>
      </w:r>
      <w:r>
        <w:lastRenderedPageBreak/>
        <w:t>Социал</w:t>
      </w:r>
      <w:r>
        <w:t>и</w:t>
      </w:r>
      <w:r>
        <w:t>стич</w:t>
      </w:r>
      <w:r>
        <w:t>е</w:t>
      </w:r>
      <w:r>
        <w:t>ских Штатов Америки? Не потому ли популистскую и во многом антикапитал</w:t>
      </w:r>
      <w:r>
        <w:t>и</w:t>
      </w:r>
      <w:r>
        <w:t>стическую программу Обамы поддержали прежде всего… крупные финансовые воротилы? По принципу: «Не м</w:t>
      </w:r>
      <w:r>
        <w:t>о</w:t>
      </w:r>
      <w:r>
        <w:t xml:space="preserve">жем предотвратить левого поворота </w:t>
      </w:r>
      <w:r w:rsidRPr="00223AAE">
        <w:t>—</w:t>
      </w:r>
      <w:r>
        <w:t xml:space="preserve"> так поведём его за с</w:t>
      </w:r>
      <w:r>
        <w:t>о</w:t>
      </w:r>
      <w:r>
        <w:t>бой»?</w:t>
      </w:r>
      <w:r w:rsidRPr="00D30B85">
        <w:rPr>
          <w:vertAlign w:val="superscript"/>
        </w:rPr>
        <w:t>[CDXLVIII]</w:t>
      </w:r>
    </w:p>
    <w:p w14:paraId="2135112B" w14:textId="77777777" w:rsidR="00D30B85" w:rsidRDefault="00D30B85" w:rsidP="00F509F0">
      <w:pPr>
        <w:pStyle w:val="a5"/>
      </w:pPr>
      <w:r>
        <w:t xml:space="preserve">По крайней мере ясно, что те ультрарыночные идеи, каковые в США олицетворяли Рейган и его наследники-неоконы, теперь становятся ненавистными американскому обществу. Во всяком случае </w:t>
      </w:r>
      <w:r w:rsidRPr="00223AAE">
        <w:t>—</w:t>
      </w:r>
      <w:r>
        <w:t xml:space="preserve"> его большинству» (Максим Калашников, “Социал</w:t>
      </w:r>
      <w:r>
        <w:t>и</w:t>
      </w:r>
      <w:r>
        <w:t>стические Штаты Америки?”, по публикации в аналитическом интернет-журнале “</w:t>
      </w:r>
      <w:r>
        <w:rPr>
          <w:lang w:val="en-US"/>
        </w:rPr>
        <w:t>Rpmonitor</w:t>
      </w:r>
      <w:r>
        <w:t xml:space="preserve">”: </w:t>
      </w:r>
      <w:hyperlink r:id="rId172" w:history="1">
        <w:r w:rsidRPr="00A377D4">
          <w:rPr>
            <w:rStyle w:val="Hyperlink"/>
          </w:rPr>
          <w:t>http://www.rpmonitor.ru/ru/detail_m.php?ID=11760</w:t>
        </w:r>
      </w:hyperlink>
      <w:r>
        <w:t>).</w:t>
      </w:r>
    </w:p>
    <w:p w14:paraId="0BE0589E" w14:textId="77777777" w:rsidR="00D30B85" w:rsidRDefault="00D30B85" w:rsidP="00873ABF">
      <w:pPr>
        <w:pStyle w:val="PlainText"/>
      </w:pPr>
      <w:r>
        <w:t xml:space="preserve">Конечно, опубликованное в фальшивом номере “Нью-Йорк Таймс” </w:t>
      </w:r>
      <w:r w:rsidRPr="00223AAE">
        <w:t>—</w:t>
      </w:r>
      <w:r>
        <w:t xml:space="preserve"> не программа кома</w:t>
      </w:r>
      <w:r>
        <w:t>н</w:t>
      </w:r>
      <w:r>
        <w:t xml:space="preserve">ды Б.Х.Обамы в чистом её виде, но это </w:t>
      </w:r>
      <w:r w:rsidRPr="00223AAE">
        <w:t>—</w:t>
      </w:r>
      <w:r>
        <w:t xml:space="preserve"> тест и намёк.</w:t>
      </w:r>
    </w:p>
    <w:p w14:paraId="38B46F81" w14:textId="77777777" w:rsidR="00D30B85" w:rsidRDefault="00D30B85" w:rsidP="00873ABF">
      <w:pPr>
        <w:pStyle w:val="PlainText"/>
      </w:pPr>
      <w:r>
        <w:t>Для населения США такого рода сценарий предпочтительнее, поскольку позволяет изб</w:t>
      </w:r>
      <w:r>
        <w:t>е</w:t>
      </w:r>
      <w:r>
        <w:t>жать катастрофы культуры, социального хаоса, гражданской войны и расчленения страны, к которым вл</w:t>
      </w:r>
      <w:r>
        <w:t>е</w:t>
      </w:r>
      <w:r>
        <w:t xml:space="preserve">кут любую страну </w:t>
      </w:r>
      <w:r w:rsidRPr="00BC0E1D">
        <w:rPr>
          <w:i/>
        </w:rPr>
        <w:t>последовательно проводимые в жизнь принц</w:t>
      </w:r>
      <w:r w:rsidRPr="00BC0E1D">
        <w:rPr>
          <w:i/>
        </w:rPr>
        <w:t>и</w:t>
      </w:r>
      <w:r w:rsidRPr="00BC0E1D">
        <w:rPr>
          <w:i/>
        </w:rPr>
        <w:t>пы буржуазного либерализма в условиях глобализации хозяйс</w:t>
      </w:r>
      <w:r w:rsidRPr="00BC0E1D">
        <w:rPr>
          <w:i/>
        </w:rPr>
        <w:t>т</w:t>
      </w:r>
      <w:r w:rsidRPr="00BC0E1D">
        <w:rPr>
          <w:i/>
        </w:rPr>
        <w:t>венной деятельности</w:t>
      </w:r>
      <w:r>
        <w:t>. Он предпочтительнее и для той части “эл</w:t>
      </w:r>
      <w:r>
        <w:t>и</w:t>
      </w:r>
      <w:r>
        <w:t xml:space="preserve">ты”, которая понимает, что в результате деградации США и их возможного краха </w:t>
      </w:r>
      <w:r w:rsidRPr="00223AAE">
        <w:t>—</w:t>
      </w:r>
      <w:r>
        <w:t xml:space="preserve"> в некой будущей глобальной “элите” для них может не оказаться свободных вака</w:t>
      </w:r>
      <w:r>
        <w:t>н</w:t>
      </w:r>
      <w:r>
        <w:t xml:space="preserve">сий. </w:t>
      </w:r>
    </w:p>
    <w:p w14:paraId="7D2673FD" w14:textId="23B8E005" w:rsidR="00D30B85" w:rsidRDefault="00D30B85" w:rsidP="00873ABF">
      <w:pPr>
        <w:pStyle w:val="PlainText"/>
      </w:pPr>
      <w:r>
        <w:t>Но как должно быть понятно из ранее изложенного, реализ</w:t>
      </w:r>
      <w:r>
        <w:t>а</w:t>
      </w:r>
      <w:r>
        <w:t>ция такого рода программ требует прорыва на новый уровень к</w:t>
      </w:r>
      <w:r>
        <w:t>а</w:t>
      </w:r>
      <w:r>
        <w:t>чества не в нанотехнологиях (что в РФ поручено А.Б.Чу</w:t>
      </w:r>
      <w:r>
        <w:softHyphen/>
        <w:t>бай</w:t>
      </w:r>
      <w:r>
        <w:softHyphen/>
        <w:t xml:space="preserve">су), а в </w:t>
      </w:r>
      <w:r w:rsidRPr="00BB2D21">
        <w:rPr>
          <w:i/>
        </w:rPr>
        <w:t>психологии личностного развития</w:t>
      </w:r>
      <w:r w:rsidRPr="00D30B85">
        <w:rPr>
          <w:vertAlign w:val="superscript"/>
        </w:rPr>
        <w:t>[CDXLIX]</w:t>
      </w:r>
      <w:r>
        <w:t xml:space="preserve"> и в энергетике (что в РФ не поручено никому, а с</w:t>
      </w:r>
      <w:r>
        <w:t>а</w:t>
      </w:r>
      <w:r>
        <w:t>модеятельность в этой области «народных умельцев», если судить по публикациям в интернете, мягко гов</w:t>
      </w:r>
      <w:r>
        <w:t>о</w:t>
      </w:r>
      <w:r>
        <w:t>ря, не находит государственной поддержки). Хотя нанотехнол</w:t>
      </w:r>
      <w:r>
        <w:t>о</w:t>
      </w:r>
      <w:r>
        <w:t>гии, возможно, в чём-то и будут полезны для энергетики будущ</w:t>
      </w:r>
      <w:r>
        <w:t>е</w:t>
      </w:r>
      <w:r>
        <w:t>го, основанной на ином мировосприятии, иных физических те</w:t>
      </w:r>
      <w:r>
        <w:t>о</w:t>
      </w:r>
      <w:r>
        <w:t xml:space="preserve">риях и энергетических циклах, но не они </w:t>
      </w:r>
      <w:r w:rsidRPr="00223AAE">
        <w:t>—</w:t>
      </w:r>
      <w:r>
        <w:t xml:space="preserve"> решающее дело: </w:t>
      </w:r>
    </w:p>
    <w:p w14:paraId="473C9FBB" w14:textId="5BFEBBF4" w:rsidR="00D30B85" w:rsidRDefault="00D30B85" w:rsidP="00C50FE4">
      <w:pPr>
        <w:pStyle w:val="a7"/>
      </w:pPr>
      <w:r>
        <w:t xml:space="preserve">Ключевые для будущего науки </w:t>
      </w:r>
      <w:r w:rsidRPr="00223AAE">
        <w:t>—</w:t>
      </w:r>
      <w:r>
        <w:t xml:space="preserve"> психология личностного развития</w:t>
      </w:r>
      <w:r w:rsidRPr="00D30B85">
        <w:rPr>
          <w:vertAlign w:val="superscript"/>
        </w:rPr>
        <w:t>[CDL]</w:t>
      </w:r>
      <w:r>
        <w:t xml:space="preserve"> и технологии биосферно-допустимой энергетики.</w:t>
      </w:r>
    </w:p>
    <w:p w14:paraId="7BC89548" w14:textId="7AA59350" w:rsidR="00D30B85" w:rsidRDefault="00D30B85" w:rsidP="00873ABF">
      <w:pPr>
        <w:pStyle w:val="PlainText"/>
      </w:pPr>
      <w:r>
        <w:lastRenderedPageBreak/>
        <w:t>Качество жизни, обеспечиваемое современной техносферой, может быть сохранено в разв</w:t>
      </w:r>
      <w:r>
        <w:t>и</w:t>
      </w:r>
      <w:r>
        <w:t>тых странах и распространено на остальной мир (при сопутствующем решении проблем соц</w:t>
      </w:r>
      <w:r>
        <w:t>и</w:t>
      </w:r>
      <w:r>
        <w:t>ально-организа</w:t>
      </w:r>
      <w:r>
        <w:softHyphen/>
        <w:t>цион</w:t>
      </w:r>
      <w:r>
        <w:softHyphen/>
        <w:t>ного и культурологического характера в отсталых странах) только за счёт снижения техногенной и социальной н</w:t>
      </w:r>
      <w:r>
        <w:t>а</w:t>
      </w:r>
      <w:r>
        <w:t>грузки на биосферу планеты. Это может быть осущес</w:t>
      </w:r>
      <w:r>
        <w:t>т</w:t>
      </w:r>
      <w:r>
        <w:t>влено за счёт перехода на замкнутые циклы использования природных р</w:t>
      </w:r>
      <w:r>
        <w:t>е</w:t>
      </w:r>
      <w:r>
        <w:t>сурсов в производс</w:t>
      </w:r>
      <w:r>
        <w:t>т</w:t>
      </w:r>
      <w:r>
        <w:t>ве и в быту</w:t>
      </w:r>
      <w:r w:rsidRPr="00D30B85">
        <w:rPr>
          <w:vertAlign w:val="superscript"/>
        </w:rPr>
        <w:t>[CDLI]</w:t>
      </w:r>
      <w:r>
        <w:t>, а это в свою очередь требует как повышения энергетической эффективности производств (роста КПД технологий и организации производства в отраслях), так и дополнительной энергии для обеспечения работы отраслей утил</w:t>
      </w:r>
      <w:r>
        <w:t>и</w:t>
      </w:r>
      <w:r>
        <w:t>зационно-вторсырье</w:t>
      </w:r>
      <w:r>
        <w:softHyphen/>
        <w:t>вого комплекса.</w:t>
      </w:r>
    </w:p>
    <w:p w14:paraId="5913EEE1" w14:textId="77777777" w:rsidR="00D30B85" w:rsidRDefault="00D30B85" w:rsidP="00873ABF">
      <w:pPr>
        <w:pStyle w:val="PlainText"/>
      </w:pPr>
      <w:r>
        <w:t>И судя по тому, что написано по вопросам энергообеспечения цивилизации в книге Б.Х.Обамы “Дерзость надежды”, его кома</w:t>
      </w:r>
      <w:r>
        <w:t>н</w:t>
      </w:r>
      <w:r>
        <w:t>да понимает эту проблематику, что отличает её от отечественной бюрократии и “элиты” Россионии в целом со всеми вытекающими из этого факта последствиями:</w:t>
      </w:r>
    </w:p>
    <w:p w14:paraId="6CC0142A" w14:textId="3AB69E0F" w:rsidR="00D30B85" w:rsidRDefault="00D30B85" w:rsidP="00F509F0">
      <w:pPr>
        <w:pStyle w:val="a5"/>
      </w:pPr>
      <w:r>
        <w:t>«Страна, которая не может контролировать свою энергетику, не властна и над своим будущим</w:t>
      </w:r>
      <w:r w:rsidRPr="00D30B85">
        <w:rPr>
          <w:vertAlign w:val="superscript"/>
        </w:rPr>
        <w:t>[CDLII]</w:t>
      </w:r>
      <w:r>
        <w:t>. (…)</w:t>
      </w:r>
    </w:p>
    <w:p w14:paraId="1FD274B7" w14:textId="77777777" w:rsidR="00D30B85" w:rsidRDefault="00D30B85" w:rsidP="00F509F0">
      <w:pPr>
        <w:pStyle w:val="a5"/>
      </w:pPr>
      <w:r>
        <w:t>Образование. Наука и технологии. Энергия. Чтобы сделать Америку по-настоящему конкурентоспособной, в эти три осно</w:t>
      </w:r>
      <w:r>
        <w:t>в</w:t>
      </w:r>
      <w:r>
        <w:t xml:space="preserve">ные отрасли необходимо вкладывать и вкладывать» (стр. 193). </w:t>
      </w:r>
    </w:p>
    <w:p w14:paraId="67D441DB" w14:textId="77777777" w:rsidR="00D30B85" w:rsidRDefault="00D30B85" w:rsidP="00873ABF">
      <w:pPr>
        <w:pStyle w:val="PlainText"/>
      </w:pPr>
      <w:r>
        <w:t>И несколько ранее по тексту:</w:t>
      </w:r>
    </w:p>
    <w:p w14:paraId="54EF634C" w14:textId="3AA1D72B" w:rsidR="00D30B85" w:rsidRDefault="00D30B85" w:rsidP="00F509F0">
      <w:pPr>
        <w:pStyle w:val="a5"/>
      </w:pPr>
      <w:r>
        <w:t>«В Соединённых Штатах находится лишь три процента м</w:t>
      </w:r>
      <w:r>
        <w:t>и</w:t>
      </w:r>
      <w:r>
        <w:t>ровых запасов нефти. А используем мы двадцать пять процентов мировой нефти</w:t>
      </w:r>
      <w:r w:rsidRPr="00D30B85">
        <w:rPr>
          <w:vertAlign w:val="superscript"/>
        </w:rPr>
        <w:t>[CDLIII]</w:t>
      </w:r>
      <w:r>
        <w:t xml:space="preserve">. Так что </w:t>
      </w:r>
      <w:r w:rsidRPr="004C483E">
        <w:rPr>
          <w:b/>
        </w:rPr>
        <w:t>одним бурением проблему не решить</w:t>
      </w:r>
      <w:r>
        <w:t xml:space="preserve"> (в</w:t>
      </w:r>
      <w:r>
        <w:t>ы</w:t>
      </w:r>
      <w:r>
        <w:t>делено нами при цитировании).</w:t>
      </w:r>
    </w:p>
    <w:p w14:paraId="7EC1344C" w14:textId="77777777" w:rsidR="00D30B85" w:rsidRDefault="00D30B85" w:rsidP="00F509F0">
      <w:pPr>
        <w:pStyle w:val="a5"/>
      </w:pPr>
      <w:r>
        <w:t>Для двадцать первого века мы можем создать возобновля</w:t>
      </w:r>
      <w:r>
        <w:t>е</w:t>
      </w:r>
      <w:r>
        <w:t>мые более чистые источники энергии. Вместо финансирования нефтедобычи мы должны покончить с системой налоговых льгот, которыми сейчас пользуется эта отрасль, и потребовать, чтобы один процент доходов этих компаний и более одного миллиарда ежеквартальных доходов направлялись в области альтернативных источников энергии и сопутствующей инфраструктуры. Такой проект мог бы не только сильно повлиять на развитие эконом</w:t>
      </w:r>
      <w:r>
        <w:t>и</w:t>
      </w:r>
      <w:r>
        <w:t xml:space="preserve">ческой и внешней политики и улучшить состояние окружающей среды, но и стать </w:t>
      </w:r>
      <w:r w:rsidRPr="004C483E">
        <w:rPr>
          <w:b/>
        </w:rPr>
        <w:t>средством воспитания нового поколения и</w:t>
      </w:r>
      <w:r w:rsidRPr="004C483E">
        <w:rPr>
          <w:b/>
        </w:rPr>
        <w:t>н</w:t>
      </w:r>
      <w:r w:rsidRPr="004C483E">
        <w:rPr>
          <w:b/>
        </w:rPr>
        <w:t>женеров и учёных</w:t>
      </w:r>
      <w:r>
        <w:t xml:space="preserve"> (выделено нами при цитировании: задачи развития энергетики увязаны с </w:t>
      </w:r>
      <w:r>
        <w:lastRenderedPageBreak/>
        <w:t>задачами воспитания новых пок</w:t>
      </w:r>
      <w:r>
        <w:t>о</w:t>
      </w:r>
      <w:r>
        <w:t>лений, пусть даже и в ограниченном смысле слова «воспит</w:t>
      </w:r>
      <w:r>
        <w:t>а</w:t>
      </w:r>
      <w:r>
        <w:t>ние»), способствовать развитию новых отраслей экспорта и в</w:t>
      </w:r>
      <w:r>
        <w:t>ы</w:t>
      </w:r>
      <w:r>
        <w:t>сокоопл</w:t>
      </w:r>
      <w:r>
        <w:t>а</w:t>
      </w:r>
      <w:r>
        <w:t>чиваемых рабочих мест» (стр. 190, 191).</w:t>
      </w:r>
    </w:p>
    <w:p w14:paraId="550031B5" w14:textId="77777777" w:rsidR="00D30B85" w:rsidRDefault="00D30B85" w:rsidP="00873ABF">
      <w:pPr>
        <w:pStyle w:val="PlainText"/>
      </w:pPr>
      <w:r>
        <w:t>И действительно: не следует думать, что экологическая кул</w:t>
      </w:r>
      <w:r>
        <w:t>ь</w:t>
      </w:r>
      <w:r>
        <w:t>тура за</w:t>
      </w:r>
      <w:r>
        <w:softHyphen/>
        <w:t>мкнутых технологий и замкнутых циклов изделий осущ</w:t>
      </w:r>
      <w:r>
        <w:t>е</w:t>
      </w:r>
      <w:r>
        <w:t>ствима без решения проблем экологически чистой, т.е. — биос</w:t>
      </w:r>
      <w:r>
        <w:softHyphen/>
        <w:t>ферно-допустимой энергетики и соответствующего воспитания людей.</w:t>
      </w:r>
    </w:p>
    <w:p w14:paraId="037FCE64" w14:textId="77777777" w:rsidR="00D30B85" w:rsidRDefault="00D30B85" w:rsidP="00873ABF">
      <w:pPr>
        <w:pStyle w:val="PlainText"/>
      </w:pPr>
      <w:r>
        <w:t>При этом экология энергетики всякой технической цивилиз</w:t>
      </w:r>
      <w:r>
        <w:t>а</w:t>
      </w:r>
      <w:r>
        <w:t xml:space="preserve">ции имеет три аспекта: </w:t>
      </w:r>
    </w:p>
    <w:p w14:paraId="591D7971" w14:textId="77777777" w:rsidR="00D30B85" w:rsidRDefault="00D30B85" w:rsidP="00F509F0">
      <w:pPr>
        <w:pStyle w:val="a3"/>
        <w:numPr>
          <w:ilvl w:val="0"/>
          <w:numId w:val="18"/>
        </w:numPr>
        <w:ind w:left="397" w:hanging="227"/>
      </w:pPr>
      <w:r>
        <w:t>Загрязнение среды обитания продуктами распада энергонос</w:t>
      </w:r>
      <w:r>
        <w:t>и</w:t>
      </w:r>
      <w:r>
        <w:t>телей и энергопроизводящих устройств, изменяющее её х</w:t>
      </w:r>
      <w:r>
        <w:t>и</w:t>
      </w:r>
      <w:r>
        <w:t>мический состав точно так же, как и прочие техногенные з</w:t>
      </w:r>
      <w:r>
        <w:t>а</w:t>
      </w:r>
      <w:r>
        <w:t>грязнители, на которых сосредоточено внимание подавля</w:t>
      </w:r>
      <w:r>
        <w:t>ю</w:t>
      </w:r>
      <w:r>
        <w:t xml:space="preserve">щего большинства экологистов. </w:t>
      </w:r>
    </w:p>
    <w:p w14:paraId="5AC8B6D8" w14:textId="77777777" w:rsidR="00D30B85" w:rsidRDefault="00D30B85" w:rsidP="00F509F0">
      <w:pPr>
        <w:pStyle w:val="a3"/>
        <w:numPr>
          <w:ilvl w:val="0"/>
          <w:numId w:val="18"/>
        </w:numPr>
        <w:ind w:left="397" w:hanging="227"/>
      </w:pPr>
      <w:r>
        <w:t>Биосферно недопустимые излучения энергопроизводящих устройств и энергопотребит</w:t>
      </w:r>
      <w:r>
        <w:t>е</w:t>
      </w:r>
      <w:r>
        <w:t>лей.</w:t>
      </w:r>
    </w:p>
    <w:p w14:paraId="611B71A8" w14:textId="62F87DB0" w:rsidR="00D30B85" w:rsidRDefault="00D30B85" w:rsidP="00F509F0">
      <w:pPr>
        <w:pStyle w:val="a3"/>
        <w:numPr>
          <w:ilvl w:val="0"/>
          <w:numId w:val="18"/>
        </w:numPr>
        <w:ind w:left="397" w:hanging="227"/>
      </w:pPr>
      <w:r>
        <w:t>“Раскачка” естественно природных энергопотоков техноге</w:t>
      </w:r>
      <w:r>
        <w:t>н</w:t>
      </w:r>
      <w:r>
        <w:t>ными энергопотоками, которая сама по себе может привести к изменению климата, тектоники и разрушению современной би</w:t>
      </w:r>
      <w:r>
        <w:t>о</w:t>
      </w:r>
      <w:r>
        <w:t>сфе</w:t>
      </w:r>
      <w:r>
        <w:softHyphen/>
        <w:t>ры.</w:t>
      </w:r>
      <w:r w:rsidRPr="00D30B85">
        <w:rPr>
          <w:vertAlign w:val="superscript"/>
        </w:rPr>
        <w:t>[CDLIV]</w:t>
      </w:r>
    </w:p>
    <w:p w14:paraId="74E4172A" w14:textId="560CFF75" w:rsidR="00D30B85" w:rsidRPr="00B17667" w:rsidRDefault="00D30B85" w:rsidP="00873ABF">
      <w:pPr>
        <w:pStyle w:val="PlainText"/>
      </w:pPr>
      <w:r>
        <w:t>Реально это — проблемы глобальные. Для решения этих пр</w:t>
      </w:r>
      <w:r>
        <w:t>о</w:t>
      </w:r>
      <w:r>
        <w:t xml:space="preserve">блем специалистам-энергетикам и человечеству в целом придётся пересмотреть своё отношение к </w:t>
      </w:r>
      <w:r w:rsidRPr="00B17667">
        <w:rPr>
          <w:i/>
        </w:rPr>
        <w:t>“священности” догматов С.Кар</w:t>
      </w:r>
      <w:r>
        <w:rPr>
          <w:i/>
        </w:rPr>
        <w:softHyphen/>
      </w:r>
      <w:r w:rsidRPr="00B17667">
        <w:rPr>
          <w:i/>
        </w:rPr>
        <w:t>но, второго и первого начал термодинамики</w:t>
      </w:r>
      <w:r w:rsidRPr="00D30B85">
        <w:rPr>
          <w:vertAlign w:val="superscript"/>
        </w:rPr>
        <w:t>[CDLV]</w:t>
      </w:r>
      <w:r>
        <w:t xml:space="preserve"> и “теории” относ</w:t>
      </w:r>
      <w:r>
        <w:t>и</w:t>
      </w:r>
      <w:r>
        <w:t>тельно</w:t>
      </w:r>
      <w:r>
        <w:softHyphen/>
        <w:t xml:space="preserve">сти. Идеи науки </w:t>
      </w:r>
      <w:r>
        <w:rPr>
          <w:lang w:val="en-US"/>
        </w:rPr>
        <w:t>XVIII</w:t>
      </w:r>
      <w:r w:rsidRPr="008368A6">
        <w:t xml:space="preserve"> — </w:t>
      </w:r>
      <w:r>
        <w:rPr>
          <w:lang w:val="en-US"/>
        </w:rPr>
        <w:t>XIX</w:t>
      </w:r>
      <w:r>
        <w:t xml:space="preserve"> веков </w:t>
      </w:r>
      <w:r w:rsidRPr="00223AAE">
        <w:t>—</w:t>
      </w:r>
      <w:r>
        <w:t xml:space="preserve"> не та основа, кот</w:t>
      </w:r>
      <w:r>
        <w:t>о</w:t>
      </w:r>
      <w:r>
        <w:t xml:space="preserve">рая позволяет разрешить проблемы </w:t>
      </w:r>
      <w:r>
        <w:rPr>
          <w:lang w:val="en-US"/>
        </w:rPr>
        <w:t>XXI</w:t>
      </w:r>
      <w:r>
        <w:t xml:space="preserve"> века, порождённые иде</w:t>
      </w:r>
      <w:r>
        <w:t>я</w:t>
      </w:r>
      <w:r>
        <w:t>ми прошлых времён.</w:t>
      </w:r>
    </w:p>
    <w:p w14:paraId="6D599DFE" w14:textId="77777777" w:rsidR="00D30B85" w:rsidRDefault="00D30B85" w:rsidP="00873ABF">
      <w:pPr>
        <w:pStyle w:val="PlainText"/>
      </w:pPr>
      <w:r>
        <w:t>Но как можно видеть, развитие отечественной энергетики протекает в рамках идеологии «бурить скважины и тянуть тран</w:t>
      </w:r>
      <w:r>
        <w:t>с</w:t>
      </w:r>
      <w:r>
        <w:t>континентальные трубопроводы», а также концепции развития ядерной энергетики (будто повторение Чернобыля стопроцентно гарантированно исключено и будто решена проблема накопления отходов ядерной энергетики, представляющих опасность на пр</w:t>
      </w:r>
      <w:r>
        <w:t>о</w:t>
      </w:r>
      <w:r>
        <w:t>тяжении тысячелетий). Т.е. уже сейчас программируется ситу</w:t>
      </w:r>
      <w:r>
        <w:t>а</w:t>
      </w:r>
      <w:r>
        <w:t>ция:</w:t>
      </w:r>
    </w:p>
    <w:p w14:paraId="220EFD4E" w14:textId="4DB7AFD6" w:rsidR="00D30B85" w:rsidRDefault="00D30B85" w:rsidP="00C50FE4">
      <w:pPr>
        <w:pStyle w:val="a7"/>
      </w:pPr>
      <w:r w:rsidRPr="00AB4398">
        <w:rPr>
          <w:b/>
        </w:rPr>
        <w:t xml:space="preserve">Пока россионская наука и госбюрократия самопиарятся с нанотехнологиями и ядерной энергетикой, </w:t>
      </w:r>
      <w:r w:rsidRPr="00AB4398">
        <w:rPr>
          <w:b/>
        </w:rPr>
        <w:lastRenderedPageBreak/>
        <w:t>альтерн</w:t>
      </w:r>
      <w:r w:rsidRPr="00AB4398">
        <w:rPr>
          <w:b/>
        </w:rPr>
        <w:t>а</w:t>
      </w:r>
      <w:r w:rsidRPr="00AB4398">
        <w:rPr>
          <w:b/>
        </w:rPr>
        <w:t>тивные экологически допустимые технологии макро- и микро- энергетики будут разработаны и массово внедр</w:t>
      </w:r>
      <w:r w:rsidRPr="00AB4398">
        <w:rPr>
          <w:b/>
        </w:rPr>
        <w:t>е</w:t>
      </w:r>
      <w:r w:rsidRPr="00AB4398">
        <w:rPr>
          <w:b/>
        </w:rPr>
        <w:t>ны вне России.</w:t>
      </w:r>
      <w:r>
        <w:t xml:space="preserve"> После этого ООН (или её будущий аналог) поставит вопрос о запрете экологически недопустимых эне</w:t>
      </w:r>
      <w:r>
        <w:t>р</w:t>
      </w:r>
      <w:r>
        <w:t>гетических технологий, и «криптоколонии» Россионии пр</w:t>
      </w:r>
      <w:r>
        <w:t>и</w:t>
      </w:r>
      <w:r>
        <w:t>дётся втридорога раскошелиться на обновление её энергет</w:t>
      </w:r>
      <w:r>
        <w:t>и</w:t>
      </w:r>
      <w:r>
        <w:t>ческой базы</w:t>
      </w:r>
      <w:r w:rsidRPr="00D30B85">
        <w:rPr>
          <w:vertAlign w:val="superscript"/>
        </w:rPr>
        <w:t>[CDLVI]</w:t>
      </w:r>
      <w:r>
        <w:t>. А нынешние вложения в нефте- и газо- добычу обезценятся, поскольку углеводороды станут не столько энергоносителями, сколько сырьём для химической пр</w:t>
      </w:r>
      <w:r>
        <w:t>о</w:t>
      </w:r>
      <w:r>
        <w:t>мышленности, вследствие чего востребуемые объёмы их д</w:t>
      </w:r>
      <w:r>
        <w:t>о</w:t>
      </w:r>
      <w:r>
        <w:t>бычи существенно сократя</w:t>
      </w:r>
      <w:r>
        <w:t>т</w:t>
      </w:r>
      <w:r>
        <w:t>ся.</w:t>
      </w:r>
    </w:p>
    <w:p w14:paraId="34185FB2" w14:textId="77777777" w:rsidR="00D30B85" w:rsidRDefault="00D30B85" w:rsidP="00873ABF">
      <w:pPr>
        <w:pStyle w:val="PlainText"/>
      </w:pPr>
      <w:r>
        <w:t xml:space="preserve">И Б.Х.Обама </w:t>
      </w:r>
      <w:r w:rsidRPr="00223AAE">
        <w:t>—</w:t>
      </w:r>
      <w:r>
        <w:t xml:space="preserve"> действительно в потенциале </w:t>
      </w:r>
      <w:r w:rsidRPr="00223AAE">
        <w:t>—</w:t>
      </w:r>
      <w:r>
        <w:t xml:space="preserve"> глобально-политический проект решения проблемы общего кризиса капит</w:t>
      </w:r>
      <w:r>
        <w:t>а</w:t>
      </w:r>
      <w:r>
        <w:t>лизма, сложившегося на основе идей буржуазного либерализма, и профилактирования возникновения глобальной ситуации, оп</w:t>
      </w:r>
      <w:r>
        <w:t>и</w:t>
      </w:r>
      <w:r>
        <w:t>санной в романе И.А.Еф</w:t>
      </w:r>
      <w:r>
        <w:softHyphen/>
        <w:t>ре</w:t>
      </w:r>
      <w:r>
        <w:softHyphen/>
        <w:t xml:space="preserve">мова “Час быка”, </w:t>
      </w:r>
      <w:r w:rsidRPr="00223AAE">
        <w:t>—</w:t>
      </w:r>
      <w:r>
        <w:t xml:space="preserve"> методами, весьма д</w:t>
      </w:r>
      <w:r>
        <w:t>а</w:t>
      </w:r>
      <w:r>
        <w:t>лёкими от идеологии буржуазного либера</w:t>
      </w:r>
      <w:r>
        <w:softHyphen/>
        <w:t>лиз</w:t>
      </w:r>
      <w:r>
        <w:softHyphen/>
        <w:t xml:space="preserve">ма. Другое дело, что надежды, выраженные в книге Б.Х.Обамы, </w:t>
      </w:r>
      <w:r w:rsidRPr="00223AAE">
        <w:t>—</w:t>
      </w:r>
      <w:r>
        <w:t xml:space="preserve"> дерзки в силу необеспеченности их реализации в жизнь социологической на</w:t>
      </w:r>
      <w:r>
        <w:t>у</w:t>
      </w:r>
      <w:r>
        <w:t>кой Запада и по сути атеистической библейской в её основе кул</w:t>
      </w:r>
      <w:r>
        <w:t>ь</w:t>
      </w:r>
      <w:r>
        <w:t>турой, о чём было сказано выше в ра</w:t>
      </w:r>
      <w:r>
        <w:t>з</w:t>
      </w:r>
      <w:r>
        <w:t>деле 3.3.2.</w:t>
      </w:r>
    </w:p>
    <w:p w14:paraId="261BF8A5" w14:textId="77777777" w:rsidR="00D30B85" w:rsidRPr="00900320" w:rsidRDefault="00D30B85" w:rsidP="00C50FE4">
      <w:pPr>
        <w:pStyle w:val="a7"/>
      </w:pPr>
      <w:r>
        <w:t>Т.е. теория конвергенции в настоящее время является мир</w:t>
      </w:r>
      <w:r>
        <w:t>о</w:t>
      </w:r>
      <w:r>
        <w:t>воззренческой основой многих процессов в глобальной п</w:t>
      </w:r>
      <w:r>
        <w:t>о</w:t>
      </w:r>
      <w:r>
        <w:t xml:space="preserve">литике, и соответственно </w:t>
      </w:r>
      <w:r w:rsidRPr="00223AAE">
        <w:t>—</w:t>
      </w:r>
      <w:r>
        <w:t xml:space="preserve"> во внутренней и внешней пол</w:t>
      </w:r>
      <w:r>
        <w:t>и</w:t>
      </w:r>
      <w:r>
        <w:t>тике развитых стран.</w:t>
      </w:r>
    </w:p>
    <w:p w14:paraId="1A1EA8A3" w14:textId="77777777" w:rsidR="00D30B85" w:rsidRDefault="00D30B85" w:rsidP="00873ABF">
      <w:pPr>
        <w:pStyle w:val="PlainText"/>
      </w:pPr>
      <w:r>
        <w:t xml:space="preserve">Как отмечалось ранее «ревизионизм» в марксизме </w:t>
      </w:r>
      <w:r w:rsidRPr="00223AAE">
        <w:t>—</w:t>
      </w:r>
      <w:r>
        <w:t xml:space="preserve"> это с</w:t>
      </w:r>
      <w:r>
        <w:t>а</w:t>
      </w:r>
      <w:r>
        <w:t>мая ранняя версия теории конвергенции, упредившая становление г</w:t>
      </w:r>
      <w:r>
        <w:t>о</w:t>
      </w:r>
      <w:r>
        <w:t>сударственности и социализма в какой бы то ни было стране на основе идей марксизма. Эпохе востребованности теории конве</w:t>
      </w:r>
      <w:r>
        <w:t>р</w:t>
      </w:r>
      <w:r>
        <w:t>генции двух общественно-экономических формаций положила Великая октябрьская социалистическая революция. И если быть честным, то упомянутые ранее творцы теории конвергенции не были первопр</w:t>
      </w:r>
      <w:r>
        <w:t>о</w:t>
      </w:r>
      <w:r>
        <w:t xml:space="preserve">ходцами в этой области. </w:t>
      </w:r>
    </w:p>
    <w:p w14:paraId="25382EC3" w14:textId="77777777" w:rsidR="00D30B85" w:rsidRDefault="00D30B85" w:rsidP="00C74C5D">
      <w:pPr>
        <w:pStyle w:val="ab"/>
      </w:pPr>
      <w:r w:rsidRPr="00223AAE">
        <w:t>——————————</w:t>
      </w:r>
    </w:p>
    <w:p w14:paraId="7766B57F" w14:textId="77777777" w:rsidR="00D30B85" w:rsidRDefault="00D30B85" w:rsidP="00873ABF">
      <w:pPr>
        <w:pStyle w:val="PlainText"/>
      </w:pPr>
      <w:r>
        <w:t xml:space="preserve">Герберт Уэллс, завершает свою книгу “Россия во мгле” </w:t>
      </w:r>
      <w:r>
        <w:lastRenderedPageBreak/>
        <w:t>кра</w:t>
      </w:r>
      <w:r>
        <w:t>т</w:t>
      </w:r>
      <w:r>
        <w:t>ким изложением идеи глобал</w:t>
      </w:r>
      <w:r>
        <w:t>ь</w:t>
      </w:r>
      <w:r>
        <w:t>ной конвергенции капитализма и коммунизма, строительство которого только-только начин</w:t>
      </w:r>
      <w:r>
        <w:t>а</w:t>
      </w:r>
      <w:r>
        <w:t>лось в РСФСР:</w:t>
      </w:r>
    </w:p>
    <w:p w14:paraId="3A4DADFE" w14:textId="1EBCF6A9" w:rsidR="00D30B85" w:rsidRDefault="00D30B85" w:rsidP="00F509F0">
      <w:pPr>
        <w:pStyle w:val="a5"/>
      </w:pPr>
      <w:r>
        <w:t>«</w:t>
      </w:r>
      <w:r w:rsidRPr="00152E90">
        <w:t xml:space="preserve">Крушение цивилизации в России и замена </w:t>
      </w:r>
      <w:r>
        <w:t>её</w:t>
      </w:r>
      <w:r w:rsidRPr="00152E90">
        <w:t xml:space="preserve"> крестьянским</w:t>
      </w:r>
      <w:r>
        <w:t xml:space="preserve"> </w:t>
      </w:r>
      <w:r w:rsidRPr="00152E90">
        <w:t>варварством</w:t>
      </w:r>
      <w:r>
        <w:t xml:space="preserve"> </w:t>
      </w:r>
      <w:r w:rsidRPr="00152E90">
        <w:t>на</w:t>
      </w:r>
      <w:r>
        <w:t xml:space="preserve"> </w:t>
      </w:r>
      <w:r w:rsidRPr="00152E90">
        <w:t>долгие годы отр</w:t>
      </w:r>
      <w:r w:rsidRPr="00152E90">
        <w:t>е</w:t>
      </w:r>
      <w:r w:rsidRPr="00152E90">
        <w:t>жет Европу от богатых недр России,</w:t>
      </w:r>
      <w:r>
        <w:t xml:space="preserve"> </w:t>
      </w:r>
      <w:r w:rsidRPr="00152E90">
        <w:t>от</w:t>
      </w:r>
      <w:r>
        <w:t xml:space="preserve"> её </w:t>
      </w:r>
      <w:r w:rsidRPr="00152E90">
        <w:t>сырья,</w:t>
      </w:r>
      <w:r>
        <w:t xml:space="preserve"> </w:t>
      </w:r>
      <w:r w:rsidRPr="00152E90">
        <w:t>зерна,</w:t>
      </w:r>
      <w:r>
        <w:t xml:space="preserve"> </w:t>
      </w:r>
      <w:r w:rsidRPr="00152E90">
        <w:t>льна и т.п. Страны</w:t>
      </w:r>
      <w:r>
        <w:t xml:space="preserve"> </w:t>
      </w:r>
      <w:r w:rsidRPr="00152E90">
        <w:t>Запада</w:t>
      </w:r>
      <w:r>
        <w:t xml:space="preserve"> </w:t>
      </w:r>
      <w:r w:rsidRPr="00152E90">
        <w:t>вряд</w:t>
      </w:r>
      <w:r>
        <w:t xml:space="preserve"> </w:t>
      </w:r>
      <w:r w:rsidRPr="00152E90">
        <w:t>ли</w:t>
      </w:r>
      <w:r>
        <w:t xml:space="preserve"> </w:t>
      </w:r>
      <w:r w:rsidRPr="00152E90">
        <w:t>могут</w:t>
      </w:r>
      <w:r>
        <w:t xml:space="preserve"> </w:t>
      </w:r>
      <w:r w:rsidRPr="00152E90">
        <w:t>обойтись</w:t>
      </w:r>
      <w:r>
        <w:t xml:space="preserve"> </w:t>
      </w:r>
      <w:r w:rsidRPr="00152E90">
        <w:t>без</w:t>
      </w:r>
      <w:r>
        <w:t xml:space="preserve"> </w:t>
      </w:r>
      <w:r w:rsidRPr="00152E90">
        <w:t>этих</w:t>
      </w:r>
      <w:r>
        <w:t xml:space="preserve"> </w:t>
      </w:r>
      <w:r w:rsidRPr="00152E90">
        <w:t>товаров.</w:t>
      </w:r>
      <w:r>
        <w:t xml:space="preserve"> Отсутствие их неизбежно пов</w:t>
      </w:r>
      <w:r>
        <w:t>е</w:t>
      </w:r>
      <w:r>
        <w:t>дё</w:t>
      </w:r>
      <w:r w:rsidRPr="00152E90">
        <w:t>т к общему обнищанию Западной Е</w:t>
      </w:r>
      <w:r w:rsidRPr="00152E90">
        <w:t>в</w:t>
      </w:r>
      <w:r w:rsidRPr="00152E90">
        <w:t>ропы.</w:t>
      </w:r>
      <w:r w:rsidRPr="00D30B85">
        <w:rPr>
          <w:vertAlign w:val="superscript"/>
        </w:rPr>
        <w:t>[CDLVII]</w:t>
      </w:r>
    </w:p>
    <w:p w14:paraId="5118AFA1" w14:textId="77777777" w:rsidR="00D30B85" w:rsidRDefault="00D30B85" w:rsidP="00F509F0">
      <w:pPr>
        <w:pStyle w:val="a5"/>
      </w:pPr>
      <w:r w:rsidRPr="00152E90">
        <w:t>Единственное правительство, которое может</w:t>
      </w:r>
      <w:r>
        <w:t xml:space="preserve"> </w:t>
      </w:r>
      <w:r w:rsidRPr="00152E90">
        <w:t>сейчас</w:t>
      </w:r>
      <w:r>
        <w:t xml:space="preserve"> </w:t>
      </w:r>
      <w:r w:rsidRPr="00152E90">
        <w:t>предо</w:t>
      </w:r>
      <w:r w:rsidRPr="00152E90">
        <w:t>т</w:t>
      </w:r>
      <w:r w:rsidRPr="00152E90">
        <w:t>вратить</w:t>
      </w:r>
      <w:r>
        <w:t xml:space="preserve"> </w:t>
      </w:r>
      <w:r w:rsidRPr="00152E90">
        <w:t>такой</w:t>
      </w:r>
      <w:r>
        <w:t xml:space="preserve"> </w:t>
      </w:r>
      <w:r w:rsidRPr="00152E90">
        <w:t>окончательный крах России,</w:t>
      </w:r>
      <w:r>
        <w:t xml:space="preserve"> — </w:t>
      </w:r>
      <w:r w:rsidRPr="00152E90">
        <w:t>это теперешнее большевистское</w:t>
      </w:r>
      <w:r>
        <w:t xml:space="preserve"> </w:t>
      </w:r>
      <w:r w:rsidRPr="00152E90">
        <w:t>правительство,</w:t>
      </w:r>
      <w:r>
        <w:t xml:space="preserve"> </w:t>
      </w:r>
      <w:r w:rsidRPr="00152E90">
        <w:t>при условии, что Америка и з</w:t>
      </w:r>
      <w:r w:rsidRPr="00152E90">
        <w:t>а</w:t>
      </w:r>
      <w:r w:rsidRPr="00152E90">
        <w:t>падные державы окажут ему помощь. В настоящее</w:t>
      </w:r>
      <w:r>
        <w:t xml:space="preserve"> </w:t>
      </w:r>
      <w:r w:rsidRPr="00152E90">
        <w:t>время</w:t>
      </w:r>
      <w:r>
        <w:t xml:space="preserve"> </w:t>
      </w:r>
      <w:r w:rsidRPr="00152E90">
        <w:t>ник</w:t>
      </w:r>
      <w:r w:rsidRPr="00152E90">
        <w:t>а</w:t>
      </w:r>
      <w:r w:rsidRPr="00152E90">
        <w:t>кое</w:t>
      </w:r>
      <w:r>
        <w:t xml:space="preserve"> </w:t>
      </w:r>
      <w:r w:rsidRPr="00152E90">
        <w:t>другое</w:t>
      </w:r>
      <w:r>
        <w:t xml:space="preserve"> </w:t>
      </w:r>
      <w:r w:rsidRPr="00152E90">
        <w:t>правительство</w:t>
      </w:r>
      <w:r>
        <w:t xml:space="preserve"> </w:t>
      </w:r>
      <w:r w:rsidRPr="00152E90">
        <w:t>там</w:t>
      </w:r>
      <w:r>
        <w:t xml:space="preserve"> </w:t>
      </w:r>
      <w:r w:rsidRPr="00152E90">
        <w:t>немыслимо.</w:t>
      </w:r>
      <w:r>
        <w:t xml:space="preserve"> </w:t>
      </w:r>
      <w:r w:rsidRPr="00152E90">
        <w:t>У</w:t>
      </w:r>
      <w:r>
        <w:t xml:space="preserve"> </w:t>
      </w:r>
      <w:r w:rsidRPr="00152E90">
        <w:t>него,</w:t>
      </w:r>
      <w:r>
        <w:t xml:space="preserve"> </w:t>
      </w:r>
      <w:r w:rsidRPr="00152E90">
        <w:t>конечно,</w:t>
      </w:r>
      <w:r>
        <w:t xml:space="preserve"> </w:t>
      </w:r>
      <w:r w:rsidRPr="00152E90">
        <w:t>мн</w:t>
      </w:r>
      <w:r w:rsidRPr="00152E90">
        <w:t>о</w:t>
      </w:r>
      <w:r w:rsidRPr="00152E90">
        <w:t>жество противников,</w:t>
      </w:r>
      <w:r>
        <w:t xml:space="preserve"> — </w:t>
      </w:r>
      <w:r w:rsidRPr="00152E90">
        <w:t>всякие авантюристы и им подобные г</w:t>
      </w:r>
      <w:r w:rsidRPr="00152E90">
        <w:t>о</w:t>
      </w:r>
      <w:r w:rsidRPr="00152E90">
        <w:t>товы с помощью</w:t>
      </w:r>
      <w:r>
        <w:t xml:space="preserve"> </w:t>
      </w:r>
      <w:r w:rsidRPr="00152E90">
        <w:t>европейских государств свергнуть большевис</w:t>
      </w:r>
      <w:r w:rsidRPr="00152E90">
        <w:t>т</w:t>
      </w:r>
      <w:r w:rsidRPr="00152E90">
        <w:t>ское правительство,</w:t>
      </w:r>
      <w:r>
        <w:t xml:space="preserve"> </w:t>
      </w:r>
      <w:r w:rsidRPr="00152E90">
        <w:t>но</w:t>
      </w:r>
      <w:r>
        <w:t xml:space="preserve"> </w:t>
      </w:r>
      <w:r w:rsidRPr="00152E90">
        <w:t>у</w:t>
      </w:r>
      <w:r>
        <w:t xml:space="preserve"> </w:t>
      </w:r>
      <w:r w:rsidRPr="00152E90">
        <w:t>них</w:t>
      </w:r>
      <w:r>
        <w:t xml:space="preserve"> нет и намё</w:t>
      </w:r>
      <w:r w:rsidRPr="00152E90">
        <w:t>ка на какую-нибудь о</w:t>
      </w:r>
      <w:r w:rsidRPr="00152E90">
        <w:t>б</w:t>
      </w:r>
      <w:r w:rsidRPr="00152E90">
        <w:t>щую</w:t>
      </w:r>
      <w:r>
        <w:t xml:space="preserve"> </w:t>
      </w:r>
      <w:r w:rsidRPr="00152E90">
        <w:t>цель</w:t>
      </w:r>
      <w:r>
        <w:t xml:space="preserve"> </w:t>
      </w:r>
      <w:r w:rsidRPr="00152E90">
        <w:t>и</w:t>
      </w:r>
      <w:r>
        <w:t xml:space="preserve"> </w:t>
      </w:r>
      <w:r w:rsidRPr="00152E90">
        <w:t>моральное</w:t>
      </w:r>
      <w:r>
        <w:t xml:space="preserve"> </w:t>
      </w:r>
      <w:r w:rsidRPr="00152E90">
        <w:t>единство,</w:t>
      </w:r>
      <w:r>
        <w:t xml:space="preserve"> </w:t>
      </w:r>
      <w:r w:rsidRPr="00152E90">
        <w:t>которые</w:t>
      </w:r>
      <w:r>
        <w:t xml:space="preserve"> </w:t>
      </w:r>
      <w:r w:rsidRPr="00152E90">
        <w:t>позволили бы им з</w:t>
      </w:r>
      <w:r w:rsidRPr="00152E90">
        <w:t>а</w:t>
      </w:r>
      <w:r w:rsidRPr="00152E90">
        <w:t>нять</w:t>
      </w:r>
      <w:r>
        <w:t xml:space="preserve"> </w:t>
      </w:r>
      <w:r w:rsidRPr="00152E90">
        <w:t>место</w:t>
      </w:r>
      <w:r>
        <w:t xml:space="preserve"> </w:t>
      </w:r>
      <w:r w:rsidRPr="00152E90">
        <w:t>большевиков.</w:t>
      </w:r>
      <w:r>
        <w:t xml:space="preserve"> </w:t>
      </w:r>
      <w:r w:rsidRPr="00152E90">
        <w:t>Кроме</w:t>
      </w:r>
      <w:r>
        <w:t xml:space="preserve"> </w:t>
      </w:r>
      <w:r w:rsidRPr="00152E90">
        <w:t>того,</w:t>
      </w:r>
      <w:r>
        <w:t xml:space="preserve"> </w:t>
      </w:r>
      <w:r w:rsidRPr="00152E90">
        <w:t>сейчас</w:t>
      </w:r>
      <w:r>
        <w:t xml:space="preserve"> </w:t>
      </w:r>
      <w:r w:rsidRPr="00152E90">
        <w:t>уже</w:t>
      </w:r>
      <w:r>
        <w:t xml:space="preserve"> </w:t>
      </w:r>
      <w:r w:rsidRPr="00152E90">
        <w:t>не</w:t>
      </w:r>
      <w:r>
        <w:t xml:space="preserve"> </w:t>
      </w:r>
      <w:r w:rsidRPr="00152E90">
        <w:t>осталось времени для новой революции в Р</w:t>
      </w:r>
      <w:r>
        <w:t xml:space="preserve">оссии. Ещё </w:t>
      </w:r>
      <w:r w:rsidRPr="00152E90">
        <w:t>один</w:t>
      </w:r>
      <w:r>
        <w:t xml:space="preserve"> </w:t>
      </w:r>
      <w:r w:rsidRPr="00152E90">
        <w:t>год</w:t>
      </w:r>
      <w:r>
        <w:t xml:space="preserve"> </w:t>
      </w:r>
      <w:r w:rsidRPr="00152E90">
        <w:t>гражда</w:t>
      </w:r>
      <w:r w:rsidRPr="00152E90">
        <w:t>н</w:t>
      </w:r>
      <w:r w:rsidRPr="00152E90">
        <w:t>ской</w:t>
      </w:r>
      <w:r>
        <w:t xml:space="preserve"> </w:t>
      </w:r>
      <w:r w:rsidRPr="00152E90">
        <w:t>войны</w:t>
      </w:r>
      <w:r>
        <w:t xml:space="preserve"> — </w:t>
      </w:r>
      <w:r w:rsidRPr="00152E90">
        <w:t>и окончательный уход России из семьи цивилиз</w:t>
      </w:r>
      <w:r w:rsidRPr="00152E90">
        <w:t>о</w:t>
      </w:r>
      <w:r w:rsidRPr="00152E90">
        <w:t>ванных народов станет</w:t>
      </w:r>
      <w:r>
        <w:t xml:space="preserve"> </w:t>
      </w:r>
      <w:r w:rsidRPr="00152E90">
        <w:t>неизбежным.</w:t>
      </w:r>
      <w:r>
        <w:t xml:space="preserve"> </w:t>
      </w:r>
      <w:r w:rsidRPr="00152E90">
        <w:t>Поэтому</w:t>
      </w:r>
      <w:r>
        <w:t xml:space="preserve"> </w:t>
      </w:r>
      <w:r w:rsidRPr="00152E90">
        <w:t>мы</w:t>
      </w:r>
      <w:r>
        <w:t xml:space="preserve"> </w:t>
      </w:r>
      <w:r w:rsidRPr="00152E90">
        <w:t>должны</w:t>
      </w:r>
      <w:r>
        <w:t xml:space="preserve"> </w:t>
      </w:r>
      <w:r w:rsidRPr="00152E90">
        <w:t>пр</w:t>
      </w:r>
      <w:r w:rsidRPr="00152E90">
        <w:t>и</w:t>
      </w:r>
      <w:r w:rsidRPr="00152E90">
        <w:t>способиться</w:t>
      </w:r>
      <w:r>
        <w:t xml:space="preserve"> </w:t>
      </w:r>
      <w:r w:rsidRPr="00152E90">
        <w:t>к</w:t>
      </w:r>
      <w:r>
        <w:t xml:space="preserve"> </w:t>
      </w:r>
      <w:r w:rsidRPr="00152E90">
        <w:t>большевистскому</w:t>
      </w:r>
      <w:r>
        <w:t xml:space="preserve"> </w:t>
      </w:r>
      <w:r w:rsidRPr="00152E90">
        <w:t>правительству, нравится нам это или нет.</w:t>
      </w:r>
    </w:p>
    <w:p w14:paraId="3B16A2D5" w14:textId="77777777" w:rsidR="00D30B85" w:rsidRDefault="00D30B85" w:rsidP="00F509F0">
      <w:pPr>
        <w:pStyle w:val="a5"/>
      </w:pPr>
      <w:r w:rsidRPr="00152E90">
        <w:t>Большевистское правительство чрезвычайно неопытно и н</w:t>
      </w:r>
      <w:r w:rsidRPr="00152E90">
        <w:t>е</w:t>
      </w:r>
      <w:r w:rsidRPr="00152E90">
        <w:t>умело;</w:t>
      </w:r>
      <w:r>
        <w:t xml:space="preserve"> </w:t>
      </w:r>
      <w:r w:rsidRPr="00152E90">
        <w:t>временами</w:t>
      </w:r>
      <w:r>
        <w:t xml:space="preserve"> </w:t>
      </w:r>
      <w:r w:rsidRPr="00152E90">
        <w:t>оно бывает жест</w:t>
      </w:r>
      <w:r w:rsidRPr="00152E90">
        <w:t>о</w:t>
      </w:r>
      <w:r w:rsidRPr="00152E90">
        <w:t>ким</w:t>
      </w:r>
      <w:r>
        <w:t xml:space="preserve"> </w:t>
      </w:r>
      <w:r w:rsidRPr="00152E90">
        <w:t>и</w:t>
      </w:r>
      <w:r>
        <w:t xml:space="preserve"> </w:t>
      </w:r>
      <w:r w:rsidRPr="00152E90">
        <w:t>совершает</w:t>
      </w:r>
      <w:r>
        <w:t xml:space="preserve"> </w:t>
      </w:r>
      <w:r w:rsidRPr="00152E90">
        <w:t>насилие,</w:t>
      </w:r>
      <w:r>
        <w:t xml:space="preserve"> </w:t>
      </w:r>
      <w:r w:rsidRPr="00152E90">
        <w:t>но</w:t>
      </w:r>
      <w:r>
        <w:t xml:space="preserve"> </w:t>
      </w:r>
      <w:r w:rsidRPr="00152E90">
        <w:t>в</w:t>
      </w:r>
      <w:r>
        <w:t xml:space="preserve"> </w:t>
      </w:r>
      <w:r w:rsidRPr="00152E90">
        <w:t>целом</w:t>
      </w:r>
      <w:r>
        <w:t xml:space="preserve"> — </w:t>
      </w:r>
      <w:r w:rsidRPr="00152E90">
        <w:t>это</w:t>
      </w:r>
      <w:r>
        <w:t xml:space="preserve"> </w:t>
      </w:r>
      <w:r w:rsidRPr="00152E90">
        <w:t>честное</w:t>
      </w:r>
      <w:r>
        <w:t xml:space="preserve"> </w:t>
      </w:r>
      <w:r w:rsidRPr="00152E90">
        <w:t>правительство.</w:t>
      </w:r>
      <w:r>
        <w:t xml:space="preserve"> </w:t>
      </w:r>
      <w:r w:rsidRPr="00152E90">
        <w:t>В</w:t>
      </w:r>
      <w:r>
        <w:t xml:space="preserve"> нё</w:t>
      </w:r>
      <w:r w:rsidRPr="00152E90">
        <w:t>м</w:t>
      </w:r>
      <w:r>
        <w:t xml:space="preserve"> </w:t>
      </w:r>
      <w:r w:rsidRPr="00152E90">
        <w:t>есть</w:t>
      </w:r>
      <w:r>
        <w:t xml:space="preserve"> </w:t>
      </w:r>
      <w:r w:rsidRPr="00152E90">
        <w:t>несколько</w:t>
      </w:r>
      <w:r>
        <w:t xml:space="preserve"> </w:t>
      </w:r>
      <w:r w:rsidRPr="00152E90">
        <w:t>ч</w:t>
      </w:r>
      <w:r w:rsidRPr="00152E90">
        <w:t>е</w:t>
      </w:r>
      <w:r w:rsidRPr="00152E90">
        <w:t>ловек,</w:t>
      </w:r>
      <w:r>
        <w:t xml:space="preserve"> </w:t>
      </w:r>
      <w:r w:rsidRPr="00152E90">
        <w:t>обладающих</w:t>
      </w:r>
      <w:r>
        <w:t xml:space="preserve"> </w:t>
      </w:r>
      <w:r w:rsidRPr="00152E90">
        <w:t>подлинно</w:t>
      </w:r>
      <w:r>
        <w:t xml:space="preserve"> </w:t>
      </w:r>
      <w:r w:rsidRPr="00152E90">
        <w:t>творческим умом и силой, и они смогут, если дать им возможность</w:t>
      </w:r>
      <w:r>
        <w:t xml:space="preserve"> </w:t>
      </w:r>
      <w:r w:rsidRPr="00152E90">
        <w:t>и</w:t>
      </w:r>
      <w:r>
        <w:t xml:space="preserve"> </w:t>
      </w:r>
      <w:r w:rsidRPr="00152E90">
        <w:t>помочь</w:t>
      </w:r>
      <w:r>
        <w:t xml:space="preserve"> </w:t>
      </w:r>
      <w:r w:rsidRPr="00152E90">
        <w:t>им,</w:t>
      </w:r>
      <w:r>
        <w:t xml:space="preserve"> </w:t>
      </w:r>
      <w:r w:rsidRPr="00152E90">
        <w:t>совершить</w:t>
      </w:r>
      <w:r>
        <w:t xml:space="preserve"> </w:t>
      </w:r>
      <w:r w:rsidRPr="00152E90">
        <w:t>вел</w:t>
      </w:r>
      <w:r w:rsidRPr="00152E90">
        <w:t>и</w:t>
      </w:r>
      <w:r w:rsidRPr="00152E90">
        <w:t>кие</w:t>
      </w:r>
      <w:r>
        <w:t xml:space="preserve"> </w:t>
      </w:r>
      <w:r w:rsidRPr="00152E90">
        <w:t>преобразования.</w:t>
      </w:r>
      <w:r>
        <w:t xml:space="preserve"> </w:t>
      </w:r>
      <w:r w:rsidRPr="00152E90">
        <w:t>Судя</w:t>
      </w:r>
      <w:r>
        <w:t xml:space="preserve"> </w:t>
      </w:r>
      <w:r w:rsidRPr="00152E90">
        <w:t>по</w:t>
      </w:r>
      <w:r>
        <w:t xml:space="preserve"> </w:t>
      </w:r>
      <w:r w:rsidRPr="00152E90">
        <w:t>всему,</w:t>
      </w:r>
      <w:r>
        <w:t xml:space="preserve"> </w:t>
      </w:r>
      <w:r w:rsidRPr="00152E90">
        <w:t>большевистское</w:t>
      </w:r>
      <w:r>
        <w:t xml:space="preserve"> </w:t>
      </w:r>
      <w:r w:rsidRPr="00152E90">
        <w:t>правител</w:t>
      </w:r>
      <w:r w:rsidRPr="00152E90">
        <w:t>ь</w:t>
      </w:r>
      <w:r w:rsidRPr="00152E90">
        <w:t>ство старается действовать в соответствии со своими</w:t>
      </w:r>
      <w:r>
        <w:t xml:space="preserve"> </w:t>
      </w:r>
      <w:r w:rsidRPr="00152E90">
        <w:t>убеждени</w:t>
      </w:r>
      <w:r w:rsidRPr="00152E90">
        <w:t>я</w:t>
      </w:r>
      <w:r w:rsidRPr="00152E90">
        <w:t>ми,</w:t>
      </w:r>
      <w:r>
        <w:t xml:space="preserve"> </w:t>
      </w:r>
      <w:r w:rsidRPr="00152E90">
        <w:t>которых большинство его сторонников до сих пор придерж</w:t>
      </w:r>
      <w:r w:rsidRPr="00152E90">
        <w:t>и</w:t>
      </w:r>
      <w:r w:rsidRPr="00152E90">
        <w:t>вается с чуть ли не</w:t>
      </w:r>
      <w:r>
        <w:t xml:space="preserve"> </w:t>
      </w:r>
      <w:r w:rsidRPr="00152E90">
        <w:t>религиозным пылом. Если оказать большев</w:t>
      </w:r>
      <w:r w:rsidRPr="00152E90">
        <w:t>и</w:t>
      </w:r>
      <w:r w:rsidRPr="00152E90">
        <w:t>кам щедрую помощь, они,</w:t>
      </w:r>
      <w:r>
        <w:t xml:space="preserve"> </w:t>
      </w:r>
      <w:r w:rsidRPr="00152E90">
        <w:t>возможно,</w:t>
      </w:r>
      <w:r>
        <w:t xml:space="preserve"> </w:t>
      </w:r>
      <w:r w:rsidRPr="00152E90">
        <w:t>сумеют создать</w:t>
      </w:r>
      <w:r>
        <w:t xml:space="preserve"> </w:t>
      </w:r>
      <w:r w:rsidRPr="00152E90">
        <w:t>в</w:t>
      </w:r>
      <w:r>
        <w:t xml:space="preserve"> </w:t>
      </w:r>
      <w:r w:rsidRPr="00152E90">
        <w:t>России</w:t>
      </w:r>
      <w:r>
        <w:t xml:space="preserve"> </w:t>
      </w:r>
      <w:r w:rsidRPr="00152E90">
        <w:t>новый,</w:t>
      </w:r>
      <w:r>
        <w:t xml:space="preserve"> </w:t>
      </w:r>
      <w:r w:rsidRPr="00152E90">
        <w:t>цивилизованный</w:t>
      </w:r>
      <w:r>
        <w:t xml:space="preserve"> </w:t>
      </w:r>
      <w:r w:rsidRPr="00152E90">
        <w:t>общественный</w:t>
      </w:r>
      <w:r>
        <w:t xml:space="preserve"> </w:t>
      </w:r>
      <w:r w:rsidRPr="00152E90">
        <w:t>строй,</w:t>
      </w:r>
      <w:r>
        <w:t xml:space="preserve"> </w:t>
      </w:r>
      <w:r w:rsidRPr="00152E90">
        <w:t>с</w:t>
      </w:r>
      <w:r>
        <w:t xml:space="preserve"> </w:t>
      </w:r>
      <w:r w:rsidRPr="00152E90">
        <w:t>которым остал</w:t>
      </w:r>
      <w:r w:rsidRPr="00152E90">
        <w:t>ь</w:t>
      </w:r>
      <w:r w:rsidRPr="00152E90">
        <w:t>ной мир сможет иметь дело.</w:t>
      </w:r>
      <w:r>
        <w:t xml:space="preserve"> </w:t>
      </w:r>
      <w:r w:rsidRPr="00152E90">
        <w:t>Вероятно,</w:t>
      </w:r>
      <w:r>
        <w:t xml:space="preserve"> </w:t>
      </w:r>
      <w:r w:rsidRPr="00152E90">
        <w:t>это</w:t>
      </w:r>
      <w:r>
        <w:t xml:space="preserve"> </w:t>
      </w:r>
      <w:r w:rsidRPr="00152E90">
        <w:t>будет</w:t>
      </w:r>
      <w:r>
        <w:t xml:space="preserve"> </w:t>
      </w:r>
      <w:r w:rsidRPr="00152E90">
        <w:t>умеренный</w:t>
      </w:r>
      <w:r>
        <w:t xml:space="preserve"> </w:t>
      </w:r>
      <w:r w:rsidRPr="00152E90">
        <w:t>коммунизм с централизованным управлением транспортом,</w:t>
      </w:r>
      <w:r>
        <w:t xml:space="preserve"> </w:t>
      </w:r>
      <w:r w:rsidRPr="00152E90">
        <w:t>пр</w:t>
      </w:r>
      <w:r w:rsidRPr="00152E90">
        <w:t>о</w:t>
      </w:r>
      <w:r w:rsidRPr="00152E90">
        <w:t>мышле</w:t>
      </w:r>
      <w:r w:rsidRPr="00152E90">
        <w:t>н</w:t>
      </w:r>
      <w:r w:rsidRPr="00152E90">
        <w:t>ностью</w:t>
      </w:r>
      <w:r>
        <w:t xml:space="preserve"> </w:t>
      </w:r>
      <w:r w:rsidRPr="00152E90">
        <w:t>и,</w:t>
      </w:r>
      <w:r>
        <w:t xml:space="preserve"> </w:t>
      </w:r>
      <w:r w:rsidRPr="00152E90">
        <w:t>позднее, сельским хозяйством.</w:t>
      </w:r>
      <w:r>
        <w:t xml:space="preserve"> </w:t>
      </w:r>
    </w:p>
    <w:p w14:paraId="6E719C12" w14:textId="64BB616E" w:rsidR="00D30B85" w:rsidRDefault="00D30B85" w:rsidP="00F509F0">
      <w:pPr>
        <w:pStyle w:val="a5"/>
      </w:pPr>
      <w:r w:rsidRPr="00152E90">
        <w:lastRenderedPageBreak/>
        <w:t>Если народы западных стран хотят по-настоящему помочь русскому</w:t>
      </w:r>
      <w:r>
        <w:t xml:space="preserve"> </w:t>
      </w:r>
      <w:r w:rsidRPr="00152E90">
        <w:t>народу,</w:t>
      </w:r>
      <w:r>
        <w:t xml:space="preserve"> </w:t>
      </w:r>
      <w:r w:rsidRPr="00152E90">
        <w:t>они должны научиться понимать и уважать убеждения и принципы</w:t>
      </w:r>
      <w:r>
        <w:t xml:space="preserve"> </w:t>
      </w:r>
      <w:r w:rsidRPr="00152E90">
        <w:t>большевиков.</w:t>
      </w:r>
      <w:r>
        <w:t xml:space="preserve"> </w:t>
      </w:r>
      <w:r w:rsidRPr="00152E90">
        <w:t>До</w:t>
      </w:r>
      <w:r>
        <w:t xml:space="preserve"> </w:t>
      </w:r>
      <w:r w:rsidRPr="00152E90">
        <w:t>сего</w:t>
      </w:r>
      <w:r>
        <w:t xml:space="preserve"> </w:t>
      </w:r>
      <w:r w:rsidRPr="00152E90">
        <w:t>времени</w:t>
      </w:r>
      <w:r>
        <w:t xml:space="preserve"> </w:t>
      </w:r>
      <w:r w:rsidRPr="00152E90">
        <w:t>прав</w:t>
      </w:r>
      <w:r w:rsidRPr="00152E90">
        <w:t>и</w:t>
      </w:r>
      <w:r w:rsidRPr="00152E90">
        <w:t>тельства</w:t>
      </w:r>
      <w:r>
        <w:t xml:space="preserve"> </w:t>
      </w:r>
      <w:r w:rsidRPr="00152E90">
        <w:t>западных</w:t>
      </w:r>
      <w:r>
        <w:t xml:space="preserve"> </w:t>
      </w:r>
      <w:r w:rsidRPr="00152E90">
        <w:t>стран</w:t>
      </w:r>
      <w:r>
        <w:t xml:space="preserve"> </w:t>
      </w:r>
      <w:r w:rsidRPr="00152E90">
        <w:t>самым</w:t>
      </w:r>
      <w:r>
        <w:t xml:space="preserve"> </w:t>
      </w:r>
      <w:r w:rsidRPr="00152E90">
        <w:t>грубым</w:t>
      </w:r>
      <w:r>
        <w:t xml:space="preserve"> </w:t>
      </w:r>
      <w:r w:rsidRPr="00152E90">
        <w:t>образом</w:t>
      </w:r>
      <w:r>
        <w:t xml:space="preserve"> </w:t>
      </w:r>
      <w:r w:rsidRPr="00152E90">
        <w:t>игнорировали эти убеждения и принципы. Советское</w:t>
      </w:r>
      <w:r>
        <w:t xml:space="preserve"> </w:t>
      </w:r>
      <w:r w:rsidRPr="00152E90">
        <w:t>правительство,</w:t>
      </w:r>
      <w:r>
        <w:t xml:space="preserve"> </w:t>
      </w:r>
      <w:r w:rsidRPr="00152E90">
        <w:t>как</w:t>
      </w:r>
      <w:r>
        <w:t xml:space="preserve"> </w:t>
      </w:r>
      <w:r w:rsidRPr="00152E90">
        <w:t>оно</w:t>
      </w:r>
      <w:r>
        <w:t xml:space="preserve"> </w:t>
      </w:r>
      <w:r w:rsidRPr="00152E90">
        <w:t>само о том заявляет,</w:t>
      </w:r>
      <w:r>
        <w:t xml:space="preserve"> — </w:t>
      </w:r>
      <w:r w:rsidRPr="00152E90">
        <w:t>коммунистическо</w:t>
      </w:r>
      <w:r>
        <w:t>е правительство, и оно полно твё</w:t>
      </w:r>
      <w:r w:rsidRPr="00152E90">
        <w:t>рдой</w:t>
      </w:r>
      <w:r>
        <w:t xml:space="preserve"> </w:t>
      </w:r>
      <w:r w:rsidRPr="00152E90">
        <w:t>решимости строить свою деятельность на принц</w:t>
      </w:r>
      <w:r w:rsidRPr="00152E90">
        <w:t>и</w:t>
      </w:r>
      <w:r w:rsidRPr="00152E90">
        <w:t>пах коммунизма. Оно</w:t>
      </w:r>
      <w:r>
        <w:t xml:space="preserve"> </w:t>
      </w:r>
      <w:r w:rsidRPr="00152E90">
        <w:t>отменило</w:t>
      </w:r>
      <w:r>
        <w:t xml:space="preserve"> </w:t>
      </w:r>
      <w:r w:rsidRPr="00152E90">
        <w:t>частную собственность и частную торговлю</w:t>
      </w:r>
      <w:r>
        <w:t xml:space="preserve"> </w:t>
      </w:r>
      <w:r w:rsidRPr="00152E90">
        <w:t>в</w:t>
      </w:r>
      <w:r>
        <w:t xml:space="preserve"> </w:t>
      </w:r>
      <w:r w:rsidRPr="00152E90">
        <w:t>России</w:t>
      </w:r>
      <w:r>
        <w:t xml:space="preserve"> </w:t>
      </w:r>
      <w:r w:rsidRPr="00152E90">
        <w:t>не</w:t>
      </w:r>
      <w:r>
        <w:t xml:space="preserve"> </w:t>
      </w:r>
      <w:r w:rsidRPr="00152E90">
        <w:t>из</w:t>
      </w:r>
      <w:r>
        <w:t xml:space="preserve"> </w:t>
      </w:r>
      <w:r w:rsidRPr="00152E90">
        <w:t>конъюнктурных</w:t>
      </w:r>
      <w:r>
        <w:t xml:space="preserve"> </w:t>
      </w:r>
      <w:r w:rsidRPr="00152E90">
        <w:t>соображений, а потому, что считало это справедливым; и во всей</w:t>
      </w:r>
      <w:r>
        <w:t xml:space="preserve"> </w:t>
      </w:r>
      <w:r w:rsidRPr="00152E90">
        <w:t>России</w:t>
      </w:r>
      <w:r>
        <w:t xml:space="preserve"> </w:t>
      </w:r>
      <w:r w:rsidRPr="00152E90">
        <w:t>не</w:t>
      </w:r>
      <w:r>
        <w:t xml:space="preserve"> </w:t>
      </w:r>
      <w:r w:rsidRPr="00152E90">
        <w:t>осталось сейчас лиц и организаций, занимающихся торговлей, с</w:t>
      </w:r>
      <w:r>
        <w:t xml:space="preserve"> </w:t>
      </w:r>
      <w:r w:rsidRPr="00152E90">
        <w:t>которыми</w:t>
      </w:r>
      <w:r>
        <w:t xml:space="preserve"> </w:t>
      </w:r>
      <w:r w:rsidRPr="00152E90">
        <w:t>мы</w:t>
      </w:r>
      <w:r>
        <w:t xml:space="preserve"> </w:t>
      </w:r>
      <w:r w:rsidRPr="00152E90">
        <w:t>могли бы вести дела на основе обычаев и норм</w:t>
      </w:r>
      <w:r>
        <w:t xml:space="preserve"> </w:t>
      </w:r>
      <w:r w:rsidRPr="00152E90">
        <w:t>западноевр</w:t>
      </w:r>
      <w:r w:rsidRPr="00152E90">
        <w:t>о</w:t>
      </w:r>
      <w:r w:rsidRPr="00152E90">
        <w:t>пейской</w:t>
      </w:r>
      <w:r>
        <w:t xml:space="preserve"> </w:t>
      </w:r>
      <w:r w:rsidRPr="00152E90">
        <w:t>торговой</w:t>
      </w:r>
      <w:r>
        <w:t xml:space="preserve"> </w:t>
      </w:r>
      <w:r w:rsidRPr="00152E90">
        <w:t>практики. Нам следует понять,</w:t>
      </w:r>
      <w:r>
        <w:t xml:space="preserve"> </w:t>
      </w:r>
      <w:r w:rsidRPr="00152E90">
        <w:t>что</w:t>
      </w:r>
      <w:r>
        <w:t xml:space="preserve"> </w:t>
      </w:r>
      <w:r w:rsidRPr="00152E90">
        <w:t>большев</w:t>
      </w:r>
      <w:r w:rsidRPr="00152E90">
        <w:t>и</w:t>
      </w:r>
      <w:r w:rsidRPr="00152E90">
        <w:t>стское</w:t>
      </w:r>
      <w:r>
        <w:t xml:space="preserve"> </w:t>
      </w:r>
      <w:r w:rsidRPr="00152E90">
        <w:t>правительство</w:t>
      </w:r>
      <w:r>
        <w:t xml:space="preserve"> </w:t>
      </w:r>
      <w:r w:rsidRPr="00152E90">
        <w:t>в</w:t>
      </w:r>
      <w:r>
        <w:t xml:space="preserve"> </w:t>
      </w:r>
      <w:r w:rsidRPr="00152E90">
        <w:t>силу</w:t>
      </w:r>
      <w:r>
        <w:t xml:space="preserve"> </w:t>
      </w:r>
      <w:r w:rsidRPr="00152E90">
        <w:t>самой своей природы испытывает</w:t>
      </w:r>
      <w:r>
        <w:t xml:space="preserve"> </w:t>
      </w:r>
      <w:r w:rsidRPr="00152E90">
        <w:t>сильнейшее</w:t>
      </w:r>
      <w:r>
        <w:t xml:space="preserve"> </w:t>
      </w:r>
      <w:r w:rsidRPr="00152E90">
        <w:t>предубеждение</w:t>
      </w:r>
      <w:r>
        <w:t xml:space="preserve"> </w:t>
      </w:r>
      <w:r w:rsidRPr="00152E90">
        <w:t>против</w:t>
      </w:r>
      <w:r>
        <w:t xml:space="preserve"> </w:t>
      </w:r>
      <w:r w:rsidRPr="00152E90">
        <w:t>частных</w:t>
      </w:r>
      <w:r>
        <w:t xml:space="preserve"> </w:t>
      </w:r>
      <w:r w:rsidRPr="00152E90">
        <w:t>предпринимателей и торговцев и всегда будет,</w:t>
      </w:r>
      <w:r>
        <w:t xml:space="preserve"> </w:t>
      </w:r>
      <w:r w:rsidRPr="00152E90">
        <w:t>с</w:t>
      </w:r>
      <w:r>
        <w:t xml:space="preserve"> </w:t>
      </w:r>
      <w:r w:rsidRPr="00152E90">
        <w:t>то</w:t>
      </w:r>
      <w:r w:rsidRPr="00152E90">
        <w:t>ч</w:t>
      </w:r>
      <w:r w:rsidRPr="00152E90">
        <w:t>ки</w:t>
      </w:r>
      <w:r>
        <w:t xml:space="preserve"> </w:t>
      </w:r>
      <w:r w:rsidRPr="00152E90">
        <w:t>зрения</w:t>
      </w:r>
      <w:r>
        <w:t xml:space="preserve"> </w:t>
      </w:r>
      <w:r w:rsidRPr="00152E90">
        <w:t>последних,</w:t>
      </w:r>
      <w:r>
        <w:t xml:space="preserve"> </w:t>
      </w:r>
      <w:r w:rsidRPr="00152E90">
        <w:t>обращаться с ними несправедливо</w:t>
      </w:r>
      <w:r>
        <w:t xml:space="preserve"> </w:t>
      </w:r>
      <w:r w:rsidRPr="00152E90">
        <w:t>и</w:t>
      </w:r>
      <w:r>
        <w:t xml:space="preserve"> </w:t>
      </w:r>
      <w:r w:rsidRPr="00152E90">
        <w:t>без</w:t>
      </w:r>
      <w:r>
        <w:t xml:space="preserve"> </w:t>
      </w:r>
      <w:r w:rsidRPr="00152E90">
        <w:t>уважения;</w:t>
      </w:r>
      <w:r>
        <w:t xml:space="preserve"> </w:t>
      </w:r>
      <w:r w:rsidRPr="00152E90">
        <w:t>оно</w:t>
      </w:r>
      <w:r>
        <w:t xml:space="preserve"> </w:t>
      </w:r>
      <w:r w:rsidRPr="00152E90">
        <w:t>всегда</w:t>
      </w:r>
      <w:r>
        <w:t xml:space="preserve"> </w:t>
      </w:r>
      <w:r w:rsidRPr="00152E90">
        <w:t>будет</w:t>
      </w:r>
      <w:r>
        <w:t xml:space="preserve"> </w:t>
      </w:r>
      <w:r w:rsidRPr="00152E90">
        <w:t>не</w:t>
      </w:r>
      <w:r>
        <w:t xml:space="preserve"> </w:t>
      </w:r>
      <w:r w:rsidRPr="00152E90">
        <w:t>дов</w:t>
      </w:r>
      <w:r w:rsidRPr="00152E90">
        <w:t>е</w:t>
      </w:r>
      <w:r w:rsidRPr="00152E90">
        <w:t>рять им и везде, где только возможно, ставить их</w:t>
      </w:r>
      <w:r>
        <w:t xml:space="preserve"> </w:t>
      </w:r>
      <w:r w:rsidRPr="00152E90">
        <w:t>в</w:t>
      </w:r>
      <w:r>
        <w:t xml:space="preserve"> </w:t>
      </w:r>
      <w:r w:rsidRPr="00152E90">
        <w:t>самое</w:t>
      </w:r>
      <w:r>
        <w:t xml:space="preserve"> </w:t>
      </w:r>
      <w:r w:rsidRPr="00152E90">
        <w:t>нев</w:t>
      </w:r>
      <w:r w:rsidRPr="00152E90">
        <w:t>ы</w:t>
      </w:r>
      <w:r w:rsidRPr="00152E90">
        <w:t>годное</w:t>
      </w:r>
      <w:r>
        <w:t xml:space="preserve"> </w:t>
      </w:r>
      <w:r w:rsidRPr="00152E90">
        <w:t>положение. Оно считает их пиратами, а в лучшем случае</w:t>
      </w:r>
      <w:r>
        <w:t xml:space="preserve"> — </w:t>
      </w:r>
      <w:r w:rsidRPr="00152E90">
        <w:t>каперами.</w:t>
      </w:r>
      <w:r w:rsidRPr="00D30B85">
        <w:rPr>
          <w:vertAlign w:val="superscript"/>
        </w:rPr>
        <w:t>[CDLVIII]</w:t>
      </w:r>
      <w:r>
        <w:t xml:space="preserve"> </w:t>
      </w:r>
      <w:r w:rsidRPr="00152E90">
        <w:t>Поэтому</w:t>
      </w:r>
      <w:r>
        <w:t xml:space="preserve"> </w:t>
      </w:r>
      <w:r w:rsidRPr="00152E90">
        <w:t>частным лицам и фирмам нечего и д</w:t>
      </w:r>
      <w:r w:rsidRPr="00152E90">
        <w:t>у</w:t>
      </w:r>
      <w:r w:rsidRPr="00152E90">
        <w:t>мать о торговле с Россией. В этой стране</w:t>
      </w:r>
      <w:r>
        <w:t xml:space="preserve"> </w:t>
      </w:r>
      <w:r w:rsidRPr="00152E90">
        <w:t>есть только одно юр</w:t>
      </w:r>
      <w:r w:rsidRPr="00152E90">
        <w:t>и</w:t>
      </w:r>
      <w:r w:rsidRPr="00152E90">
        <w:t>дическое лицо, которое может предложить западному миру</w:t>
      </w:r>
      <w:r>
        <w:t xml:space="preserve"> </w:t>
      </w:r>
      <w:r w:rsidRPr="00152E90">
        <w:t>нео</w:t>
      </w:r>
      <w:r w:rsidRPr="00152E90">
        <w:t>б</w:t>
      </w:r>
      <w:r w:rsidRPr="00152E90">
        <w:t>ходимые гарантии и с которым можно эффективно вести дела, а</w:t>
      </w:r>
      <w:r>
        <w:t xml:space="preserve"> </w:t>
      </w:r>
      <w:r w:rsidRPr="00152E90">
        <w:t>именно</w:t>
      </w:r>
      <w:r>
        <w:t xml:space="preserve"> — </w:t>
      </w:r>
      <w:r w:rsidRPr="00152E90">
        <w:t>само большевистское правительство, и для этого с</w:t>
      </w:r>
      <w:r w:rsidRPr="00152E90">
        <w:t>у</w:t>
      </w:r>
      <w:r w:rsidRPr="00152E90">
        <w:t>ществует только один путь</w:t>
      </w:r>
      <w:r>
        <w:t xml:space="preserve"> — </w:t>
      </w:r>
      <w:r w:rsidRPr="00152E90">
        <w:t>создать какой-нибудь национал</w:t>
      </w:r>
      <w:r w:rsidRPr="00152E90">
        <w:t>ь</w:t>
      </w:r>
      <w:r w:rsidRPr="00152E90">
        <w:t>ный,</w:t>
      </w:r>
      <w:r>
        <w:t xml:space="preserve"> </w:t>
      </w:r>
      <w:r w:rsidRPr="00152E90">
        <w:t>а</w:t>
      </w:r>
      <w:r>
        <w:t xml:space="preserve"> ещё </w:t>
      </w:r>
      <w:r w:rsidRPr="00152E90">
        <w:t>лучше</w:t>
      </w:r>
      <w:r>
        <w:t xml:space="preserve"> </w:t>
      </w:r>
      <w:r w:rsidRPr="00152E90">
        <w:t>международный</w:t>
      </w:r>
      <w:r>
        <w:t xml:space="preserve"> </w:t>
      </w:r>
      <w:r w:rsidRPr="00152E90">
        <w:t>трест.</w:t>
      </w:r>
      <w:r>
        <w:t xml:space="preserve"> </w:t>
      </w:r>
      <w:r w:rsidRPr="00152E90">
        <w:t>Такой трест, который представлял бы одно или несколько гос</w:t>
      </w:r>
      <w:r w:rsidRPr="00152E90">
        <w:t>у</w:t>
      </w:r>
      <w:r w:rsidRPr="00152E90">
        <w:t>дарств</w:t>
      </w:r>
      <w:r>
        <w:t xml:space="preserve"> </w:t>
      </w:r>
      <w:r w:rsidRPr="00152E90">
        <w:t>и</w:t>
      </w:r>
      <w:r>
        <w:t xml:space="preserve"> </w:t>
      </w:r>
      <w:r w:rsidRPr="00152E90">
        <w:t>даже</w:t>
      </w:r>
      <w:r>
        <w:t xml:space="preserve"> </w:t>
      </w:r>
      <w:r w:rsidRPr="00152E90">
        <w:t>был бы номинально связан с Лигой Наций, мог бы иметь дело с больш</w:t>
      </w:r>
      <w:r w:rsidRPr="00152E90">
        <w:t>е</w:t>
      </w:r>
      <w:r w:rsidRPr="00152E90">
        <w:t>вистским</w:t>
      </w:r>
      <w:r>
        <w:t xml:space="preserve"> </w:t>
      </w:r>
      <w:r w:rsidRPr="00152E90">
        <w:t>правительством</w:t>
      </w:r>
      <w:r>
        <w:t xml:space="preserve"> </w:t>
      </w:r>
      <w:r w:rsidRPr="00152E90">
        <w:t>на</w:t>
      </w:r>
      <w:r>
        <w:t xml:space="preserve"> </w:t>
      </w:r>
      <w:r w:rsidRPr="00152E90">
        <w:t>равных</w:t>
      </w:r>
      <w:r>
        <w:t xml:space="preserve"> </w:t>
      </w:r>
      <w:r w:rsidRPr="00152E90">
        <w:t>началах.</w:t>
      </w:r>
      <w:r>
        <w:t xml:space="preserve"> </w:t>
      </w:r>
      <w:r w:rsidRPr="00152E90">
        <w:t>Ему</w:t>
      </w:r>
      <w:r>
        <w:t xml:space="preserve"> </w:t>
      </w:r>
      <w:r w:rsidRPr="00152E90">
        <w:t>пришлось</w:t>
      </w:r>
      <w:r>
        <w:t xml:space="preserve"> </w:t>
      </w:r>
      <w:r w:rsidRPr="00152E90">
        <w:t>бы</w:t>
      </w:r>
      <w:r>
        <w:t xml:space="preserve"> </w:t>
      </w:r>
      <w:r w:rsidRPr="00152E90">
        <w:t>признать</w:t>
      </w:r>
      <w:r>
        <w:t xml:space="preserve"> </w:t>
      </w:r>
      <w:r w:rsidRPr="00152E90">
        <w:t>это</w:t>
      </w:r>
      <w:r>
        <w:t xml:space="preserve"> </w:t>
      </w:r>
      <w:r w:rsidRPr="00152E90">
        <w:t>правительство и вместе с ним</w:t>
      </w:r>
      <w:r>
        <w:t xml:space="preserve"> </w:t>
      </w:r>
      <w:r w:rsidRPr="00152E90">
        <w:t>приняться</w:t>
      </w:r>
      <w:r>
        <w:t xml:space="preserve"> </w:t>
      </w:r>
      <w:r w:rsidRPr="00152E90">
        <w:t>за</w:t>
      </w:r>
      <w:r>
        <w:t xml:space="preserve"> </w:t>
      </w:r>
      <w:r w:rsidRPr="00152E90">
        <w:t>разр</w:t>
      </w:r>
      <w:r w:rsidRPr="00152E90">
        <w:t>е</w:t>
      </w:r>
      <w:r w:rsidRPr="00152E90">
        <w:t>шение</w:t>
      </w:r>
      <w:r>
        <w:t xml:space="preserve"> </w:t>
      </w:r>
      <w:r w:rsidRPr="00152E90">
        <w:t>назревшей</w:t>
      </w:r>
      <w:r>
        <w:t xml:space="preserve"> </w:t>
      </w:r>
      <w:r w:rsidRPr="00152E90">
        <w:t>задачи</w:t>
      </w:r>
      <w:r>
        <w:t xml:space="preserve"> </w:t>
      </w:r>
      <w:r w:rsidRPr="00152E90">
        <w:t>создания материальной основы</w:t>
      </w:r>
      <w:r>
        <w:t xml:space="preserve"> </w:t>
      </w:r>
      <w:r w:rsidRPr="00152E90">
        <w:t>для</w:t>
      </w:r>
      <w:r>
        <w:t xml:space="preserve"> </w:t>
      </w:r>
      <w:r w:rsidRPr="00152E90">
        <w:t>во</w:t>
      </w:r>
      <w:r w:rsidRPr="00152E90">
        <w:t>с</w:t>
      </w:r>
      <w:r w:rsidRPr="00152E90">
        <w:t>становления</w:t>
      </w:r>
      <w:r>
        <w:t xml:space="preserve"> </w:t>
      </w:r>
      <w:r w:rsidRPr="00152E90">
        <w:t>условий</w:t>
      </w:r>
      <w:r>
        <w:t xml:space="preserve"> </w:t>
      </w:r>
      <w:r w:rsidRPr="00152E90">
        <w:t>цивилизованной</w:t>
      </w:r>
      <w:r>
        <w:t xml:space="preserve"> </w:t>
      </w:r>
      <w:r w:rsidRPr="00152E90">
        <w:t>жизни в европейской и аз</w:t>
      </w:r>
      <w:r w:rsidRPr="00152E90">
        <w:t>и</w:t>
      </w:r>
      <w:r w:rsidRPr="00152E90">
        <w:t>атской частях России. По своей общей структуре он</w:t>
      </w:r>
      <w:r>
        <w:t xml:space="preserve"> </w:t>
      </w:r>
      <w:r w:rsidRPr="00152E90">
        <w:t>должен</w:t>
      </w:r>
      <w:r>
        <w:t xml:space="preserve"> </w:t>
      </w:r>
      <w:r w:rsidRPr="00152E90">
        <w:t>п</w:t>
      </w:r>
      <w:r w:rsidRPr="00152E90">
        <w:t>о</w:t>
      </w:r>
      <w:r w:rsidRPr="00152E90">
        <w:t>ходить</w:t>
      </w:r>
      <w:r>
        <w:t xml:space="preserve"> </w:t>
      </w:r>
      <w:r w:rsidRPr="00152E90">
        <w:t>на</w:t>
      </w:r>
      <w:r>
        <w:t xml:space="preserve"> </w:t>
      </w:r>
      <w:r w:rsidRPr="00152E90">
        <w:t>один</w:t>
      </w:r>
      <w:r>
        <w:t xml:space="preserve"> </w:t>
      </w:r>
      <w:r w:rsidRPr="00152E90">
        <w:t>из</w:t>
      </w:r>
      <w:r>
        <w:t xml:space="preserve"> </w:t>
      </w:r>
      <w:r w:rsidRPr="00152E90">
        <w:t>тех</w:t>
      </w:r>
      <w:r>
        <w:t xml:space="preserve"> </w:t>
      </w:r>
      <w:r w:rsidRPr="00152E90">
        <w:t>крупных</w:t>
      </w:r>
      <w:r>
        <w:t xml:space="preserve"> </w:t>
      </w:r>
      <w:r w:rsidRPr="00152E90">
        <w:t>закупочно-распределительных</w:t>
      </w:r>
      <w:r>
        <w:t xml:space="preserve"> </w:t>
      </w:r>
      <w:r w:rsidRPr="00152E90">
        <w:t>трестов, которые сыграли такую важную роль в жизни европе</w:t>
      </w:r>
      <w:r w:rsidRPr="00152E90">
        <w:t>й</w:t>
      </w:r>
      <w:r w:rsidRPr="00152E90">
        <w:t>ских</w:t>
      </w:r>
      <w:r>
        <w:t xml:space="preserve"> </w:t>
      </w:r>
      <w:r w:rsidRPr="00152E90">
        <w:t>государств</w:t>
      </w:r>
      <w:r>
        <w:t xml:space="preserve"> </w:t>
      </w:r>
      <w:r w:rsidRPr="00152E90">
        <w:t>во</w:t>
      </w:r>
      <w:r>
        <w:t xml:space="preserve"> </w:t>
      </w:r>
      <w:r w:rsidRPr="00152E90">
        <w:t>время</w:t>
      </w:r>
      <w:r>
        <w:t xml:space="preserve"> </w:t>
      </w:r>
      <w:r w:rsidRPr="00152E90">
        <w:t>мировой</w:t>
      </w:r>
      <w:r>
        <w:t xml:space="preserve"> </w:t>
      </w:r>
      <w:r w:rsidRPr="00152E90">
        <w:t>войны.</w:t>
      </w:r>
      <w:r>
        <w:t xml:space="preserve"> </w:t>
      </w:r>
      <w:r w:rsidRPr="00152E90">
        <w:t>Этот</w:t>
      </w:r>
      <w:r>
        <w:t xml:space="preserve"> </w:t>
      </w:r>
      <w:r w:rsidRPr="00152E90">
        <w:t>трест</w:t>
      </w:r>
      <w:r>
        <w:t xml:space="preserve"> </w:t>
      </w:r>
      <w:r w:rsidRPr="00152E90">
        <w:t>имел</w:t>
      </w:r>
      <w:r>
        <w:t xml:space="preserve"> </w:t>
      </w:r>
      <w:r w:rsidRPr="00152E90">
        <w:t>бы</w:t>
      </w:r>
      <w:r>
        <w:t xml:space="preserve"> </w:t>
      </w:r>
      <w:r w:rsidRPr="00152E90">
        <w:t>дело</w:t>
      </w:r>
      <w:r>
        <w:t xml:space="preserve"> </w:t>
      </w:r>
      <w:r w:rsidRPr="00152E90">
        <w:t>с</w:t>
      </w:r>
      <w:r>
        <w:t xml:space="preserve"> </w:t>
      </w:r>
      <w:r w:rsidRPr="00152E90">
        <w:t>отдельными</w:t>
      </w:r>
      <w:r>
        <w:t xml:space="preserve"> </w:t>
      </w:r>
      <w:r w:rsidRPr="00152E90">
        <w:t xml:space="preserve">промышленниками, а большевистское </w:t>
      </w:r>
      <w:r w:rsidRPr="00152E90">
        <w:lastRenderedPageBreak/>
        <w:t>прав</w:t>
      </w:r>
      <w:r w:rsidRPr="00152E90">
        <w:t>и</w:t>
      </w:r>
      <w:r w:rsidRPr="00152E90">
        <w:t>тельство, со своей</w:t>
      </w:r>
      <w:r>
        <w:t xml:space="preserve"> </w:t>
      </w:r>
      <w:r w:rsidRPr="00152E90">
        <w:t>стороны,</w:t>
      </w:r>
      <w:r>
        <w:t xml:space="preserve"> </w:t>
      </w:r>
      <w:r w:rsidRPr="00152E90">
        <w:t>имело</w:t>
      </w:r>
      <w:r>
        <w:t xml:space="preserve"> </w:t>
      </w:r>
      <w:r w:rsidRPr="00152E90">
        <w:t>бы дело с населением России; за короткое время он мог бы стать</w:t>
      </w:r>
      <w:r>
        <w:t xml:space="preserve"> </w:t>
      </w:r>
      <w:r w:rsidRPr="00152E90">
        <w:t>сове</w:t>
      </w:r>
      <w:r w:rsidRPr="00152E90">
        <w:t>р</w:t>
      </w:r>
      <w:r w:rsidRPr="00152E90">
        <w:t>шенно</w:t>
      </w:r>
      <w:r>
        <w:t xml:space="preserve"> </w:t>
      </w:r>
      <w:r w:rsidRPr="00152E90">
        <w:t>незаменимым для большевистского правительства. Только по такому пути может</w:t>
      </w:r>
      <w:r>
        <w:t xml:space="preserve"> </w:t>
      </w:r>
      <w:r w:rsidRPr="00152E90">
        <w:t>развиваться торговля капиталистического</w:t>
      </w:r>
      <w:r>
        <w:t xml:space="preserve"> </w:t>
      </w:r>
      <w:r w:rsidRPr="00152E90">
        <w:t>государства</w:t>
      </w:r>
      <w:r>
        <w:t xml:space="preserve"> </w:t>
      </w:r>
      <w:r w:rsidRPr="00152E90">
        <w:t>с</w:t>
      </w:r>
      <w:r>
        <w:t xml:space="preserve"> </w:t>
      </w:r>
      <w:r w:rsidRPr="00152E90">
        <w:t>коммун</w:t>
      </w:r>
      <w:r w:rsidRPr="00152E90">
        <w:t>и</w:t>
      </w:r>
      <w:r w:rsidRPr="00152E90">
        <w:t>стическим.</w:t>
      </w:r>
      <w:r>
        <w:t xml:space="preserve"> </w:t>
      </w:r>
      <w:r w:rsidRPr="00152E90">
        <w:t>Все попытки, которые делались в прошлом году и</w:t>
      </w:r>
      <w:r>
        <w:t xml:space="preserve"> </w:t>
      </w:r>
      <w:r w:rsidRPr="00152E90">
        <w:t>раньше,</w:t>
      </w:r>
      <w:r>
        <w:t xml:space="preserve"> </w:t>
      </w:r>
      <w:r w:rsidRPr="00152E90">
        <w:t>найти</w:t>
      </w:r>
      <w:r>
        <w:t xml:space="preserve"> </w:t>
      </w:r>
      <w:r w:rsidRPr="00152E90">
        <w:t>какой-либо</w:t>
      </w:r>
      <w:r>
        <w:t xml:space="preserve"> </w:t>
      </w:r>
      <w:r w:rsidRPr="00152E90">
        <w:t>способ вести частную торговлю</w:t>
      </w:r>
      <w:r>
        <w:t xml:space="preserve"> </w:t>
      </w:r>
      <w:r w:rsidRPr="00152E90">
        <w:t>с</w:t>
      </w:r>
      <w:r>
        <w:t xml:space="preserve"> </w:t>
      </w:r>
      <w:r w:rsidRPr="00152E90">
        <w:t>Ро</w:t>
      </w:r>
      <w:r w:rsidRPr="00152E90">
        <w:t>с</w:t>
      </w:r>
      <w:r w:rsidRPr="00152E90">
        <w:t>сией</w:t>
      </w:r>
      <w:r>
        <w:t xml:space="preserve"> </w:t>
      </w:r>
      <w:r w:rsidRPr="00152E90">
        <w:t>без</w:t>
      </w:r>
      <w:r>
        <w:t xml:space="preserve"> </w:t>
      </w:r>
      <w:r w:rsidRPr="00152E90">
        <w:t>признания</w:t>
      </w:r>
      <w:r>
        <w:t xml:space="preserve"> </w:t>
      </w:r>
      <w:r w:rsidRPr="00152E90">
        <w:t>большевистского</w:t>
      </w:r>
      <w:r>
        <w:t xml:space="preserve"> </w:t>
      </w:r>
      <w:r w:rsidRPr="00152E90">
        <w:t>правительства, были с</w:t>
      </w:r>
      <w:r>
        <w:t xml:space="preserve"> </w:t>
      </w:r>
      <w:r w:rsidRPr="00152E90">
        <w:t>сам</w:t>
      </w:r>
      <w:r w:rsidRPr="00152E90">
        <w:t>о</w:t>
      </w:r>
      <w:r w:rsidRPr="00152E90">
        <w:t>го</w:t>
      </w:r>
      <w:r>
        <w:t xml:space="preserve"> </w:t>
      </w:r>
      <w:r w:rsidRPr="00152E90">
        <w:t>начала</w:t>
      </w:r>
      <w:r>
        <w:t xml:space="preserve"> </w:t>
      </w:r>
      <w:r w:rsidRPr="00152E90">
        <w:t>столь</w:t>
      </w:r>
      <w:r>
        <w:t xml:space="preserve"> </w:t>
      </w:r>
      <w:r w:rsidRPr="00152E90">
        <w:t>же</w:t>
      </w:r>
      <w:r>
        <w:t xml:space="preserve"> безнадё</w:t>
      </w:r>
      <w:r w:rsidRPr="00152E90">
        <w:t>жны,</w:t>
      </w:r>
      <w:r>
        <w:t xml:space="preserve"> </w:t>
      </w:r>
      <w:r w:rsidRPr="00152E90">
        <w:t>как</w:t>
      </w:r>
      <w:r>
        <w:t xml:space="preserve"> </w:t>
      </w:r>
      <w:r w:rsidRPr="00152E90">
        <w:t>поиски</w:t>
      </w:r>
      <w:r>
        <w:t xml:space="preserve"> </w:t>
      </w:r>
      <w:r w:rsidRPr="00152E90">
        <w:t>северо-запа</w:t>
      </w:r>
      <w:r>
        <w:t>дного пути из Англии в Индию</w:t>
      </w:r>
      <w:r w:rsidRPr="00D30B85">
        <w:rPr>
          <w:vertAlign w:val="superscript"/>
        </w:rPr>
        <w:t>[CDLIX]</w:t>
      </w:r>
      <w:r>
        <w:t>. Лё</w:t>
      </w:r>
      <w:r w:rsidRPr="00152E90">
        <w:t>д непреодолим.</w:t>
      </w:r>
      <w:r>
        <w:t xml:space="preserve"> </w:t>
      </w:r>
    </w:p>
    <w:p w14:paraId="177D3E73" w14:textId="77777777" w:rsidR="00D30B85" w:rsidRDefault="00D30B85" w:rsidP="00F509F0">
      <w:pPr>
        <w:pStyle w:val="a5"/>
      </w:pPr>
      <w:r w:rsidRPr="00152E90">
        <w:t>Любая страна или группа стран,</w:t>
      </w:r>
      <w:r>
        <w:t xml:space="preserve"> </w:t>
      </w:r>
      <w:r w:rsidRPr="00152E90">
        <w:t>обладающая</w:t>
      </w:r>
      <w:r>
        <w:t xml:space="preserve"> </w:t>
      </w:r>
      <w:r w:rsidRPr="00152E90">
        <w:t>достаточными</w:t>
      </w:r>
      <w:r>
        <w:t xml:space="preserve"> </w:t>
      </w:r>
      <w:r w:rsidRPr="00152E90">
        <w:t>промышленными</w:t>
      </w:r>
      <w:r>
        <w:t xml:space="preserve"> </w:t>
      </w:r>
      <w:r w:rsidRPr="00152E90">
        <w:t>ресурсами, котор</w:t>
      </w:r>
      <w:r>
        <w:t>ая пойдё</w:t>
      </w:r>
      <w:r w:rsidRPr="00152E90">
        <w:t>т</w:t>
      </w:r>
      <w:r>
        <w:t xml:space="preserve"> </w:t>
      </w:r>
      <w:r w:rsidRPr="00152E90">
        <w:t>на</w:t>
      </w:r>
      <w:r>
        <w:t xml:space="preserve"> </w:t>
      </w:r>
      <w:r w:rsidRPr="00152E90">
        <w:t>признание</w:t>
      </w:r>
      <w:r>
        <w:t xml:space="preserve"> </w:t>
      </w:r>
      <w:r w:rsidRPr="00152E90">
        <w:t>бол</w:t>
      </w:r>
      <w:r w:rsidRPr="00152E90">
        <w:t>ь</w:t>
      </w:r>
      <w:r w:rsidRPr="00152E90">
        <w:t>шевистской</w:t>
      </w:r>
      <w:r>
        <w:t xml:space="preserve"> </w:t>
      </w:r>
      <w:r w:rsidRPr="00152E90">
        <w:t>России</w:t>
      </w:r>
      <w:r>
        <w:t xml:space="preserve"> </w:t>
      </w:r>
      <w:r w:rsidRPr="00152E90">
        <w:t>и</w:t>
      </w:r>
      <w:r>
        <w:t xml:space="preserve"> </w:t>
      </w:r>
      <w:r w:rsidRPr="00152E90">
        <w:t>будет</w:t>
      </w:r>
      <w:r>
        <w:t xml:space="preserve"> </w:t>
      </w:r>
      <w:r w:rsidRPr="00152E90">
        <w:t>оказывать ей помощь, неизбежно станет опорой, правой</w:t>
      </w:r>
      <w:r>
        <w:t xml:space="preserve"> </w:t>
      </w:r>
      <w:r w:rsidRPr="00152E90">
        <w:t>рукой</w:t>
      </w:r>
      <w:r>
        <w:t xml:space="preserve"> </w:t>
      </w:r>
      <w:r w:rsidRPr="00152E90">
        <w:t>и</w:t>
      </w:r>
      <w:r>
        <w:t xml:space="preserve"> </w:t>
      </w:r>
      <w:r w:rsidRPr="00152E90">
        <w:t>советником</w:t>
      </w:r>
      <w:r>
        <w:t xml:space="preserve"> </w:t>
      </w:r>
      <w:r w:rsidRPr="00152E90">
        <w:t>большевистского</w:t>
      </w:r>
      <w:r>
        <w:t xml:space="preserve"> </w:t>
      </w:r>
      <w:r w:rsidRPr="00152E90">
        <w:t>пр</w:t>
      </w:r>
      <w:r w:rsidRPr="00152E90">
        <w:t>а</w:t>
      </w:r>
      <w:r w:rsidRPr="00152E90">
        <w:t>вительства.</w:t>
      </w:r>
      <w:r>
        <w:t xml:space="preserve"> </w:t>
      </w:r>
      <w:r w:rsidRPr="00152E90">
        <w:t>Она</w:t>
      </w:r>
      <w:r>
        <w:t xml:space="preserve"> </w:t>
      </w:r>
      <w:r w:rsidRPr="00152E90">
        <w:t>будет</w:t>
      </w:r>
      <w:r>
        <w:t xml:space="preserve"> </w:t>
      </w:r>
      <w:r w:rsidRPr="00152E90">
        <w:t>воздействовать</w:t>
      </w:r>
      <w:r>
        <w:t xml:space="preserve"> </w:t>
      </w:r>
      <w:r w:rsidRPr="00152E90">
        <w:t>на</w:t>
      </w:r>
      <w:r>
        <w:t xml:space="preserve"> </w:t>
      </w:r>
      <w:r w:rsidRPr="00152E90">
        <w:t>это</w:t>
      </w:r>
      <w:r>
        <w:t xml:space="preserve"> </w:t>
      </w:r>
      <w:r w:rsidRPr="00152E90">
        <w:t>правительство и, в свою очередь,</w:t>
      </w:r>
      <w:r>
        <w:t xml:space="preserve"> </w:t>
      </w:r>
      <w:r w:rsidRPr="00152E90">
        <w:t>подвергаться</w:t>
      </w:r>
      <w:r>
        <w:t xml:space="preserve"> </w:t>
      </w:r>
      <w:r w:rsidRPr="00152E90">
        <w:t>его</w:t>
      </w:r>
      <w:r>
        <w:t xml:space="preserve"> </w:t>
      </w:r>
      <w:r w:rsidRPr="00152E90">
        <w:t>воздействию.</w:t>
      </w:r>
      <w:r>
        <w:t xml:space="preserve"> </w:t>
      </w:r>
      <w:r w:rsidRPr="00152E90">
        <w:t>Страны,</w:t>
      </w:r>
      <w:r>
        <w:t xml:space="preserve"> </w:t>
      </w:r>
      <w:r w:rsidRPr="00152E90">
        <w:t>входящие в такой трест, станут более склонны к методам коллективизма, а</w:t>
      </w:r>
      <w:r>
        <w:t xml:space="preserve"> </w:t>
      </w:r>
      <w:r w:rsidRPr="00152E90">
        <w:t>с</w:t>
      </w:r>
      <w:r>
        <w:t xml:space="preserve"> </w:t>
      </w:r>
      <w:r w:rsidRPr="00152E90">
        <w:t>другой</w:t>
      </w:r>
      <w:r>
        <w:t xml:space="preserve"> </w:t>
      </w:r>
      <w:r w:rsidRPr="00152E90">
        <w:t>стороны,</w:t>
      </w:r>
      <w:r>
        <w:t xml:space="preserve"> </w:t>
      </w:r>
      <w:r w:rsidRPr="00152E90">
        <w:t>строгости,</w:t>
      </w:r>
      <w:r>
        <w:t xml:space="preserve"> </w:t>
      </w:r>
      <w:r w:rsidRPr="00152E90">
        <w:t>налагаемые</w:t>
      </w:r>
      <w:r>
        <w:t xml:space="preserve"> </w:t>
      </w:r>
      <w:r w:rsidRPr="00152E90">
        <w:t>крайним</w:t>
      </w:r>
      <w:r>
        <w:t xml:space="preserve"> </w:t>
      </w:r>
      <w:r w:rsidRPr="00152E90">
        <w:t>коммунизмом</w:t>
      </w:r>
      <w:r>
        <w:t xml:space="preserve"> </w:t>
      </w:r>
      <w:r w:rsidRPr="00152E90">
        <w:t>в</w:t>
      </w:r>
      <w:r>
        <w:t xml:space="preserve"> </w:t>
      </w:r>
      <w:r w:rsidRPr="00152E90">
        <w:t>России,</w:t>
      </w:r>
      <w:r>
        <w:t xml:space="preserve"> </w:t>
      </w:r>
      <w:r w:rsidRPr="00152E90">
        <w:t>вероятно, значительно смягчатся под их влиянием.</w:t>
      </w:r>
      <w:r>
        <w:t xml:space="preserve"> </w:t>
      </w:r>
    </w:p>
    <w:p w14:paraId="3AD1886F" w14:textId="002311AF" w:rsidR="00D30B85" w:rsidRDefault="00D30B85" w:rsidP="00F509F0">
      <w:pPr>
        <w:pStyle w:val="a5"/>
      </w:pPr>
      <w:r>
        <w:t>Соединё</w:t>
      </w:r>
      <w:r w:rsidRPr="00152E90">
        <w:t>нные Штаты Америки</w:t>
      </w:r>
      <w:r>
        <w:t xml:space="preserve"> — </w:t>
      </w:r>
      <w:r w:rsidRPr="00152E90">
        <w:t>единственная держава, к</w:t>
      </w:r>
      <w:r w:rsidRPr="00152E90">
        <w:t>о</w:t>
      </w:r>
      <w:r w:rsidRPr="00152E90">
        <w:t>торая</w:t>
      </w:r>
      <w:r>
        <w:t xml:space="preserve"> </w:t>
      </w:r>
      <w:r w:rsidRPr="00152E90">
        <w:t>может</w:t>
      </w:r>
      <w:r>
        <w:t xml:space="preserve"> </w:t>
      </w:r>
      <w:r w:rsidRPr="00152E90">
        <w:t>взять</w:t>
      </w:r>
      <w:r>
        <w:t xml:space="preserve"> </w:t>
      </w:r>
      <w:r w:rsidRPr="00152E90">
        <w:t>на себя роль т</w:t>
      </w:r>
      <w:r w:rsidRPr="00152E90">
        <w:t>а</w:t>
      </w:r>
      <w:r w:rsidRPr="00152E90">
        <w:t>кого спасителя, являющегося в последнюю минуту. Вот</w:t>
      </w:r>
      <w:r>
        <w:t xml:space="preserve"> </w:t>
      </w:r>
      <w:r w:rsidRPr="00152E90">
        <w:t>почему</w:t>
      </w:r>
      <w:r>
        <w:t xml:space="preserve"> </w:t>
      </w:r>
      <w:r w:rsidRPr="00152E90">
        <w:t>дело,</w:t>
      </w:r>
      <w:r>
        <w:t xml:space="preserve"> </w:t>
      </w:r>
      <w:r w:rsidRPr="00152E90">
        <w:t>которое</w:t>
      </w:r>
      <w:r>
        <w:t xml:space="preserve"> </w:t>
      </w:r>
      <w:r w:rsidRPr="00152E90">
        <w:t>замыслил</w:t>
      </w:r>
      <w:r>
        <w:t xml:space="preserve"> </w:t>
      </w:r>
      <w:r w:rsidRPr="00152E90">
        <w:t>пре</w:t>
      </w:r>
      <w:r w:rsidRPr="00152E90">
        <w:t>д</w:t>
      </w:r>
      <w:r w:rsidRPr="00152E90">
        <w:t>приимчивый</w:t>
      </w:r>
      <w:r>
        <w:t xml:space="preserve"> </w:t>
      </w:r>
      <w:r w:rsidRPr="00152E90">
        <w:t>и</w:t>
      </w:r>
      <w:r>
        <w:t xml:space="preserve"> </w:t>
      </w:r>
      <w:r w:rsidRPr="00152E90">
        <w:t>не</w:t>
      </w:r>
      <w:r>
        <w:t xml:space="preserve"> лишё</w:t>
      </w:r>
      <w:r w:rsidRPr="00152E90">
        <w:t>нный</w:t>
      </w:r>
      <w:r>
        <w:t xml:space="preserve"> </w:t>
      </w:r>
      <w:r w:rsidRPr="00152E90">
        <w:t>воображения</w:t>
      </w:r>
      <w:r>
        <w:t xml:space="preserve"> </w:t>
      </w:r>
      <w:r w:rsidRPr="00152E90">
        <w:t>г.</w:t>
      </w:r>
      <w:r>
        <w:t> </w:t>
      </w:r>
      <w:r w:rsidRPr="00152E90">
        <w:t>Вандерлип</w:t>
      </w:r>
      <w:r w:rsidRPr="00D30B85">
        <w:rPr>
          <w:vertAlign w:val="superscript"/>
        </w:rPr>
        <w:t>[CDLX]</w:t>
      </w:r>
      <w:r w:rsidRPr="00152E90">
        <w:t>, пре</w:t>
      </w:r>
      <w:r w:rsidRPr="00152E90">
        <w:t>д</w:t>
      </w:r>
      <w:r w:rsidRPr="00152E90">
        <w:t>ставляется мне</w:t>
      </w:r>
      <w:r>
        <w:t xml:space="preserve"> </w:t>
      </w:r>
      <w:r w:rsidRPr="00152E90">
        <w:t>весьма</w:t>
      </w:r>
      <w:r>
        <w:t xml:space="preserve"> </w:t>
      </w:r>
      <w:r w:rsidRPr="00152E90">
        <w:t>знаменательным.</w:t>
      </w:r>
      <w:r>
        <w:t xml:space="preserve"> </w:t>
      </w:r>
      <w:r w:rsidRPr="00152E90">
        <w:t>Я</w:t>
      </w:r>
      <w:r>
        <w:t xml:space="preserve"> </w:t>
      </w:r>
      <w:r w:rsidRPr="00152E90">
        <w:t>сомневаюсь</w:t>
      </w:r>
      <w:r>
        <w:t xml:space="preserve"> </w:t>
      </w:r>
      <w:r w:rsidRPr="00152E90">
        <w:t>в</w:t>
      </w:r>
      <w:r>
        <w:t xml:space="preserve"> </w:t>
      </w:r>
      <w:r w:rsidRPr="00152E90">
        <w:t>полож</w:t>
      </w:r>
      <w:r w:rsidRPr="00152E90">
        <w:t>и</w:t>
      </w:r>
      <w:r w:rsidRPr="00152E90">
        <w:t>тельных результатах</w:t>
      </w:r>
      <w:r>
        <w:t xml:space="preserve"> </w:t>
      </w:r>
      <w:r w:rsidRPr="00152E90">
        <w:t>его</w:t>
      </w:r>
      <w:r>
        <w:t xml:space="preserve"> </w:t>
      </w:r>
      <w:r w:rsidRPr="00152E90">
        <w:t>переговоров;</w:t>
      </w:r>
      <w:r>
        <w:t xml:space="preserve"> </w:t>
      </w:r>
      <w:r w:rsidRPr="00152E90">
        <w:t>возможно,</w:t>
      </w:r>
      <w:r>
        <w:t xml:space="preserve"> </w:t>
      </w:r>
      <w:r w:rsidRPr="00152E90">
        <w:t>они</w:t>
      </w:r>
      <w:r>
        <w:t xml:space="preserve"> </w:t>
      </w:r>
      <w:r w:rsidRPr="00152E90">
        <w:t>представл</w:t>
      </w:r>
      <w:r w:rsidRPr="00152E90">
        <w:t>я</w:t>
      </w:r>
      <w:r w:rsidRPr="00152E90">
        <w:t>ют</w:t>
      </w:r>
      <w:r>
        <w:t xml:space="preserve"> </w:t>
      </w:r>
      <w:r w:rsidRPr="00152E90">
        <w:t>собой лишь начальную стадию обсуждения русской проблемы на</w:t>
      </w:r>
      <w:r>
        <w:t xml:space="preserve"> </w:t>
      </w:r>
      <w:r w:rsidRPr="00152E90">
        <w:t>новой</w:t>
      </w:r>
      <w:r>
        <w:t xml:space="preserve"> </w:t>
      </w:r>
      <w:r w:rsidRPr="00152E90">
        <w:t>основе,</w:t>
      </w:r>
      <w:r>
        <w:t xml:space="preserve"> </w:t>
      </w:r>
      <w:r w:rsidRPr="00152E90">
        <w:t>которое может привести, наконец, к тому, что эта проблема</w:t>
      </w:r>
      <w:r>
        <w:t xml:space="preserve"> </w:t>
      </w:r>
      <w:r w:rsidRPr="00152E90">
        <w:t>будет</w:t>
      </w:r>
      <w:r>
        <w:t xml:space="preserve"> </w:t>
      </w:r>
      <w:r w:rsidRPr="00152E90">
        <w:t>решаться</w:t>
      </w:r>
      <w:r>
        <w:t xml:space="preserve"> </w:t>
      </w:r>
      <w:r w:rsidRPr="00152E90">
        <w:t>всеобъемлюще, в мировом масшт</w:t>
      </w:r>
      <w:r w:rsidRPr="00152E90">
        <w:t>а</w:t>
      </w:r>
      <w:r w:rsidRPr="00152E90">
        <w:t>бе. Так как мировые ресурсы</w:t>
      </w:r>
      <w:r>
        <w:t xml:space="preserve"> </w:t>
      </w:r>
      <w:r w:rsidRPr="00152E90">
        <w:t>истощ</w:t>
      </w:r>
      <w:r w:rsidRPr="00152E90">
        <w:t>е</w:t>
      </w:r>
      <w:r w:rsidRPr="00152E90">
        <w:t>ны,</w:t>
      </w:r>
      <w:r>
        <w:t xml:space="preserve"> </w:t>
      </w:r>
      <w:r w:rsidRPr="00152E90">
        <w:t>если</w:t>
      </w:r>
      <w:r>
        <w:t xml:space="preserve"> </w:t>
      </w:r>
      <w:r w:rsidRPr="00152E90">
        <w:t>не сч</w:t>
      </w:r>
      <w:r>
        <w:t>итать США, другим державам придё</w:t>
      </w:r>
      <w:r w:rsidRPr="00152E90">
        <w:t>тся</w:t>
      </w:r>
      <w:r>
        <w:t xml:space="preserve"> </w:t>
      </w:r>
      <w:r w:rsidRPr="00152E90">
        <w:t>объединить</w:t>
      </w:r>
      <w:r>
        <w:t xml:space="preserve"> </w:t>
      </w:r>
      <w:r w:rsidRPr="00152E90">
        <w:t>свои</w:t>
      </w:r>
      <w:r>
        <w:t xml:space="preserve"> </w:t>
      </w:r>
      <w:r w:rsidRPr="00152E90">
        <w:t>усилия,</w:t>
      </w:r>
      <w:r>
        <w:t xml:space="preserve"> </w:t>
      </w:r>
      <w:r w:rsidRPr="00152E90">
        <w:t>чтобы</w:t>
      </w:r>
      <w:r>
        <w:t xml:space="preserve"> </w:t>
      </w:r>
      <w:r w:rsidRPr="00152E90">
        <w:t>иметь возможность оказать России эффективное содействие. У комм</w:t>
      </w:r>
      <w:r w:rsidRPr="00152E90">
        <w:t>у</w:t>
      </w:r>
      <w:r w:rsidRPr="00152E90">
        <w:t>нистов нет</w:t>
      </w:r>
      <w:r>
        <w:t xml:space="preserve"> </w:t>
      </w:r>
      <w:r w:rsidRPr="00152E90">
        <w:t>отвращения к ведению дел в большом масштабе; н</w:t>
      </w:r>
      <w:r w:rsidRPr="00152E90">
        <w:t>а</w:t>
      </w:r>
      <w:r w:rsidRPr="00152E90">
        <w:t>против, чем больше масштаб,</w:t>
      </w:r>
      <w:r>
        <w:t xml:space="preserve"> </w:t>
      </w:r>
      <w:r w:rsidRPr="00152E90">
        <w:t>тем больше и приближение к ко</w:t>
      </w:r>
      <w:r w:rsidRPr="00152E90">
        <w:t>л</w:t>
      </w:r>
      <w:r w:rsidRPr="00152E90">
        <w:t>лективизму. Это высший путь к</w:t>
      </w:r>
      <w:r>
        <w:t xml:space="preserve"> </w:t>
      </w:r>
      <w:r w:rsidRPr="00152E90">
        <w:t>коллективизму</w:t>
      </w:r>
      <w:r>
        <w:t xml:space="preserve"> </w:t>
      </w:r>
      <w:r w:rsidRPr="00152E90">
        <w:t>для немногих, в о</w:t>
      </w:r>
      <w:r w:rsidRPr="00152E90">
        <w:t>т</w:t>
      </w:r>
      <w:r w:rsidRPr="00152E90">
        <w:t>личие от низшего пути, которым идут массы.</w:t>
      </w:r>
      <w:r>
        <w:t xml:space="preserve"> </w:t>
      </w:r>
    </w:p>
    <w:p w14:paraId="136BEF2E" w14:textId="44E7EEA7" w:rsidR="00D30B85" w:rsidRDefault="00D30B85" w:rsidP="00F509F0">
      <w:pPr>
        <w:pStyle w:val="a5"/>
      </w:pPr>
      <w:r>
        <w:lastRenderedPageBreak/>
        <w:t>Я твё</w:t>
      </w:r>
      <w:r w:rsidRPr="00152E90">
        <w:t>рдо убежд</w:t>
      </w:r>
      <w:r>
        <w:t>ё</w:t>
      </w:r>
      <w:r w:rsidRPr="00152E90">
        <w:t>н, что без такой помощи извне</w:t>
      </w:r>
      <w:r>
        <w:t xml:space="preserve"> </w:t>
      </w:r>
      <w:r w:rsidRPr="00152E90">
        <w:t>в</w:t>
      </w:r>
      <w:r>
        <w:t xml:space="preserve"> </w:t>
      </w:r>
      <w:r w:rsidRPr="00152E90">
        <w:t>большев</w:t>
      </w:r>
      <w:r w:rsidRPr="00152E90">
        <w:t>и</w:t>
      </w:r>
      <w:r w:rsidRPr="00152E90">
        <w:t>стской</w:t>
      </w:r>
      <w:r>
        <w:t xml:space="preserve"> </w:t>
      </w:r>
      <w:r w:rsidRPr="00152E90">
        <w:t>России</w:t>
      </w:r>
      <w:r>
        <w:t xml:space="preserve"> произойдё</w:t>
      </w:r>
      <w:r w:rsidRPr="00152E90">
        <w:t>т окончатель</w:t>
      </w:r>
      <w:r>
        <w:t>ное крушение всего, что ещё</w:t>
      </w:r>
      <w:r w:rsidRPr="00152E90">
        <w:t xml:space="preserve"> осталось</w:t>
      </w:r>
      <w:r>
        <w:t xml:space="preserve"> </w:t>
      </w:r>
      <w:r w:rsidRPr="00152E90">
        <w:t>от</w:t>
      </w:r>
      <w:r>
        <w:t xml:space="preserve"> </w:t>
      </w:r>
      <w:r w:rsidRPr="00152E90">
        <w:t>современной</w:t>
      </w:r>
      <w:r>
        <w:t xml:space="preserve"> </w:t>
      </w:r>
      <w:r w:rsidRPr="00152E90">
        <w:t>цивилизации на территории бывшей Российской империи</w:t>
      </w:r>
      <w:r w:rsidRPr="00D30B85">
        <w:rPr>
          <w:vertAlign w:val="superscript"/>
        </w:rPr>
        <w:t>[CDLXI]</w:t>
      </w:r>
      <w:r w:rsidRPr="00152E90">
        <w:t>. Это крушение вряд</w:t>
      </w:r>
      <w:r>
        <w:t xml:space="preserve"> </w:t>
      </w:r>
      <w:r w:rsidRPr="00152E90">
        <w:t>ли</w:t>
      </w:r>
      <w:r>
        <w:t xml:space="preserve"> </w:t>
      </w:r>
      <w:r w:rsidRPr="00152E90">
        <w:t xml:space="preserve">ограничится </w:t>
      </w:r>
      <w:r>
        <w:t>её</w:t>
      </w:r>
      <w:r w:rsidRPr="00152E90">
        <w:t xml:space="preserve"> пр</w:t>
      </w:r>
      <w:r w:rsidRPr="00152E90">
        <w:t>е</w:t>
      </w:r>
      <w:r w:rsidRPr="00152E90">
        <w:t>делами.</w:t>
      </w:r>
      <w:r>
        <w:t xml:space="preserve"> </w:t>
      </w:r>
      <w:r w:rsidRPr="00152E90">
        <w:t>Другие</w:t>
      </w:r>
      <w:r>
        <w:t xml:space="preserve"> </w:t>
      </w:r>
      <w:r w:rsidRPr="00152E90">
        <w:t>государства,</w:t>
      </w:r>
      <w:r>
        <w:t xml:space="preserve"> </w:t>
      </w:r>
      <w:r w:rsidRPr="00152E90">
        <w:t>к</w:t>
      </w:r>
      <w:r>
        <w:t xml:space="preserve"> </w:t>
      </w:r>
      <w:r w:rsidRPr="00152E90">
        <w:t>востоку</w:t>
      </w:r>
      <w:r>
        <w:t xml:space="preserve"> </w:t>
      </w:r>
      <w:r w:rsidRPr="00152E90">
        <w:t>и</w:t>
      </w:r>
      <w:r>
        <w:t xml:space="preserve"> </w:t>
      </w:r>
      <w:r w:rsidRPr="00152E90">
        <w:t>западу</w:t>
      </w:r>
      <w:r>
        <w:t xml:space="preserve"> </w:t>
      </w:r>
      <w:r w:rsidRPr="00152E90">
        <w:t>от</w:t>
      </w:r>
      <w:r>
        <w:t xml:space="preserve"> </w:t>
      </w:r>
      <w:r w:rsidRPr="00152E90">
        <w:t>России, одно за</w:t>
      </w:r>
      <w:r>
        <w:t xml:space="preserve"> </w:t>
      </w:r>
      <w:r w:rsidRPr="00152E90">
        <w:t>другим</w:t>
      </w:r>
      <w:r>
        <w:t xml:space="preserve"> </w:t>
      </w:r>
      <w:r w:rsidRPr="00152E90">
        <w:t>будут</w:t>
      </w:r>
      <w:r>
        <w:t xml:space="preserve"> </w:t>
      </w:r>
      <w:r w:rsidRPr="00152E90">
        <w:t>втянуты</w:t>
      </w:r>
      <w:r>
        <w:t xml:space="preserve"> </w:t>
      </w:r>
      <w:r w:rsidRPr="00152E90">
        <w:t>в</w:t>
      </w:r>
      <w:r>
        <w:t xml:space="preserve"> </w:t>
      </w:r>
      <w:r w:rsidRPr="00152E90">
        <w:t>образовавшуюся</w:t>
      </w:r>
      <w:r>
        <w:t xml:space="preserve"> </w:t>
      </w:r>
      <w:r w:rsidRPr="00152E90">
        <w:t>таким</w:t>
      </w:r>
      <w:r>
        <w:t xml:space="preserve"> </w:t>
      </w:r>
      <w:r w:rsidRPr="00152E90">
        <w:t>образом</w:t>
      </w:r>
      <w:r>
        <w:t xml:space="preserve"> </w:t>
      </w:r>
      <w:r w:rsidRPr="00152E90">
        <w:t>пр</w:t>
      </w:r>
      <w:r w:rsidRPr="00152E90">
        <w:t>о</w:t>
      </w:r>
      <w:r w:rsidRPr="00152E90">
        <w:t>пасть. Возможно, что эта участь постигнет всю современную ц</w:t>
      </w:r>
      <w:r w:rsidRPr="00152E90">
        <w:t>и</w:t>
      </w:r>
      <w:r w:rsidRPr="00152E90">
        <w:t>вилизацию.</w:t>
      </w:r>
      <w:r>
        <w:t xml:space="preserve"> </w:t>
      </w:r>
    </w:p>
    <w:p w14:paraId="2EC37DEC" w14:textId="77777777" w:rsidR="00D30B85" w:rsidRDefault="00D30B85" w:rsidP="00F509F0">
      <w:pPr>
        <w:pStyle w:val="a5"/>
      </w:pPr>
      <w:r w:rsidRPr="00152E90">
        <w:t>Эти соображения относятся</w:t>
      </w:r>
      <w:r>
        <w:t xml:space="preserve"> </w:t>
      </w:r>
      <w:r w:rsidRPr="00152E90">
        <w:t>не</w:t>
      </w:r>
      <w:r>
        <w:t xml:space="preserve"> </w:t>
      </w:r>
      <w:r w:rsidRPr="00152E90">
        <w:t>к</w:t>
      </w:r>
      <w:r>
        <w:t xml:space="preserve"> </w:t>
      </w:r>
      <w:r w:rsidRPr="00152E90">
        <w:t>какому-то</w:t>
      </w:r>
      <w:r>
        <w:t xml:space="preserve"> </w:t>
      </w:r>
      <w:r w:rsidRPr="00152E90">
        <w:t>гипотетическому</w:t>
      </w:r>
      <w:r>
        <w:t xml:space="preserve"> </w:t>
      </w:r>
      <w:r w:rsidRPr="00152E90">
        <w:t>будущему;</w:t>
      </w:r>
      <w:r>
        <w:t xml:space="preserve"> </w:t>
      </w:r>
      <w:r w:rsidRPr="00152E90">
        <w:t>излагая их, я пытался дать общую картину событий, ра</w:t>
      </w:r>
      <w:r w:rsidRPr="00152E90">
        <w:t>з</w:t>
      </w:r>
      <w:r w:rsidRPr="00152E90">
        <w:t>вивающихся с огромной</w:t>
      </w:r>
      <w:r>
        <w:t xml:space="preserve"> </w:t>
      </w:r>
      <w:r w:rsidRPr="00152E90">
        <w:t>быстротой в России и во всем мире, и наметить возможные перспективы,</w:t>
      </w:r>
      <w:r>
        <w:t xml:space="preserve"> — </w:t>
      </w:r>
      <w:r w:rsidRPr="00152E90">
        <w:t>как</w:t>
      </w:r>
      <w:r>
        <w:t xml:space="preserve"> всё</w:t>
      </w:r>
      <w:r w:rsidRPr="00152E90">
        <w:t xml:space="preserve"> это</w:t>
      </w:r>
      <w:r>
        <w:t xml:space="preserve"> </w:t>
      </w:r>
      <w:r w:rsidRPr="00152E90">
        <w:t>мне</w:t>
      </w:r>
      <w:r>
        <w:t xml:space="preserve"> </w:t>
      </w:r>
      <w:r w:rsidRPr="00152E90">
        <w:t>пре</w:t>
      </w:r>
      <w:r w:rsidRPr="00152E90">
        <w:t>д</w:t>
      </w:r>
      <w:r w:rsidRPr="00152E90">
        <w:t>ставляется.</w:t>
      </w:r>
      <w:r>
        <w:t xml:space="preserve"> </w:t>
      </w:r>
      <w:r w:rsidRPr="00152E90">
        <w:t>Такова</w:t>
      </w:r>
      <w:r>
        <w:t xml:space="preserve"> </w:t>
      </w:r>
      <w:r w:rsidRPr="00152E90">
        <w:t>общая</w:t>
      </w:r>
      <w:r>
        <w:t xml:space="preserve"> </w:t>
      </w:r>
      <w:r w:rsidRPr="00152E90">
        <w:t>характеристика</w:t>
      </w:r>
      <w:r>
        <w:t xml:space="preserve"> </w:t>
      </w:r>
      <w:r w:rsidRPr="00152E90">
        <w:t>создавшегося</w:t>
      </w:r>
      <w:r>
        <w:t xml:space="preserve"> </w:t>
      </w:r>
      <w:r w:rsidRPr="00152E90">
        <w:t>полож</w:t>
      </w:r>
      <w:r w:rsidRPr="00152E90">
        <w:t>е</w:t>
      </w:r>
      <w:r w:rsidRPr="00152E90">
        <w:t>ния, и я хотел бы, чтоб читатель руководствовался</w:t>
      </w:r>
      <w:r>
        <w:t xml:space="preserve"> </w:t>
      </w:r>
      <w:r w:rsidRPr="00152E90">
        <w:t>ею,</w:t>
      </w:r>
      <w:r>
        <w:t xml:space="preserve"> </w:t>
      </w:r>
      <w:r w:rsidRPr="00152E90">
        <w:t>знакомясь</w:t>
      </w:r>
      <w:r>
        <w:t xml:space="preserve"> </w:t>
      </w:r>
      <w:r w:rsidRPr="00152E90">
        <w:t>с</w:t>
      </w:r>
      <w:r>
        <w:t xml:space="preserve"> </w:t>
      </w:r>
      <w:r w:rsidRPr="00152E90">
        <w:t>моими очерками о России. Так я толкую письмена на восто</w:t>
      </w:r>
      <w:r w:rsidRPr="00152E90">
        <w:t>ч</w:t>
      </w:r>
      <w:r w:rsidRPr="00152E90">
        <w:t>ной стене Европы</w:t>
      </w:r>
      <w:r>
        <w:t xml:space="preserve">» </w:t>
      </w:r>
      <w:r w:rsidRPr="00B334E0">
        <w:t xml:space="preserve">(Пер. </w:t>
      </w:r>
      <w:r w:rsidRPr="00223AAE">
        <w:t>—</w:t>
      </w:r>
      <w:r>
        <w:t xml:space="preserve"> И.Виккер, В.Пастоев. </w:t>
      </w:r>
      <w:r w:rsidRPr="00B334E0">
        <w:t xml:space="preserve">Собрание сочинений </w:t>
      </w:r>
      <w:r>
        <w:t>в</w:t>
      </w:r>
      <w:r w:rsidRPr="00B334E0">
        <w:t xml:space="preserve"> 15-ти томах. Том </w:t>
      </w:r>
      <w:smartTag w:uri="urn:schemas-microsoft-com:office:smarttags" w:element="metricconverter">
        <w:smartTagPr>
          <w:attr w:name="ProductID" w:val="15. М"/>
        </w:smartTagPr>
        <w:r w:rsidRPr="00B334E0">
          <w:t>15</w:t>
        </w:r>
        <w:r>
          <w:t>. М</w:t>
        </w:r>
      </w:smartTag>
      <w:r>
        <w:t>., “</w:t>
      </w:r>
      <w:r w:rsidRPr="00B334E0">
        <w:t>Правда</w:t>
      </w:r>
      <w:r>
        <w:t>”</w:t>
      </w:r>
      <w:r w:rsidRPr="00B334E0">
        <w:t>, 1964</w:t>
      </w:r>
      <w:r>
        <w:t>, библи</w:t>
      </w:r>
      <w:r>
        <w:t>о</w:t>
      </w:r>
      <w:r>
        <w:t>тека журнала</w:t>
      </w:r>
      <w:r w:rsidRPr="00B334E0">
        <w:t xml:space="preserve"> </w:t>
      </w:r>
      <w:r>
        <w:t>“Огонё</w:t>
      </w:r>
      <w:r w:rsidRPr="00B334E0">
        <w:t>к</w:t>
      </w:r>
      <w:r>
        <w:t xml:space="preserve">”; приводится по публикации в интернете: </w:t>
      </w:r>
      <w:hyperlink r:id="rId173" w:history="1">
        <w:r w:rsidRPr="00A16E80">
          <w:rPr>
            <w:rStyle w:val="Hyperlink"/>
          </w:rPr>
          <w:t>http://www.bookluck.ru/booktritu.html</w:t>
        </w:r>
      </w:hyperlink>
      <w:r w:rsidRPr="00B334E0">
        <w:t xml:space="preserve">). </w:t>
      </w:r>
    </w:p>
    <w:p w14:paraId="1CC281C8" w14:textId="559E12B5" w:rsidR="00D30B85" w:rsidRDefault="00D30B85" w:rsidP="00873ABF">
      <w:pPr>
        <w:pStyle w:val="PlainText"/>
      </w:pPr>
      <w:r>
        <w:t>Но идея конвергенции марксистского социализма и либерал</w:t>
      </w:r>
      <w:r>
        <w:t>ь</w:t>
      </w:r>
      <w:r>
        <w:t xml:space="preserve">но-буржуазного капитализма, выраженная Г.Уэллсом ещё в </w:t>
      </w:r>
      <w:smartTag w:uri="urn:schemas-microsoft-com:office:smarttags" w:element="metricconverter">
        <w:smartTagPr>
          <w:attr w:name="ProductID" w:val="1920 г"/>
        </w:smartTagPr>
        <w:r>
          <w:t>1920 г</w:t>
        </w:r>
      </w:smartTag>
      <w:r>
        <w:t xml:space="preserve">., не была востребована публичными политиками Запада, поскольку большинство политиков того времени не понимало, что марксизм </w:t>
      </w:r>
      <w:r w:rsidRPr="00223AAE">
        <w:t>—</w:t>
      </w:r>
      <w:r>
        <w:t xml:space="preserve"> не общественно-стихийное явление, не ошибка истории в стране «этих </w:t>
      </w:r>
      <w:r>
        <w:rPr>
          <w:i/>
        </w:rPr>
        <w:t xml:space="preserve">неправильных </w:t>
      </w:r>
      <w:r>
        <w:t>русских», а глобально-политический проект «мировой закулисы». К числу таких не п</w:t>
      </w:r>
      <w:r>
        <w:t>о</w:t>
      </w:r>
      <w:r>
        <w:t>нимающих, принадлежал и сам Г.Уэллс, хотя он видел, что ма</w:t>
      </w:r>
      <w:r>
        <w:t>р</w:t>
      </w:r>
      <w:r>
        <w:t xml:space="preserve">ксизм </w:t>
      </w:r>
      <w:r w:rsidRPr="00223AAE">
        <w:t>—</w:t>
      </w:r>
      <w:r>
        <w:t xml:space="preserve"> это одно</w:t>
      </w:r>
      <w:r w:rsidRPr="00D30B85">
        <w:rPr>
          <w:vertAlign w:val="superscript"/>
        </w:rPr>
        <w:t>[CDLXII]</w:t>
      </w:r>
      <w:r>
        <w:t>, а коммунизм как «огромная творческая с</w:t>
      </w:r>
      <w:r>
        <w:t>и</w:t>
      </w:r>
      <w:r>
        <w:t>ла»</w:t>
      </w:r>
      <w:r w:rsidRPr="00D30B85">
        <w:rPr>
          <w:vertAlign w:val="superscript"/>
        </w:rPr>
        <w:t>[CDLXIII]</w:t>
      </w:r>
      <w:r>
        <w:t xml:space="preserve"> </w:t>
      </w:r>
      <w:r w:rsidRPr="00223AAE">
        <w:t>—</w:t>
      </w:r>
      <w:r>
        <w:t xml:space="preserve"> это нечто другое. Но почему, для чего и как они в историч</w:t>
      </w:r>
      <w:r>
        <w:t>е</w:t>
      </w:r>
      <w:r>
        <w:t xml:space="preserve">ской конкретике той эпохи смешались? </w:t>
      </w:r>
      <w:r w:rsidRPr="00223AAE">
        <w:t>—</w:t>
      </w:r>
      <w:r>
        <w:t xml:space="preserve"> этот вопрос перед Г.Уэллсом не вставал, а большинство было убеждено, что ма</w:t>
      </w:r>
      <w:r>
        <w:t>р</w:t>
      </w:r>
      <w:r>
        <w:t xml:space="preserve">ксизм и коммунизм </w:t>
      </w:r>
      <w:r w:rsidRPr="00223AAE">
        <w:t>—</w:t>
      </w:r>
      <w:r>
        <w:t xml:space="preserve"> это одно и то же явление, но под разными названиями вне зависимости от своего отношения к идеалам ко</w:t>
      </w:r>
      <w:r>
        <w:t>м</w:t>
      </w:r>
      <w:r>
        <w:t>мунизма и марксизму как «научной теории» перехода к нему вс</w:t>
      </w:r>
      <w:r>
        <w:t>е</w:t>
      </w:r>
      <w:r>
        <w:t>го человечества.</w:t>
      </w:r>
    </w:p>
    <w:p w14:paraId="6CF98E3A" w14:textId="77777777" w:rsidR="00D30B85" w:rsidRDefault="00D30B85" w:rsidP="0040786F">
      <w:pPr>
        <w:pStyle w:val="ab"/>
      </w:pPr>
      <w:r>
        <w:t>————————</w:t>
      </w:r>
    </w:p>
    <w:p w14:paraId="3CD2263B" w14:textId="77777777" w:rsidR="00D30B85" w:rsidRDefault="00D30B85" w:rsidP="00873ABF">
      <w:pPr>
        <w:pStyle w:val="PlainText"/>
      </w:pPr>
      <w:r>
        <w:t xml:space="preserve">Интерес политиков Запада к конвергенции двух систем стал проявляться несколькими десятилетиями позднее, уже по </w:t>
      </w:r>
      <w:r>
        <w:lastRenderedPageBreak/>
        <w:t>заве</w:t>
      </w:r>
      <w:r>
        <w:t>р</w:t>
      </w:r>
      <w:r>
        <w:t>шении второй мировой войны ХХ века. Его стимулировали два фактора:</w:t>
      </w:r>
    </w:p>
    <w:p w14:paraId="65117348" w14:textId="301AE297" w:rsidR="00D30B85" w:rsidRDefault="00D30B85" w:rsidP="00F509F0">
      <w:pPr>
        <w:pStyle w:val="a3"/>
        <w:numPr>
          <w:ilvl w:val="0"/>
          <w:numId w:val="20"/>
        </w:numPr>
        <w:ind w:left="397" w:hanging="227"/>
      </w:pPr>
      <w:r>
        <w:t xml:space="preserve">Первый </w:t>
      </w:r>
      <w:r w:rsidRPr="00223AAE">
        <w:t>—</w:t>
      </w:r>
      <w:r>
        <w:t xml:space="preserve"> видимый: память о кошмаре гражданской войны в России и становление в ней диктатуры партийной бюрокр</w:t>
      </w:r>
      <w:r>
        <w:t>а</w:t>
      </w:r>
      <w:r>
        <w:t xml:space="preserve">тии под видом «диктатуры пролетариата», а по завершении второй мировой войны </w:t>
      </w:r>
      <w:r w:rsidRPr="00223AAE">
        <w:t>—</w:t>
      </w:r>
      <w:r>
        <w:t xml:space="preserve"> самостоятельный либо инспирир</w:t>
      </w:r>
      <w:r>
        <w:t>о</w:t>
      </w:r>
      <w:r>
        <w:t>ванный СССР выбор социалистического пути развития мн</w:t>
      </w:r>
      <w:r>
        <w:t>о</w:t>
      </w:r>
      <w:r>
        <w:t>гими государствами</w:t>
      </w:r>
      <w:r w:rsidRPr="00D30B85">
        <w:rPr>
          <w:vertAlign w:val="superscript"/>
        </w:rPr>
        <w:t>[CDLXIV]</w:t>
      </w:r>
      <w:r>
        <w:t>, подъём национально-освобо</w:t>
      </w:r>
      <w:r>
        <w:softHyphen/>
        <w:t>дитель</w:t>
      </w:r>
      <w:r>
        <w:softHyphen/>
        <w:t xml:space="preserve">ного движения в колониях развитых стран </w:t>
      </w:r>
      <w:r w:rsidRPr="00223AAE">
        <w:t>—</w:t>
      </w:r>
      <w:r>
        <w:t xml:space="preserve"> стали весьма пр</w:t>
      </w:r>
      <w:r>
        <w:t>о</w:t>
      </w:r>
      <w:r>
        <w:t>зрачным намёком правящим “элитам” развитых капиталист</w:t>
      </w:r>
      <w:r>
        <w:t>и</w:t>
      </w:r>
      <w:r>
        <w:t xml:space="preserve">ческих государств на то, что потребности экономического и духовного характера человека из простонародья должны удовлетворяться, поскольку в противном случае </w:t>
      </w:r>
      <w:r>
        <w:rPr>
          <w:i/>
        </w:rPr>
        <w:t xml:space="preserve">мировое коммунистическое движение </w:t>
      </w:r>
      <w:r>
        <w:t>осуществит марксистские рев</w:t>
      </w:r>
      <w:r>
        <w:t>о</w:t>
      </w:r>
      <w:r>
        <w:t>люции и в их странах, после чего тамошним “элитам” «мало не пок</w:t>
      </w:r>
      <w:r>
        <w:t>а</w:t>
      </w:r>
      <w:r>
        <w:t>жется»;</w:t>
      </w:r>
    </w:p>
    <w:p w14:paraId="698086CB" w14:textId="77777777" w:rsidR="00D30B85" w:rsidRDefault="00D30B85" w:rsidP="00F509F0">
      <w:pPr>
        <w:pStyle w:val="a3"/>
        <w:numPr>
          <w:ilvl w:val="0"/>
          <w:numId w:val="20"/>
        </w:numPr>
        <w:ind w:left="397" w:hanging="227"/>
      </w:pPr>
      <w:r>
        <w:t xml:space="preserve">Второй </w:t>
      </w:r>
      <w:r w:rsidRPr="00223AAE">
        <w:t>—</w:t>
      </w:r>
      <w:r>
        <w:t xml:space="preserve"> вовсе не очевидный при локальном масштабе ра</w:t>
      </w:r>
      <w:r>
        <w:t>с</w:t>
      </w:r>
      <w:r>
        <w:t>смотрения, но объективно наличествующий при глобальном масштабе рассмотрения общественно-экономической пр</w:t>
      </w:r>
      <w:r>
        <w:t>о</w:t>
      </w:r>
      <w:r>
        <w:t>блематики и действовавший из «закулисья»: марксистский проект в СССР, хотя и доказал принципиальную возможность построения общественно-экономической формации на нра</w:t>
      </w:r>
      <w:r>
        <w:t>в</w:t>
      </w:r>
      <w:r>
        <w:t>ственно-этических принципах, отличных от принципов бу</w:t>
      </w:r>
      <w:r>
        <w:t>р</w:t>
      </w:r>
      <w:r>
        <w:t>жуазного либерализма, оказался менее эффективным, нежели предполагалось. Поэтому к общему кризису капитализма, к</w:t>
      </w:r>
      <w:r>
        <w:t>о</w:t>
      </w:r>
      <w:r>
        <w:t>торый надо было преодолевать точно так же, как и в начале ХХ века, добавился общий кризис марксистского псевдос</w:t>
      </w:r>
      <w:r>
        <w:t>о</w:t>
      </w:r>
      <w:r>
        <w:t xml:space="preserve">циализма. </w:t>
      </w:r>
    </w:p>
    <w:p w14:paraId="02BFFA55" w14:textId="77777777" w:rsidR="00D30B85" w:rsidRDefault="00D30B85" w:rsidP="00F509F0">
      <w:pPr>
        <w:pStyle w:val="af3"/>
      </w:pPr>
      <w:r>
        <w:t>Общий кризис марксистского псевдосоциализма выражался наиболее зримо в том, что централизованная директивно-адресно управляемая хозяйственная система СССР, по мере бюрократизации сферы управления становилась всё менее э</w:t>
      </w:r>
      <w:r>
        <w:t>ф</w:t>
      </w:r>
      <w:r>
        <w:t>фективной в использовании природных и общественных ресу</w:t>
      </w:r>
      <w:r>
        <w:t>р</w:t>
      </w:r>
      <w:r>
        <w:t xml:space="preserve">сов. В силу этого она нуждалась в совершенствовании: прежде всего </w:t>
      </w:r>
      <w:r w:rsidRPr="00223AAE">
        <w:t>—</w:t>
      </w:r>
      <w:r>
        <w:t xml:space="preserve"> путём интеграции в макроэкономическую систему с</w:t>
      </w:r>
      <w:r>
        <w:t>о</w:t>
      </w:r>
      <w:r>
        <w:t xml:space="preserve">циализма </w:t>
      </w:r>
      <w:r w:rsidRPr="00AB1071">
        <w:rPr>
          <w:i/>
        </w:rPr>
        <w:t>рыночного механизма как средства вовлечения в х</w:t>
      </w:r>
      <w:r w:rsidRPr="00AB1071">
        <w:rPr>
          <w:i/>
        </w:rPr>
        <w:t>о</w:t>
      </w:r>
      <w:r w:rsidRPr="00AB1071">
        <w:rPr>
          <w:i/>
        </w:rPr>
        <w:t>зяйственную деятельность инициативы, идущей «снизу» и подчинённых ей ресурсов, не учитываемых в системе центр</w:t>
      </w:r>
      <w:r w:rsidRPr="00AB1071">
        <w:rPr>
          <w:i/>
        </w:rPr>
        <w:t>а</w:t>
      </w:r>
      <w:r w:rsidRPr="00AB1071">
        <w:rPr>
          <w:i/>
        </w:rPr>
        <w:t>лизованного план</w:t>
      </w:r>
      <w:r w:rsidRPr="00AB1071">
        <w:rPr>
          <w:i/>
        </w:rPr>
        <w:t>и</w:t>
      </w:r>
      <w:r w:rsidRPr="00AB1071">
        <w:rPr>
          <w:i/>
        </w:rPr>
        <w:t>рования</w:t>
      </w:r>
      <w:r>
        <w:t xml:space="preserve">. Централизованное </w:t>
      </w:r>
      <w:r>
        <w:lastRenderedPageBreak/>
        <w:t>директивно-адресное управление («командно-администра</w:t>
      </w:r>
      <w:r>
        <w:softHyphen/>
        <w:t>тив</w:t>
      </w:r>
      <w:r>
        <w:softHyphen/>
        <w:t>ная система», если пользоваться лексиконом времён перестройки) обеспеч</w:t>
      </w:r>
      <w:r>
        <w:t>и</w:t>
      </w:r>
      <w:r>
        <w:t>вала только структурный способ управления, а максимум кач</w:t>
      </w:r>
      <w:r>
        <w:t>е</w:t>
      </w:r>
      <w:r>
        <w:t>ства управления достигается только при сочетании в суперси</w:t>
      </w:r>
      <w:r>
        <w:t>с</w:t>
      </w:r>
      <w:r>
        <w:t xml:space="preserve">теме структурного и безструктурного способов управления. </w:t>
      </w:r>
    </w:p>
    <w:p w14:paraId="19F34787" w14:textId="77777777" w:rsidR="00D30B85" w:rsidRDefault="00D30B85" w:rsidP="00F509F0">
      <w:pPr>
        <w:pStyle w:val="af3"/>
      </w:pPr>
      <w:r>
        <w:t>И соответственно вопреки мнениям, о том, что «плановая экономика неэффективна» и потому Госплан не имеет права на существование, ставшим господствующим убеждением в кр</w:t>
      </w:r>
      <w:r>
        <w:t>у</w:t>
      </w:r>
      <w:r>
        <w:t>гах профессиональных экономистов и политиков и, тем более, — в среде обывателей, один из авторов японского «экономич</w:t>
      </w:r>
      <w:r>
        <w:t>е</w:t>
      </w:r>
      <w:r>
        <w:t>ского чуда» С.Окито незадолго до своей смерти высказал в и</w:t>
      </w:r>
      <w:r>
        <w:t>н</w:t>
      </w:r>
      <w:r>
        <w:t>тервью профессору А.Динкевичу такое мн</w:t>
      </w:r>
      <w:r>
        <w:t>е</w:t>
      </w:r>
      <w:r>
        <w:t>ние:</w:t>
      </w:r>
    </w:p>
    <w:p w14:paraId="250BC5D0" w14:textId="4D205943" w:rsidR="00D30B85" w:rsidRPr="006C6D55" w:rsidRDefault="00D30B85" w:rsidP="00F509F0">
      <w:pPr>
        <w:pStyle w:val="a5"/>
        <w:ind w:left="397"/>
      </w:pPr>
      <w:r>
        <w:t xml:space="preserve"> «Часто можно слышать, что провозглашённый в них (бывшем СССР и странах Восточной Европы — А.Э.) п</w:t>
      </w:r>
      <w:r>
        <w:t>е</w:t>
      </w:r>
      <w:r>
        <w:t>реход к рыночным механизмам является убедительным док</w:t>
      </w:r>
      <w:r>
        <w:t>а</w:t>
      </w:r>
      <w:r>
        <w:t>зательством превосходства рыночно ориентированной экон</w:t>
      </w:r>
      <w:r>
        <w:t>о</w:t>
      </w:r>
      <w:r>
        <w:t>мики над централизованно планируемой. Я полагаю, что это заблуждение… Проблема состоит в том, чтобы СОЕД</w:t>
      </w:r>
      <w:r>
        <w:t>И</w:t>
      </w:r>
      <w:r>
        <w:t>НИТЬ, СОГЛАСОВАТЬ, ОБЪЕ</w:t>
      </w:r>
      <w:r>
        <w:softHyphen/>
        <w:t>ДИНИТЬ В ЕД</w:t>
      </w:r>
      <w:r>
        <w:t>И</w:t>
      </w:r>
      <w:r>
        <w:t>НОМ МЕ</w:t>
      </w:r>
      <w:r>
        <w:softHyphen/>
        <w:t>ХА</w:t>
      </w:r>
      <w:r>
        <w:softHyphen/>
        <w:t>НИЗМЕ НАЧАЛА ЭТИХ ДВУХ СИ</w:t>
      </w:r>
      <w:r>
        <w:t>С</w:t>
      </w:r>
      <w:r>
        <w:t>ТЕМ (выделено мною — А.Э.), найти эффективный путь комбинирования рыночных механизмов и государственного планирования и регулирования»</w:t>
      </w:r>
      <w:r w:rsidRPr="00D30B85">
        <w:rPr>
          <w:vertAlign w:val="superscript"/>
        </w:rPr>
        <w:t>[CDLXV]</w:t>
      </w:r>
      <w:r>
        <w:t xml:space="preserve"> (А.С.Эп</w:t>
      </w:r>
      <w:r>
        <w:softHyphen/>
        <w:t>штейн. “Опаснее врага”</w:t>
      </w:r>
      <w:r w:rsidRPr="00D30B85">
        <w:rPr>
          <w:vertAlign w:val="superscript"/>
        </w:rPr>
        <w:t>[CDLXVI]</w:t>
      </w:r>
      <w:r>
        <w:t>, “</w:t>
      </w:r>
      <w:r w:rsidRPr="00717BB8">
        <w:t>Экономическая</w:t>
      </w:r>
      <w:r>
        <w:t xml:space="preserve"> газета”, № 41 (210), октябрь </w:t>
      </w:r>
      <w:smartTag w:uri="urn:schemas-microsoft-com:office:smarttags" w:element="metricconverter">
        <w:smartTagPr>
          <w:attr w:name="ProductID" w:val="1998 г"/>
        </w:smartTagPr>
        <w:r>
          <w:t>1998 г</w:t>
        </w:r>
      </w:smartTag>
      <w:r>
        <w:t>.).</w:t>
      </w:r>
    </w:p>
    <w:p w14:paraId="4FB076C8" w14:textId="20953786" w:rsidR="00D30B85" w:rsidRDefault="00D30B85" w:rsidP="00F509F0">
      <w:pPr>
        <w:pStyle w:val="af3"/>
      </w:pPr>
      <w:r>
        <w:t xml:space="preserve">На это по существу была направлена </w:t>
      </w:r>
      <w:r w:rsidRPr="0072275C">
        <w:rPr>
          <w:i/>
        </w:rPr>
        <w:t>так называемая «к</w:t>
      </w:r>
      <w:r w:rsidRPr="0072275C">
        <w:rPr>
          <w:i/>
        </w:rPr>
        <w:t>о</w:t>
      </w:r>
      <w:r w:rsidRPr="0072275C">
        <w:rPr>
          <w:i/>
        </w:rPr>
        <w:t>сыгинская реформа»</w:t>
      </w:r>
      <w:r w:rsidRPr="00D30B85">
        <w:rPr>
          <w:vertAlign w:val="superscript"/>
        </w:rPr>
        <w:t>[CDLXVII]</w:t>
      </w:r>
      <w:r w:rsidRPr="0072275C">
        <w:rPr>
          <w:i/>
        </w:rPr>
        <w:t>,</w:t>
      </w:r>
      <w:r>
        <w:t xml:space="preserve"> но поскольку в отличие от коммунизма бюрократизм не представляет собой «огромной творческой с</w:t>
      </w:r>
      <w:r>
        <w:t>и</w:t>
      </w:r>
      <w:r>
        <w:t>лы», она носила безсистемный характер «латания Тришкиного ка</w:t>
      </w:r>
      <w:r>
        <w:t>ф</w:t>
      </w:r>
      <w:r>
        <w:t>тана» и не была обеспечена адекватной научно-теоретической подготовкой, поскольку метрологическая нес</w:t>
      </w:r>
      <w:r>
        <w:t>о</w:t>
      </w:r>
      <w:r>
        <w:t>стоятельность политэкономии «мраксизма» остановила разв</w:t>
      </w:r>
      <w:r>
        <w:t>и</w:t>
      </w:r>
      <w:r>
        <w:t>тие экономической науки в СССР, а развиваемые на Западе экономические теории были ориентированы на решение разн</w:t>
      </w:r>
      <w:r>
        <w:t>о</w:t>
      </w:r>
      <w:r>
        <w:t>го рода задач в «той системе» с позиций финансово-счётного подхода.</w:t>
      </w:r>
      <w:r w:rsidRPr="00D30B85">
        <w:rPr>
          <w:vertAlign w:val="superscript"/>
        </w:rPr>
        <w:t>[CDLXVIII]</w:t>
      </w:r>
      <w:r>
        <w:t xml:space="preserve"> </w:t>
      </w:r>
    </w:p>
    <w:p w14:paraId="3FC9B5AA" w14:textId="47D534F4" w:rsidR="00D30B85" w:rsidRDefault="00D30B85" w:rsidP="00F509F0">
      <w:pPr>
        <w:pStyle w:val="af3"/>
        <w:rPr>
          <w:b/>
        </w:rPr>
      </w:pPr>
      <w:r w:rsidRPr="006C67B0">
        <w:rPr>
          <w:b/>
        </w:rPr>
        <w:t>Решение же задач, которые не смогла решить реформа Либермана-Косыгина</w:t>
      </w:r>
      <w:r>
        <w:rPr>
          <w:b/>
        </w:rPr>
        <w:t xml:space="preserve"> в СССР </w:t>
      </w:r>
      <w:r w:rsidRPr="006C67B0">
        <w:rPr>
          <w:i/>
        </w:rPr>
        <w:t>(а так же и тех, что стоят перед администрацией Б.Х.Обамы),</w:t>
      </w:r>
      <w:r w:rsidRPr="006C67B0">
        <w:rPr>
          <w:b/>
        </w:rPr>
        <w:t xml:space="preserve"> требует технол</w:t>
      </w:r>
      <w:r w:rsidRPr="006C67B0">
        <w:rPr>
          <w:b/>
        </w:rPr>
        <w:t>о</w:t>
      </w:r>
      <w:r w:rsidRPr="006C67B0">
        <w:rPr>
          <w:b/>
        </w:rPr>
        <w:t>гически-</w:t>
      </w:r>
      <w:r w:rsidRPr="006C67B0">
        <w:rPr>
          <w:b/>
        </w:rPr>
        <w:lastRenderedPageBreak/>
        <w:t>организационного подхода к макроэкономическим сист</w:t>
      </w:r>
      <w:r w:rsidRPr="006C67B0">
        <w:rPr>
          <w:b/>
        </w:rPr>
        <w:t>е</w:t>
      </w:r>
      <w:r w:rsidRPr="006C67B0">
        <w:rPr>
          <w:b/>
        </w:rPr>
        <w:t>мам и управленческой грамотности</w:t>
      </w:r>
      <w:r>
        <w:rPr>
          <w:b/>
        </w:rPr>
        <w:t xml:space="preserve"> «архитекторов реформ» и реформаторов-практиков</w:t>
      </w:r>
      <w:r w:rsidRPr="006C67B0">
        <w:rPr>
          <w:b/>
        </w:rPr>
        <w:t>.</w:t>
      </w:r>
      <w:r w:rsidRPr="00D30B85">
        <w:rPr>
          <w:vertAlign w:val="superscript"/>
        </w:rPr>
        <w:t>[CDLXIX]</w:t>
      </w:r>
      <w:r>
        <w:rPr>
          <w:b/>
        </w:rPr>
        <w:t xml:space="preserve"> </w:t>
      </w:r>
    </w:p>
    <w:p w14:paraId="384B20E3" w14:textId="4049B865" w:rsidR="00D30B85" w:rsidRDefault="00D30B85" w:rsidP="00F509F0">
      <w:pPr>
        <w:pStyle w:val="af3"/>
      </w:pPr>
      <w:r>
        <w:t>Примерно тогда же, в середине 1960</w:t>
      </w:r>
      <w:r>
        <w:noBreakHyphen/>
        <w:t>х гг., свою версию те</w:t>
      </w:r>
      <w:r>
        <w:t>о</w:t>
      </w:r>
      <w:r>
        <w:t xml:space="preserve">рии конвергенции огласил академик-физик А.Д.Сахаров. Его идеологическая инициатива встретила возражение со стороны идеологов ЦК КПСС. Но в то же самое время </w:t>
      </w:r>
      <w:r w:rsidRPr="0072275C">
        <w:rPr>
          <w:b/>
        </w:rPr>
        <w:t>А.Д.Сахаров п</w:t>
      </w:r>
      <w:r w:rsidRPr="0072275C">
        <w:rPr>
          <w:b/>
        </w:rPr>
        <w:t>о</w:t>
      </w:r>
      <w:r w:rsidRPr="0072275C">
        <w:rPr>
          <w:b/>
        </w:rPr>
        <w:t>лучил поддержку «международной общественности» име</w:t>
      </w:r>
      <w:r w:rsidRPr="0072275C">
        <w:rPr>
          <w:b/>
        </w:rPr>
        <w:t>н</w:t>
      </w:r>
      <w:r w:rsidRPr="0072275C">
        <w:rPr>
          <w:b/>
        </w:rPr>
        <w:t>но как идеолог конвергенции</w:t>
      </w:r>
      <w:r>
        <w:t xml:space="preserve">, </w:t>
      </w:r>
      <w:r w:rsidRPr="0072275C">
        <w:rPr>
          <w:i/>
        </w:rPr>
        <w:t>а не столько как антисове</w:t>
      </w:r>
      <w:r w:rsidRPr="0072275C">
        <w:rPr>
          <w:i/>
        </w:rPr>
        <w:t>т</w:t>
      </w:r>
      <w:r w:rsidRPr="0072275C">
        <w:rPr>
          <w:i/>
        </w:rPr>
        <w:t>чик, каким его представляли в СССР</w:t>
      </w:r>
      <w:r>
        <w:t>. И поскольку советская бюр</w:t>
      </w:r>
      <w:r>
        <w:t>о</w:t>
      </w:r>
      <w:r>
        <w:t>кратия в силу необучаемости оказалась невосприимчивой к идеям конвергенции, есть основания полагать, что именно это и стало причиной быстрого ухудшения здоровья и смерти Ю.В.Андропова, который, возглавив КПСС и государстве</w:t>
      </w:r>
      <w:r>
        <w:t>н</w:t>
      </w:r>
      <w:r>
        <w:t>ность СССР после смерти Л.И.Брежнева</w:t>
      </w:r>
      <w:r w:rsidRPr="00D30B85">
        <w:rPr>
          <w:vertAlign w:val="superscript"/>
        </w:rPr>
        <w:t>[CDLXX]</w:t>
      </w:r>
      <w:r>
        <w:t>, начал «что-то д</w:t>
      </w:r>
      <w:r>
        <w:t>е</w:t>
      </w:r>
      <w:r>
        <w:t>лать»</w:t>
      </w:r>
      <w:r w:rsidRPr="00D30B85">
        <w:rPr>
          <w:vertAlign w:val="superscript"/>
        </w:rPr>
        <w:t>[CDLXXI]</w:t>
      </w:r>
      <w:r>
        <w:t xml:space="preserve">, </w:t>
      </w:r>
      <w:r w:rsidRPr="0072275C">
        <w:rPr>
          <w:i/>
        </w:rPr>
        <w:t>одновременно провозгласив верность нового руков</w:t>
      </w:r>
      <w:r w:rsidRPr="0072275C">
        <w:rPr>
          <w:i/>
        </w:rPr>
        <w:t>о</w:t>
      </w:r>
      <w:r w:rsidRPr="0072275C">
        <w:rPr>
          <w:i/>
        </w:rPr>
        <w:t>дства СССР идеям марксизма-ленинизма и, похоже, что в этом Ю.В.Андропов не лукавил</w:t>
      </w:r>
      <w:r w:rsidRPr="00D30B85">
        <w:rPr>
          <w:vertAlign w:val="superscript"/>
        </w:rPr>
        <w:t>[CDLXXII]</w:t>
      </w:r>
      <w:r>
        <w:t xml:space="preserve">. И после непродолжительного переходного периода, олицетворяемого К.У.Черненко, власть над СССР была передана режиму М.С.Горбачёва и А.Н.Яковлева, на которых была возложена миссия </w:t>
      </w:r>
      <w:r w:rsidRPr="00806F3F">
        <w:rPr>
          <w:i/>
        </w:rPr>
        <w:t>прикрыть марксистский проект</w:t>
      </w:r>
      <w:r w:rsidRPr="00D30B85">
        <w:rPr>
          <w:vertAlign w:val="superscript"/>
        </w:rPr>
        <w:t>[CDLXXIII]</w:t>
      </w:r>
      <w:r>
        <w:rPr>
          <w:i/>
        </w:rPr>
        <w:t>,</w:t>
      </w:r>
      <w:r>
        <w:t xml:space="preserve"> утративший «религиозный пыл» и в</w:t>
      </w:r>
      <w:r>
        <w:t>ы</w:t>
      </w:r>
      <w:r>
        <w:t xml:space="preserve">родившийся в тупой паразитический бюрократизм. </w:t>
      </w:r>
    </w:p>
    <w:p w14:paraId="35396E0C" w14:textId="552ED5E6" w:rsidR="00D30B85" w:rsidRDefault="00D30B85" w:rsidP="00F509F0">
      <w:pPr>
        <w:pStyle w:val="af3"/>
      </w:pPr>
      <w:r>
        <w:t>В этой связи приведём высказывание Стивена Коэна</w:t>
      </w:r>
      <w:r w:rsidRPr="00D30B85">
        <w:rPr>
          <w:vertAlign w:val="superscript"/>
        </w:rPr>
        <w:t>[CDLXXIV]</w:t>
      </w:r>
      <w:r>
        <w:t xml:space="preserve">: «Единственная вина Горбачёва в том, что он создал Ельцина», вынесенное в заглавие интервью с ним, опубликованного в “Политическом журнале” № 14 (65) от 18 апреля </w:t>
      </w:r>
      <w:smartTag w:uri="urn:schemas-microsoft-com:office:smarttags" w:element="metricconverter">
        <w:smartTagPr>
          <w:attr w:name="ProductID" w:val="2005 г"/>
        </w:smartTagPr>
        <w:r>
          <w:t>2005 г</w:t>
        </w:r>
      </w:smartTag>
      <w:r>
        <w:t>. (</w:t>
      </w:r>
      <w:hyperlink r:id="rId174" w:history="1">
        <w:r w:rsidRPr="00CF1FF4">
          <w:rPr>
            <w:rStyle w:val="Hyperlink"/>
          </w:rPr>
          <w:t>http://www.politjournal.ru/index.php?action=Articles&amp;dirid=67&amp;tek=3288&amp;issue=98</w:t>
        </w:r>
      </w:hyperlink>
      <w:r>
        <w:t xml:space="preserve">). </w:t>
      </w:r>
    </w:p>
    <w:p w14:paraId="773F8412" w14:textId="77777777" w:rsidR="00D30B85" w:rsidRDefault="00D30B85" w:rsidP="00F509F0">
      <w:pPr>
        <w:pStyle w:val="af3"/>
      </w:pPr>
      <w:r>
        <w:t xml:space="preserve">В нём С.Коэн говорит: </w:t>
      </w:r>
    </w:p>
    <w:p w14:paraId="5ABA8BD7" w14:textId="77777777" w:rsidR="00D30B85" w:rsidRDefault="00D30B85" w:rsidP="00F509F0">
      <w:pPr>
        <w:pStyle w:val="a5"/>
        <w:ind w:left="397"/>
      </w:pPr>
      <w:r>
        <w:t>«Американцы написали много глупых книг о России. Преобладающее мнение специалистов: Горбачёв был недо</w:t>
      </w:r>
      <w:r>
        <w:t>с</w:t>
      </w:r>
      <w:r>
        <w:t>таточно решителен, он был слишком медлительным. А я д</w:t>
      </w:r>
      <w:r>
        <w:t>у</w:t>
      </w:r>
      <w:r>
        <w:t xml:space="preserve">маю, наоборот. Он двигался слишком быстро и решительно. В течение трёх лет он создал законодательство для рыночной экономики и демократии. Затем немедленно приступил к реализации этого законодательства. Может быть, контроль над экономикой следовало поддерживать несколько </w:t>
      </w:r>
      <w:r>
        <w:lastRenderedPageBreak/>
        <w:t>дольше, сохранить крупную собственность в руках государства. Спо</w:t>
      </w:r>
      <w:r>
        <w:t>н</w:t>
      </w:r>
      <w:r>
        <w:t>танная номенклатурная приватизация началась уже в 1988 году, когда директора начинали контролировать предприятия. Система стала разр</w:t>
      </w:r>
      <w:r>
        <w:t>у</w:t>
      </w:r>
      <w:r>
        <w:t xml:space="preserve">шаться. </w:t>
      </w:r>
    </w:p>
    <w:p w14:paraId="4193A720" w14:textId="77777777" w:rsidR="00D30B85" w:rsidRDefault="00D30B85" w:rsidP="00F509F0">
      <w:pPr>
        <w:pStyle w:val="a5"/>
        <w:ind w:left="397"/>
      </w:pPr>
      <w:r>
        <w:t>Даже в политической области надо было двигаться ме</w:t>
      </w:r>
      <w:r>
        <w:t>д</w:t>
      </w:r>
      <w:r>
        <w:t>леннее. Может быть, надо было отложить парламентские выборы в республиках (в России, на Украине и т.д.) при всеобщих выборах на Съезд народных депутатов. Если бы больше демократии было в Москве, но меньше в прови</w:t>
      </w:r>
      <w:r>
        <w:t>н</w:t>
      </w:r>
      <w:r>
        <w:t>ции, это было бы более целесообразно.</w:t>
      </w:r>
    </w:p>
    <w:p w14:paraId="587F3F4E" w14:textId="1BFCD9B0" w:rsidR="00D30B85" w:rsidRDefault="00D30B85" w:rsidP="00F509F0">
      <w:pPr>
        <w:pStyle w:val="a5"/>
        <w:ind w:left="397"/>
      </w:pPr>
      <w:r>
        <w:t xml:space="preserve">Горбачёв одновременно проводил три трансформации: диктатуры </w:t>
      </w:r>
      <w:r w:rsidRPr="00223AAE">
        <w:t>—</w:t>
      </w:r>
      <w:r>
        <w:t xml:space="preserve"> в демократию, госуда</w:t>
      </w:r>
      <w:r>
        <w:t>р</w:t>
      </w:r>
      <w:r>
        <w:t xml:space="preserve">ственной монополии </w:t>
      </w:r>
      <w:r w:rsidRPr="00223AAE">
        <w:t>—</w:t>
      </w:r>
      <w:r>
        <w:t xml:space="preserve"> в рыночную экономику, а также пытался вывести Россию из состояния холодной войны к мировому признанию. Это не имело исторических прецеде</w:t>
      </w:r>
      <w:r>
        <w:t>н</w:t>
      </w:r>
      <w:r>
        <w:t>тов»</w:t>
      </w:r>
      <w:r w:rsidRPr="00D30B85">
        <w:rPr>
          <w:vertAlign w:val="superscript"/>
        </w:rPr>
        <w:t>[CDLXXV]</w:t>
      </w:r>
      <w:r>
        <w:t>.</w:t>
      </w:r>
    </w:p>
    <w:p w14:paraId="24AC7485" w14:textId="77777777" w:rsidR="00D30B85" w:rsidRDefault="00D30B85" w:rsidP="00F509F0">
      <w:pPr>
        <w:pStyle w:val="af3"/>
      </w:pPr>
      <w:r>
        <w:t>Это высказывание можно понимать в том смысле, что пр</w:t>
      </w:r>
      <w:r>
        <w:t>о</w:t>
      </w:r>
      <w:r>
        <w:t>ект конвергенции в СССР, открывавший глобальные перспе</w:t>
      </w:r>
      <w:r>
        <w:t>к</w:t>
      </w:r>
      <w:r>
        <w:t>тивы, начатый М.С.Горбачёвым, сорвался в буржуазный либ</w:t>
      </w:r>
      <w:r>
        <w:t>е</w:t>
      </w:r>
      <w:r>
        <w:t>рализм режима, олицетворяемого Б.Н.Ельциным, в результате чего в глобальной политике было потеряно время, и новый акт решения проблемы общего кризиса капитализма начался тол</w:t>
      </w:r>
      <w:r>
        <w:t>ь</w:t>
      </w:r>
      <w:r>
        <w:t>ко с приходом к власти в России режима «великого инквизит</w:t>
      </w:r>
      <w:r>
        <w:t>о</w:t>
      </w:r>
      <w:r>
        <w:t xml:space="preserve">ра», а в США </w:t>
      </w:r>
      <w:r w:rsidRPr="00223AAE">
        <w:t>—</w:t>
      </w:r>
      <w:r>
        <w:t xml:space="preserve"> администр</w:t>
      </w:r>
      <w:r>
        <w:t>а</w:t>
      </w:r>
      <w:r>
        <w:t xml:space="preserve">ции Б.Х.Обамы. </w:t>
      </w:r>
    </w:p>
    <w:p w14:paraId="06FEDC59" w14:textId="77777777" w:rsidR="00D30B85" w:rsidRDefault="00D30B85" w:rsidP="00F509F0">
      <w:pPr>
        <w:pStyle w:val="af3"/>
      </w:pPr>
      <w:r>
        <w:t>Определённую долю вины за этот срыв процесса конверге</w:t>
      </w:r>
      <w:r>
        <w:t>н</w:t>
      </w:r>
      <w:r>
        <w:t>ции в буржуазный либерализм несёт и «архитектор перестро</w:t>
      </w:r>
      <w:r>
        <w:t>й</w:t>
      </w:r>
      <w:r>
        <w:t xml:space="preserve">ки» А.Н.Яковлев. Он, судя по публикациям в СМИ, </w:t>
      </w:r>
      <w:r w:rsidRPr="00223AAE">
        <w:t>—</w:t>
      </w:r>
      <w:r>
        <w:t xml:space="preserve"> единс</w:t>
      </w:r>
      <w:r>
        <w:t>т</w:t>
      </w:r>
      <w:r>
        <w:t xml:space="preserve">венный деятель КПСС, кто после И.В.Сталина поднял вопрос о </w:t>
      </w:r>
      <w:r w:rsidRPr="00BE78E3">
        <w:rPr>
          <w:i/>
        </w:rPr>
        <w:t>жизненной нес</w:t>
      </w:r>
      <w:r w:rsidRPr="00BE78E3">
        <w:rPr>
          <w:i/>
        </w:rPr>
        <w:t>о</w:t>
      </w:r>
      <w:r w:rsidRPr="00BE78E3">
        <w:rPr>
          <w:i/>
        </w:rPr>
        <w:t>стоятельности марксизма</w:t>
      </w:r>
      <w:r>
        <w:t xml:space="preserve"> и её роли в истории страны и мира. </w:t>
      </w:r>
      <w:r w:rsidRPr="00AA2CA4">
        <w:t xml:space="preserve">По свидетельству </w:t>
      </w:r>
      <w:r>
        <w:t xml:space="preserve">бывшего партаппаратчика </w:t>
      </w:r>
      <w:r w:rsidRPr="00AA2CA4">
        <w:t xml:space="preserve">А.Ципко: </w:t>
      </w:r>
    </w:p>
    <w:p w14:paraId="7A58077D" w14:textId="77777777" w:rsidR="00D30B85" w:rsidRPr="00567BF1" w:rsidRDefault="00D30B85" w:rsidP="00F509F0">
      <w:pPr>
        <w:pStyle w:val="a5"/>
        <w:ind w:left="397"/>
      </w:pPr>
      <w:r w:rsidRPr="00AA2CA4">
        <w:t>«</w:t>
      </w:r>
      <w:r w:rsidRPr="00567BF1">
        <w:t>…правда состоит в том, что Горбачёв по крайней мере до 1991 года, верил, что советскую систему можно соединить с демократией и со свободными выборами, что отмена ценз</w:t>
      </w:r>
      <w:r w:rsidRPr="00567BF1">
        <w:t>у</w:t>
      </w:r>
      <w:r w:rsidRPr="00567BF1">
        <w:t>ры только укрепит позиции марксистско-ленинской мысли.</w:t>
      </w:r>
    </w:p>
    <w:p w14:paraId="1E24395A" w14:textId="64DFCBAD" w:rsidR="00D30B85" w:rsidRPr="00AA2CA4" w:rsidRDefault="00D30B85" w:rsidP="00F509F0">
      <w:pPr>
        <w:pStyle w:val="a5"/>
        <w:ind w:left="397"/>
      </w:pPr>
      <w:r w:rsidRPr="00AA2CA4">
        <w:t xml:space="preserve">А Яковлев, ещё во время нашей первой встречи в марте 1986 года в своём кабинете секретаря ЦК КПСС по </w:t>
      </w:r>
      <w:r w:rsidRPr="00AA2CA4">
        <w:lastRenderedPageBreak/>
        <w:t>иде</w:t>
      </w:r>
      <w:r w:rsidRPr="00AA2CA4">
        <w:t>о</w:t>
      </w:r>
      <w:r w:rsidRPr="00AA2CA4">
        <w:t>логии, давал мне, сотруднику ИЭМСС</w:t>
      </w:r>
      <w:r w:rsidRPr="00D30B85">
        <w:rPr>
          <w:vertAlign w:val="superscript"/>
        </w:rPr>
        <w:t>[CDLXXVI]</w:t>
      </w:r>
      <w:r w:rsidRPr="00AA2CA4">
        <w:t xml:space="preserve"> АН СССР, зад</w:t>
      </w:r>
      <w:r w:rsidRPr="00AA2CA4">
        <w:t>а</w:t>
      </w:r>
      <w:r w:rsidRPr="00AA2CA4">
        <w:t>ние написать «откровенную» записку о реальных причинах «низкой экономической и социальной эффективности общес</w:t>
      </w:r>
      <w:r w:rsidRPr="00AA2CA4">
        <w:t>т</w:t>
      </w:r>
      <w:r w:rsidRPr="00AA2CA4">
        <w:t>ве</w:t>
      </w:r>
      <w:r w:rsidRPr="00AA2CA4">
        <w:t>н</w:t>
      </w:r>
      <w:r w:rsidRPr="00AA2CA4">
        <w:t>ной организации производства», об изъянах методологии «однообразия» и «уравн</w:t>
      </w:r>
      <w:r w:rsidRPr="00AA2CA4">
        <w:t>и</w:t>
      </w:r>
      <w:r w:rsidRPr="00AA2CA4">
        <w:t>ловки».</w:t>
      </w:r>
    </w:p>
    <w:p w14:paraId="6EB8FDBF" w14:textId="77777777" w:rsidR="00D30B85" w:rsidRPr="00AA2CA4" w:rsidRDefault="00D30B85" w:rsidP="00F509F0">
      <w:pPr>
        <w:pStyle w:val="a5"/>
        <w:ind w:left="397"/>
      </w:pPr>
      <w:r w:rsidRPr="00AA2CA4">
        <w:t>Правда, тогда, в 1986 году, слово «марксистской» мет</w:t>
      </w:r>
      <w:r w:rsidRPr="00AA2CA4">
        <w:t>о</w:t>
      </w:r>
      <w:r w:rsidRPr="00AA2CA4">
        <w:t>дологии не было произнесено. Но уже через два года, в конце сентября 1988 года, я, консультант международного отдела ЦК КПСС, получил от своего руководителя, секр</w:t>
      </w:r>
      <w:r w:rsidRPr="00AA2CA4">
        <w:t>е</w:t>
      </w:r>
      <w:r w:rsidRPr="00AA2CA4">
        <w:t xml:space="preserve">таря ЦК КПСС задание: дать обзор всей антимарксистской литературы второй половины </w:t>
      </w:r>
      <w:r w:rsidRPr="00AA2CA4">
        <w:rPr>
          <w:lang w:val="en-US"/>
        </w:rPr>
        <w:t>XIX</w:t>
      </w:r>
      <w:r w:rsidRPr="00AA2CA4">
        <w:t xml:space="preserve"> — начала ХХ века, и</w:t>
      </w:r>
      <w:r w:rsidRPr="00AA2CA4">
        <w:t>з</w:t>
      </w:r>
      <w:r w:rsidRPr="00AA2CA4">
        <w:t>данной на русском языке, систематизировать все основные «методологические просчёты, изъяны, ошибки марксистской доктрины». Этой фразой тогда он з</w:t>
      </w:r>
      <w:r w:rsidRPr="00AA2CA4">
        <w:t>а</w:t>
      </w:r>
      <w:r w:rsidRPr="00AA2CA4">
        <w:t>вершил нашу встречу.</w:t>
      </w:r>
    </w:p>
    <w:p w14:paraId="49EB703D" w14:textId="0D23725B" w:rsidR="00D30B85" w:rsidRDefault="00D30B85" w:rsidP="00F509F0">
      <w:pPr>
        <w:pStyle w:val="a5"/>
        <w:ind w:left="397"/>
      </w:pPr>
      <w:r w:rsidRPr="00AA2CA4">
        <w:t>В беседах со мной Яковлев особо выпячивал нравстве</w:t>
      </w:r>
      <w:r w:rsidRPr="00AA2CA4">
        <w:t>н</w:t>
      </w:r>
      <w:r w:rsidRPr="00AA2CA4">
        <w:t>ные изъяны марксизма, его апологию революционного терр</w:t>
      </w:r>
      <w:r w:rsidRPr="00AA2CA4">
        <w:t>о</w:t>
      </w:r>
      <w:r w:rsidRPr="00AA2CA4">
        <w:t>ра, его негативное отношение к христианской морали</w:t>
      </w:r>
      <w:r>
        <w:t>» (А.Ципко, “Крестьянский бунт”, “Литературная газета”, № 44 от 30.10.2005 г.)</w:t>
      </w:r>
      <w:r w:rsidRPr="00D30B85">
        <w:rPr>
          <w:vertAlign w:val="superscript"/>
        </w:rPr>
        <w:t>[CDLXXVII]</w:t>
      </w:r>
      <w:r w:rsidRPr="00AA2CA4">
        <w:t>.</w:t>
      </w:r>
    </w:p>
    <w:p w14:paraId="683DA4B5" w14:textId="77777777" w:rsidR="00D30B85" w:rsidRDefault="00D30B85" w:rsidP="00AB4398">
      <w:pPr>
        <w:pStyle w:val="PlainText"/>
        <w:spacing w:before="240"/>
      </w:pPr>
      <w:r>
        <w:t>Тем не менее, несмотря на разного рода управленческие огр</w:t>
      </w:r>
      <w:r>
        <w:t>е</w:t>
      </w:r>
      <w:r>
        <w:t>хи, допущенные как в мире “социализма”, так и в мире капит</w:t>
      </w:r>
      <w:r>
        <w:t>а</w:t>
      </w:r>
      <w:r>
        <w:t>лизма:</w:t>
      </w:r>
    </w:p>
    <w:p w14:paraId="1FE497B6" w14:textId="77777777" w:rsidR="00D30B85" w:rsidRDefault="00D30B85" w:rsidP="00C50FE4">
      <w:pPr>
        <w:pStyle w:val="a7"/>
      </w:pPr>
      <w:r>
        <w:t>Проект конвергенции исторически известных капит</w:t>
      </w:r>
      <w:r>
        <w:t>а</w:t>
      </w:r>
      <w:r>
        <w:t>лизма и социализма и построения унифицированного глобального общества, вступивший в стадию практического осуществл</w:t>
      </w:r>
      <w:r>
        <w:t>е</w:t>
      </w:r>
      <w:r>
        <w:t xml:space="preserve">ния, </w:t>
      </w:r>
      <w:r w:rsidRPr="00223AAE">
        <w:t>—</w:t>
      </w:r>
      <w:r>
        <w:t xml:space="preserve"> многоликая реальность глобальной политики наших дней.</w:t>
      </w:r>
    </w:p>
    <w:p w14:paraId="1F9CE06F" w14:textId="77777777" w:rsidR="00D30B85" w:rsidRDefault="00D30B85" w:rsidP="00873ABF">
      <w:pPr>
        <w:pStyle w:val="PlainText"/>
      </w:pPr>
      <w:r>
        <w:t>Основой для его реализации стала либерально-буржуазная общественно-экономическая фор</w:t>
      </w:r>
      <w:r>
        <w:softHyphen/>
        <w:t>мация с её «плюрализмом мн</w:t>
      </w:r>
      <w:r>
        <w:t>е</w:t>
      </w:r>
      <w:r>
        <w:t>ний», поскольку её “элита” оказалась более обучаемой, а форм</w:t>
      </w:r>
      <w:r>
        <w:t>а</w:t>
      </w:r>
      <w:r>
        <w:t xml:space="preserve">ция в целом </w:t>
      </w:r>
      <w:r w:rsidRPr="00223AAE">
        <w:t>—</w:t>
      </w:r>
      <w:r>
        <w:t xml:space="preserve"> оказалась более управляемой, нежели марксис</w:t>
      </w:r>
      <w:r>
        <w:t>т</w:t>
      </w:r>
      <w:r>
        <w:t>ско-бюрократический толпо-“элита</w:t>
      </w:r>
      <w:r>
        <w:softHyphen/>
        <w:t>ризм” СССР и «мировой си</w:t>
      </w:r>
      <w:r>
        <w:t>с</w:t>
      </w:r>
      <w:r>
        <w:t>темы социализма». При этом достижения СССР, направленные на преодоление общего кризиса капитализма, предполагается во</w:t>
      </w:r>
      <w:r>
        <w:t>с</w:t>
      </w:r>
      <w:r>
        <w:t>произвести в социальной среде капитализма в ходе его «конве</w:t>
      </w:r>
      <w:r>
        <w:t>р</w:t>
      </w:r>
      <w:r>
        <w:t>гирования».</w:t>
      </w:r>
    </w:p>
    <w:p w14:paraId="605AC875" w14:textId="77777777" w:rsidR="00D30B85" w:rsidRDefault="00D30B85" w:rsidP="00873ABF">
      <w:pPr>
        <w:pStyle w:val="PlainText"/>
      </w:pPr>
      <w:r>
        <w:t xml:space="preserve">Именно в этот глобально-политический сценарий </w:t>
      </w:r>
      <w:r>
        <w:lastRenderedPageBreak/>
        <w:t>укладывае</w:t>
      </w:r>
      <w:r>
        <w:t>т</w:t>
      </w:r>
      <w:r>
        <w:t xml:space="preserve">ся статья М.С.Горбачёва, опубликованная 7 июня </w:t>
      </w:r>
      <w:smartTag w:uri="urn:schemas-microsoft-com:office:smarttags" w:element="metricconverter">
        <w:smartTagPr>
          <w:attr w:name="ProductID" w:val="2009 г"/>
        </w:smartTagPr>
        <w:r>
          <w:t>2009 г</w:t>
        </w:r>
      </w:smartTag>
      <w:r>
        <w:t>. в “В</w:t>
      </w:r>
      <w:r>
        <w:t>а</w:t>
      </w:r>
      <w:r>
        <w:t>шингтон пост”, в которой он пишет следующее:</w:t>
      </w:r>
    </w:p>
    <w:p w14:paraId="15C90AF2" w14:textId="77777777" w:rsidR="00D30B85" w:rsidRDefault="00D30B85" w:rsidP="00F509F0">
      <w:pPr>
        <w:pStyle w:val="a5"/>
      </w:pPr>
      <w:r>
        <w:t>«Америке нужна своя перестройка, утверждает Михаил Го</w:t>
      </w:r>
      <w:r>
        <w:t>р</w:t>
      </w:r>
      <w:r>
        <w:t xml:space="preserve">бачёв в своей статье на страницах </w:t>
      </w:r>
      <w:hyperlink r:id="rId175" w:tgtFrame="_blank" w:history="1">
        <w:r>
          <w:rPr>
            <w:rStyle w:val="Hyperlink"/>
          </w:rPr>
          <w:t>The Washington Post</w:t>
        </w:r>
      </w:hyperlink>
      <w:r>
        <w:t>. По его словам, в последние годы он часто высказывает эту мысль в публичных выступлениях. “Одни реагируют с пониманием, др</w:t>
      </w:r>
      <w:r>
        <w:t>у</w:t>
      </w:r>
      <w:r>
        <w:t>гие возражают, иногда саркастически, утверждая, что я желаю Ам</w:t>
      </w:r>
      <w:r>
        <w:t>е</w:t>
      </w:r>
      <w:r>
        <w:t xml:space="preserve">рике потрясений”, </w:t>
      </w:r>
      <w:r w:rsidRPr="00223AAE">
        <w:t>—</w:t>
      </w:r>
      <w:r>
        <w:t xml:space="preserve"> пишет автор. </w:t>
      </w:r>
    </w:p>
    <w:p w14:paraId="5CB5A29B" w14:textId="77777777" w:rsidR="00D30B85" w:rsidRDefault="00D30B85" w:rsidP="00F509F0">
      <w:pPr>
        <w:pStyle w:val="a5"/>
      </w:pPr>
      <w:r>
        <w:t>По мнению Горбачёва, он и его сторонники не смогли дов</w:t>
      </w:r>
      <w:r>
        <w:t>е</w:t>
      </w:r>
      <w:r>
        <w:t xml:space="preserve">сти перестройку в СССР до конца из-за двух главных помех: попытки путча в августе 1991 года и договорённости лидеров России, Украины и Белоруссии об упразднении СССР. “Затем российское руководство отвергло эволюционный путь реформ, ввергнув страну в хаос”, </w:t>
      </w:r>
      <w:r w:rsidRPr="00223AAE">
        <w:t>—</w:t>
      </w:r>
      <w:r>
        <w:t xml:space="preserve"> пишет Горбачёв. И всё же, уверяет он, пер</w:t>
      </w:r>
      <w:r>
        <w:t>е</w:t>
      </w:r>
      <w:r>
        <w:t>стройка увенчалась победой, так как она привела страну в точку, откуда возвращение к прошлому н</w:t>
      </w:r>
      <w:r>
        <w:t>е</w:t>
      </w:r>
      <w:r>
        <w:t xml:space="preserve">возможно. </w:t>
      </w:r>
    </w:p>
    <w:p w14:paraId="3F2BF318" w14:textId="77777777" w:rsidR="00D30B85" w:rsidRDefault="00D30B85" w:rsidP="00F509F0">
      <w:pPr>
        <w:pStyle w:val="a5"/>
      </w:pPr>
      <w:r>
        <w:t>“На Западе распад СССР воспринимался как полная победа, доказавшая, что Запад в перем</w:t>
      </w:r>
      <w:r>
        <w:t>е</w:t>
      </w:r>
      <w:r>
        <w:t xml:space="preserve">нах не нуждается”, </w:t>
      </w:r>
      <w:r w:rsidRPr="00223AAE">
        <w:t>—</w:t>
      </w:r>
      <w:r>
        <w:t xml:space="preserve"> пишет автор. Однако, на его взгляд, экономический кризис 2008 </w:t>
      </w:r>
      <w:r w:rsidRPr="00223AAE">
        <w:t>—</w:t>
      </w:r>
      <w:r>
        <w:t xml:space="preserve"> 2009 годов обнажил, что новая западная модель </w:t>
      </w:r>
      <w:r w:rsidRPr="00223AAE">
        <w:t>—</w:t>
      </w:r>
      <w:r>
        <w:t xml:space="preserve"> это иллюзия, выгодная в основном сверхбогатым. Текущий кризис имеет не только финансово-экономический, но и политический характер, а причина в том, что лидеры крупнейших держав, особенно США, проигнорировали симптомы, которые требовали перестройки, п</w:t>
      </w:r>
      <w:r>
        <w:t>и</w:t>
      </w:r>
      <w:r>
        <w:t xml:space="preserve">шет Горбачёв. </w:t>
      </w:r>
      <w:r>
        <w:rPr>
          <w:rStyle w:val="Strong"/>
          <w:color w:val="000080"/>
        </w:rPr>
        <w:t xml:space="preserve">“Я уверен, что возникнет новая модель </w:t>
      </w:r>
      <w:r w:rsidRPr="00F040B2">
        <w:rPr>
          <w:rStyle w:val="Strong"/>
          <w:color w:val="000080"/>
        </w:rPr>
        <w:t>—</w:t>
      </w:r>
      <w:r>
        <w:rPr>
          <w:rStyle w:val="Strong"/>
          <w:color w:val="000080"/>
        </w:rPr>
        <w:t xml:space="preserve"> </w:t>
      </w:r>
      <w:r>
        <w:t>с упором на нужды общества и общественное благо, например, б</w:t>
      </w:r>
      <w:r>
        <w:t>о</w:t>
      </w:r>
      <w:r>
        <w:t>лее чистую окружающую среду, хорошо функционирующую и</w:t>
      </w:r>
      <w:r>
        <w:t>н</w:t>
      </w:r>
      <w:r>
        <w:t>фраструктуру и общественный транспорт, эффективные системы образования и здр</w:t>
      </w:r>
      <w:r>
        <w:t>а</w:t>
      </w:r>
      <w:r>
        <w:t xml:space="preserve">воохранения, доступное жилье”, </w:t>
      </w:r>
      <w:r w:rsidRPr="00223AAE">
        <w:t>—</w:t>
      </w:r>
      <w:r>
        <w:t xml:space="preserve"> отмечает он. </w:t>
      </w:r>
    </w:p>
    <w:p w14:paraId="1419B0F2" w14:textId="77777777" w:rsidR="00D30B85" w:rsidRPr="007328F0" w:rsidRDefault="00D30B85" w:rsidP="00F509F0">
      <w:pPr>
        <w:pStyle w:val="a5"/>
      </w:pPr>
      <w:r>
        <w:t>“</w:t>
      </w:r>
      <w:r>
        <w:rPr>
          <w:rStyle w:val="Strong"/>
          <w:color w:val="000080"/>
        </w:rPr>
        <w:t>Пришло время для “творческого строительства”</w:t>
      </w:r>
      <w:r>
        <w:t>, для н</w:t>
      </w:r>
      <w:r>
        <w:t>а</w:t>
      </w:r>
      <w:r>
        <w:t>хождения правильного соотношения между государством и ры</w:t>
      </w:r>
      <w:r>
        <w:t>н</w:t>
      </w:r>
      <w:r>
        <w:t xml:space="preserve">ком, для интеграции социальных и экологических факторов, для демилитаризации экономики”, </w:t>
      </w:r>
      <w:r w:rsidRPr="00223AAE">
        <w:t>—</w:t>
      </w:r>
      <w:r>
        <w:t xml:space="preserve"> утверждает Горбачёв, подче</w:t>
      </w:r>
      <w:r>
        <w:t>р</w:t>
      </w:r>
      <w:r>
        <w:t>кивая, что особую роль в этой новой перестройке должен сы</w:t>
      </w:r>
      <w:r>
        <w:t>г</w:t>
      </w:r>
      <w:r>
        <w:t>рать Вашингтон. “Мы справимся с новыми глобальными вызов</w:t>
      </w:r>
      <w:r>
        <w:t>а</w:t>
      </w:r>
      <w:r>
        <w:t>ми, но только если все уяснят необходимость реальных, кард</w:t>
      </w:r>
      <w:r>
        <w:t>и</w:t>
      </w:r>
      <w:r>
        <w:t xml:space="preserve">нальных перемен </w:t>
      </w:r>
      <w:r w:rsidRPr="00223AAE">
        <w:t>—</w:t>
      </w:r>
      <w:r>
        <w:t xml:space="preserve"> </w:t>
      </w:r>
      <w:r>
        <w:lastRenderedPageBreak/>
        <w:t xml:space="preserve">глобальной перестройки”, </w:t>
      </w:r>
      <w:r w:rsidRPr="00223AAE">
        <w:t>—</w:t>
      </w:r>
      <w:r>
        <w:t xml:space="preserve"> заключает он» (</w:t>
      </w:r>
      <w:hyperlink r:id="rId176" w:history="1">
        <w:r w:rsidRPr="000E513C">
          <w:rPr>
            <w:rStyle w:val="Hyperlink"/>
          </w:rPr>
          <w:t>http://www.inopressa.ru/article/08Jun2009/wp/gorbi.html</w:t>
        </w:r>
      </w:hyperlink>
      <w:r>
        <w:t>).</w:t>
      </w:r>
    </w:p>
    <w:p w14:paraId="38A5E37F" w14:textId="77777777" w:rsidR="00D30B85" w:rsidRDefault="00D30B85" w:rsidP="00F509F0">
      <w:pPr>
        <w:pStyle w:val="Heading2"/>
      </w:pPr>
      <w:bookmarkStart w:id="44" w:name="_Toc232339041"/>
      <w:bookmarkStart w:id="45" w:name="_Toc237339549"/>
      <w:r>
        <w:t xml:space="preserve">4.3. Главная и неразрешимая проблема капитализма, псевдосоциализма, и соответственно </w:t>
      </w:r>
      <w:r w:rsidRPr="00223AAE">
        <w:t>—</w:t>
      </w:r>
      <w:r>
        <w:t xml:space="preserve"> </w:t>
      </w:r>
      <w:r>
        <w:br/>
        <w:t>практики их конвергенции</w:t>
      </w:r>
      <w:bookmarkEnd w:id="44"/>
      <w:bookmarkEnd w:id="45"/>
    </w:p>
    <w:p w14:paraId="4F153FB9" w14:textId="59ACAB21" w:rsidR="00D30B85" w:rsidRDefault="00D30B85" w:rsidP="00873ABF">
      <w:pPr>
        <w:pStyle w:val="PlainText"/>
      </w:pPr>
      <w:r>
        <w:t>Однако мы не будем вдаваться в рассмотрение разных сущ</w:t>
      </w:r>
      <w:r>
        <w:t>е</w:t>
      </w:r>
      <w:r>
        <w:t>ствующих версий теории конвергенции, поскольку их роднит о</w:t>
      </w:r>
      <w:r>
        <w:t>д</w:t>
      </w:r>
      <w:r>
        <w:t xml:space="preserve">но </w:t>
      </w:r>
      <w:r w:rsidRPr="00223AAE">
        <w:t>—</w:t>
      </w:r>
      <w:r>
        <w:t xml:space="preserve"> общее им всем </w:t>
      </w:r>
      <w:r w:rsidRPr="00223AAE">
        <w:t>—</w:t>
      </w:r>
      <w:r>
        <w:t xml:space="preserve"> свойство: </w:t>
      </w:r>
      <w:r w:rsidRPr="002627DC">
        <w:rPr>
          <w:i/>
        </w:rPr>
        <w:t xml:space="preserve">все они обошли молчанием </w:t>
      </w:r>
      <w:r w:rsidRPr="008F1D59">
        <w:rPr>
          <w:b/>
          <w:i/>
        </w:rPr>
        <w:t>главную и не разрешимую</w:t>
      </w:r>
      <w:r>
        <w:rPr>
          <w:i/>
        </w:rPr>
        <w:t xml:space="preserve"> </w:t>
      </w:r>
      <w:r w:rsidRPr="002627DC">
        <w:rPr>
          <w:i/>
        </w:rPr>
        <w:t xml:space="preserve">проблему </w:t>
      </w:r>
      <w:r>
        <w:rPr>
          <w:i/>
        </w:rPr>
        <w:t>толпо-“элитаризма”, и</w:t>
      </w:r>
      <w:r>
        <w:rPr>
          <w:i/>
        </w:rPr>
        <w:t>з</w:t>
      </w:r>
      <w:r>
        <w:rPr>
          <w:i/>
        </w:rPr>
        <w:t>вестную</w:t>
      </w:r>
      <w:r w:rsidRPr="002627DC">
        <w:rPr>
          <w:i/>
        </w:rPr>
        <w:t xml:space="preserve"> по опыту </w:t>
      </w:r>
      <w:r>
        <w:rPr>
          <w:i/>
        </w:rPr>
        <w:t xml:space="preserve">капитализма </w:t>
      </w:r>
      <w:r w:rsidRPr="002627DC">
        <w:rPr>
          <w:i/>
        </w:rPr>
        <w:t>Запада, так и по опыту разных стран</w:t>
      </w:r>
      <w:r w:rsidRPr="00D30B85">
        <w:rPr>
          <w:vertAlign w:val="superscript"/>
        </w:rPr>
        <w:t>[CDLXXVIII]</w:t>
      </w:r>
      <w:r w:rsidRPr="003078D6">
        <w:t xml:space="preserve"> </w:t>
      </w:r>
      <w:r w:rsidRPr="002627DC">
        <w:rPr>
          <w:i/>
        </w:rPr>
        <w:t>социализма.</w:t>
      </w:r>
      <w:r>
        <w:t xml:space="preserve"> В силу этого обстоятельства все известные теории ко</w:t>
      </w:r>
      <w:r>
        <w:t>н</w:t>
      </w:r>
      <w:r>
        <w:t>вергенции капитализма и социализма, так или иначе вредны в деле разрешения общесистемного кризиса глобальной цивилизации, которая строится на основе библе</w:t>
      </w:r>
      <w:r>
        <w:t>й</w:t>
      </w:r>
      <w:r>
        <w:t>ского проекта, поскольку не освещая главную проблему, не дают ключей к её разрешению.</w:t>
      </w:r>
    </w:p>
    <w:p w14:paraId="7D3A8C12" w14:textId="77777777" w:rsidR="00D30B85" w:rsidRDefault="00D30B85" w:rsidP="00873ABF">
      <w:pPr>
        <w:pStyle w:val="PlainText"/>
      </w:pPr>
      <w:r>
        <w:t xml:space="preserve">Суть этой проблемы кратко выразил В.О.Ключевский: </w:t>
      </w:r>
    </w:p>
    <w:p w14:paraId="4A1C9602" w14:textId="15F8F2F2" w:rsidR="00D30B85" w:rsidRDefault="00D30B85" w:rsidP="00C50FE4">
      <w:pPr>
        <w:pStyle w:val="a9"/>
      </w:pPr>
      <w:r w:rsidRPr="0075681B">
        <w:t>«Есть люди, которые становятся скотами, как только н</w:t>
      </w:r>
      <w:r w:rsidRPr="0075681B">
        <w:t>а</w:t>
      </w:r>
      <w:r w:rsidRPr="0075681B">
        <w:t>чинают обращаться с ними, как с людьми»</w:t>
      </w:r>
      <w:r>
        <w:t>.</w:t>
      </w:r>
      <w:r w:rsidRPr="00D30B85">
        <w:rPr>
          <w:b w:val="0"/>
          <w:vertAlign w:val="superscript"/>
        </w:rPr>
        <w:t>[CDLXXIX]</w:t>
      </w:r>
      <w:r>
        <w:t xml:space="preserve"> </w:t>
      </w:r>
    </w:p>
    <w:p w14:paraId="45B3B427" w14:textId="77777777" w:rsidR="00D30B85" w:rsidRDefault="00D30B85" w:rsidP="00873ABF">
      <w:pPr>
        <w:pStyle w:val="PlainText"/>
      </w:pPr>
      <w:r>
        <w:t xml:space="preserve">И такие “люди” </w:t>
      </w:r>
      <w:r w:rsidRPr="00223AAE">
        <w:t>—</w:t>
      </w:r>
      <w:r>
        <w:t xml:space="preserve"> не единичные исключения из основной статистической массы, а стат</w:t>
      </w:r>
      <w:r>
        <w:t>и</w:t>
      </w:r>
      <w:r>
        <w:t xml:space="preserve">стически и управленчески значимая социальная группа в составе населения всех стран, где толпо-“элитаризм” </w:t>
      </w:r>
      <w:r w:rsidRPr="00223AAE">
        <w:t>—</w:t>
      </w:r>
      <w:r>
        <w:t xml:space="preserve"> норма жизни, хотя в каждой из стран эта группа обладает некоторым субкультурным своеобразием, отличающим её от аналогичных групп в других странах, кот</w:t>
      </w:r>
      <w:r>
        <w:t>о</w:t>
      </w:r>
      <w:r>
        <w:t>рое затеняет её нравственно-психологическую суть. С</w:t>
      </w:r>
      <w:r>
        <w:t>о</w:t>
      </w:r>
      <w:r>
        <w:t>ответственно этому факту:</w:t>
      </w:r>
    </w:p>
    <w:p w14:paraId="1A130573" w14:textId="77777777" w:rsidR="00D30B85" w:rsidRDefault="00D30B85" w:rsidP="00F509F0">
      <w:pPr>
        <w:pStyle w:val="a3"/>
        <w:numPr>
          <w:ilvl w:val="0"/>
          <w:numId w:val="20"/>
        </w:numPr>
        <w:ind w:left="397" w:hanging="227"/>
      </w:pPr>
      <w:r>
        <w:t>Наличие социальной группы человекообразных скотов явл</w:t>
      </w:r>
      <w:r>
        <w:t>я</w:t>
      </w:r>
      <w:r>
        <w:t>ется объективной основой н</w:t>
      </w:r>
      <w:r>
        <w:t>е</w:t>
      </w:r>
      <w:r>
        <w:t xml:space="preserve">состоятельности концепции прав человека, культивируемой на Западе: </w:t>
      </w:r>
    </w:p>
    <w:p w14:paraId="66C4D8FA" w14:textId="77777777" w:rsidR="00D30B85" w:rsidRDefault="00D30B85" w:rsidP="00F509F0">
      <w:pPr>
        <w:pStyle w:val="2"/>
        <w:numPr>
          <w:ilvl w:val="0"/>
          <w:numId w:val="25"/>
        </w:numPr>
        <w:ind w:left="624" w:hanging="227"/>
      </w:pPr>
      <w:r>
        <w:t xml:space="preserve">во-первых, сами скоты, </w:t>
      </w:r>
      <w:r w:rsidRPr="00C76E48">
        <w:rPr>
          <w:i/>
        </w:rPr>
        <w:t>по организации своей психики</w:t>
      </w:r>
      <w:r>
        <w:rPr>
          <w:i/>
        </w:rPr>
        <w:t>,</w:t>
      </w:r>
      <w:r w:rsidRPr="00C76E48">
        <w:rPr>
          <w:i/>
        </w:rPr>
        <w:t xml:space="preserve"> не будучи человеками,</w:t>
      </w:r>
      <w:r>
        <w:t xml:space="preserve"> не могут реализовать права человека, </w:t>
      </w:r>
    </w:p>
    <w:p w14:paraId="28C4E49C" w14:textId="7CBF1239" w:rsidR="00D30B85" w:rsidRDefault="00D30B85" w:rsidP="00F509F0">
      <w:pPr>
        <w:pStyle w:val="2"/>
        <w:numPr>
          <w:ilvl w:val="0"/>
          <w:numId w:val="25"/>
        </w:numPr>
        <w:ind w:left="624" w:hanging="227"/>
      </w:pPr>
      <w:r>
        <w:t xml:space="preserve">во-вторых, скоты опасны и вредоносны в своём скотстве для окружающих более или менее </w:t>
      </w:r>
      <w:r w:rsidRPr="009757BC">
        <w:rPr>
          <w:i/>
        </w:rPr>
        <w:t>нормальных</w:t>
      </w:r>
      <w:r>
        <w:t xml:space="preserve"> </w:t>
      </w:r>
      <w:r>
        <w:rPr>
          <w:i/>
        </w:rPr>
        <w:t>в некот</w:t>
      </w:r>
      <w:r>
        <w:rPr>
          <w:i/>
        </w:rPr>
        <w:t>о</w:t>
      </w:r>
      <w:r>
        <w:rPr>
          <w:i/>
        </w:rPr>
        <w:t xml:space="preserve">ром смысле </w:t>
      </w:r>
      <w:r>
        <w:t>людей, и потому своим поведением постоянно нарушают права других индивидов в пределах Божиего п</w:t>
      </w:r>
      <w:r>
        <w:t>о</w:t>
      </w:r>
      <w:r>
        <w:t>пущения</w:t>
      </w:r>
      <w:r w:rsidRPr="00D30B85">
        <w:rPr>
          <w:vertAlign w:val="superscript"/>
        </w:rPr>
        <w:t>[CDLXXX]</w:t>
      </w:r>
      <w:r>
        <w:t>.</w:t>
      </w:r>
    </w:p>
    <w:p w14:paraId="2482FCD4" w14:textId="77777777" w:rsidR="00D30B85" w:rsidRDefault="00D30B85" w:rsidP="00F509F0">
      <w:pPr>
        <w:pStyle w:val="a3"/>
        <w:numPr>
          <w:ilvl w:val="0"/>
          <w:numId w:val="20"/>
        </w:numPr>
        <w:ind w:left="397" w:hanging="227"/>
      </w:pPr>
      <w:r>
        <w:t xml:space="preserve">А для понимания главной и неразрешимой проблемы толпо-“элитаризма” и проекта конвергенции </w:t>
      </w:r>
      <w:r w:rsidRPr="00223AAE">
        <w:t>—</w:t>
      </w:r>
      <w:r>
        <w:t xml:space="preserve"> нам снова </w:t>
      </w:r>
      <w:r>
        <w:lastRenderedPageBreak/>
        <w:t>необх</w:t>
      </w:r>
      <w:r>
        <w:t>о</w:t>
      </w:r>
      <w:r>
        <w:t>димо вернуться к выделению социальных групп на основе о</w:t>
      </w:r>
      <w:r>
        <w:t>р</w:t>
      </w:r>
      <w:r>
        <w:t>ганизационно-психологического подхода (как это было сд</w:t>
      </w:r>
      <w:r>
        <w:t>е</w:t>
      </w:r>
      <w:r>
        <w:t>лано ранее в разделе 3.3.4 при рассмотрении проблематики Руси) и вникнуть в проблематику нравов, мировоззрения, о</w:t>
      </w:r>
      <w:r>
        <w:t>р</w:t>
      </w:r>
      <w:r>
        <w:t>ганизации психики (личностной и коллективных), выража</w:t>
      </w:r>
      <w:r>
        <w:t>ю</w:t>
      </w:r>
      <w:r>
        <w:t xml:space="preserve">щихся в этике людей </w:t>
      </w:r>
      <w:r w:rsidRPr="00223AAE">
        <w:t>—</w:t>
      </w:r>
      <w:r>
        <w:t xml:space="preserve"> в их поведении.</w:t>
      </w:r>
    </w:p>
    <w:p w14:paraId="502A27C8" w14:textId="77777777" w:rsidR="00D30B85" w:rsidRDefault="00D30B85" w:rsidP="00873ABF">
      <w:pPr>
        <w:pStyle w:val="PlainText"/>
      </w:pPr>
      <w:r>
        <w:t>Обратимся к общедоступным фактам.</w:t>
      </w:r>
    </w:p>
    <w:p w14:paraId="7C450A88" w14:textId="77777777" w:rsidR="00D30B85" w:rsidRDefault="00D30B85" w:rsidP="00873ABF">
      <w:pPr>
        <w:pStyle w:val="PlainText"/>
      </w:pPr>
      <w:r>
        <w:t xml:space="preserve">Вспомните погром на Тверской в Москве в </w:t>
      </w:r>
      <w:smartTag w:uri="urn:schemas-microsoft-com:office:smarttags" w:element="metricconverter">
        <w:smartTagPr>
          <w:attr w:name="ProductID" w:val="2002 г"/>
        </w:smartTagPr>
        <w:r>
          <w:t>2002 г</w:t>
        </w:r>
      </w:smartTag>
      <w:r>
        <w:t xml:space="preserve">. </w:t>
      </w:r>
    </w:p>
    <w:p w14:paraId="7FB1EC4D" w14:textId="45A41E29" w:rsidR="00D30B85" w:rsidRDefault="00D30B85" w:rsidP="00873ABF">
      <w:pPr>
        <w:pStyle w:val="PlainText"/>
      </w:pPr>
      <w:r>
        <w:t>Тогда во время чемпионата мира по футболу, проходившему в Японии, сборная “Росси</w:t>
      </w:r>
      <w:r>
        <w:t>о</w:t>
      </w:r>
      <w:r>
        <w:t>нии” кому-то проиграла (кто сейчас в состоянии вспомнить без подсказки повод для той «б</w:t>
      </w:r>
      <w:r>
        <w:t>у</w:t>
      </w:r>
      <w:r>
        <w:t>зы»?)</w:t>
      </w:r>
      <w:r w:rsidRPr="00D30B85">
        <w:rPr>
          <w:vertAlign w:val="superscript"/>
        </w:rPr>
        <w:t>[CDLXXXI]</w:t>
      </w:r>
      <w:r>
        <w:t>. Но в предвкушении ещё только ожидавшейся победы сборной Росси</w:t>
      </w:r>
      <w:r>
        <w:t>о</w:t>
      </w:r>
      <w:r>
        <w:t>нии (для которой вообще-то не было никаких предпосылок) мо</w:t>
      </w:r>
      <w:r>
        <w:t>с</w:t>
      </w:r>
      <w:r>
        <w:t>ковские власти установили мониторы на главной улице столицы и призывали людей смотреть прямую трансляцию матча на этих мониторах. Проигрыш россионской сборной вызвал в собравше</w:t>
      </w:r>
      <w:r>
        <w:t>й</w:t>
      </w:r>
      <w:r>
        <w:t xml:space="preserve">ся толпе </w:t>
      </w:r>
      <w:r w:rsidRPr="0027307B">
        <w:rPr>
          <w:i/>
        </w:rPr>
        <w:t>как бы цивилизованных</w:t>
      </w:r>
      <w:r>
        <w:rPr>
          <w:i/>
        </w:rPr>
        <w:t xml:space="preserve"> </w:t>
      </w:r>
      <w:r>
        <w:t>“</w:t>
      </w:r>
      <w:r w:rsidRPr="0027307B">
        <w:t>людей</w:t>
      </w:r>
      <w:r>
        <w:t>”, одуревших от жары, пива и созерцания «фут</w:t>
      </w:r>
      <w:r>
        <w:softHyphen/>
        <w:t>бо</w:t>
      </w:r>
      <w:r>
        <w:softHyphen/>
        <w:t>лизма», озлобление на весь мир, кот</w:t>
      </w:r>
      <w:r>
        <w:t>о</w:t>
      </w:r>
      <w:r>
        <w:t>рое они и выплеснули в окружающую среду. Незначительные по чи</w:t>
      </w:r>
      <w:r>
        <w:t>с</w:t>
      </w:r>
      <w:r>
        <w:t>ленности наряды милиции, своевременно подкрепления не вызв</w:t>
      </w:r>
      <w:r>
        <w:t>а</w:t>
      </w:r>
      <w:r>
        <w:t>ли, и были изгнаны с улицы. В результате к тому моменту, как ОМОН восстановил спокойствие, был убит один школьник, множество людей были избиты, сожжено несколько машин, ра</w:t>
      </w:r>
      <w:r>
        <w:t>з</w:t>
      </w:r>
      <w:r>
        <w:t>биты витрины и поломано ещё много чего по м</w:t>
      </w:r>
      <w:r>
        <w:t>е</w:t>
      </w:r>
      <w:r>
        <w:t xml:space="preserve">лочи… </w:t>
      </w:r>
    </w:p>
    <w:p w14:paraId="67C35190" w14:textId="77777777" w:rsidR="00D30B85" w:rsidRDefault="00D30B85" w:rsidP="00873ABF">
      <w:pPr>
        <w:pStyle w:val="PlainText"/>
      </w:pPr>
      <w:r>
        <w:t>И каждая “высокоцивилизованная” страна может вспомнить не один случай, когда фу</w:t>
      </w:r>
      <w:r>
        <w:t>т</w:t>
      </w:r>
      <w:r>
        <w:t>боль</w:t>
      </w:r>
      <w:r>
        <w:softHyphen/>
        <w:t>ные страсти вне зависимости от победы или поражения чьей-то любимой команды выл</w:t>
      </w:r>
      <w:r>
        <w:t>и</w:t>
      </w:r>
      <w:r>
        <w:t>вались в массовые драки болельщиков и погромы, в ходе которых толпа крушила всё, что попад</w:t>
      </w:r>
      <w:r>
        <w:t>а</w:t>
      </w:r>
      <w:r>
        <w:t>лось ей на пути, а её представители по своему поведению имели мало чего общего с людьми. Одн</w:t>
      </w:r>
      <w:r>
        <w:t>а</w:t>
      </w:r>
      <w:r>
        <w:t>ко причина не в футболе.</w:t>
      </w:r>
    </w:p>
    <w:p w14:paraId="4B1CEA70" w14:textId="77777777" w:rsidR="00D30B85" w:rsidRDefault="00D30B85" w:rsidP="00873ABF">
      <w:pPr>
        <w:pStyle w:val="PlainText"/>
      </w:pPr>
      <w:r>
        <w:t>Для того, чтобы погром начался, требуется всего два фактора:</w:t>
      </w:r>
    </w:p>
    <w:p w14:paraId="2F5A9E75" w14:textId="77777777" w:rsidR="00D30B85" w:rsidRDefault="00D30B85" w:rsidP="00F509F0">
      <w:pPr>
        <w:pStyle w:val="a3"/>
        <w:numPr>
          <w:ilvl w:val="0"/>
          <w:numId w:val="20"/>
        </w:numPr>
        <w:ind w:left="397" w:hanging="227"/>
      </w:pPr>
      <w:r>
        <w:t>толпа человекообразных скотов, которым нечем заняться (т.е. у которых нет смысла в жизни, кроме получения удовольс</w:t>
      </w:r>
      <w:r>
        <w:t>т</w:t>
      </w:r>
      <w:r>
        <w:t xml:space="preserve">вий физиологического или </w:t>
      </w:r>
      <w:r w:rsidRPr="007E5BF5">
        <w:rPr>
          <w:i/>
        </w:rPr>
        <w:t>психоэмоционального характера по нравам каждого из них),</w:t>
      </w:r>
      <w:r>
        <w:t xml:space="preserve"> но у которых есть переизбыток эне</w:t>
      </w:r>
      <w:r>
        <w:t>р</w:t>
      </w:r>
      <w:r>
        <w:t>гии;</w:t>
      </w:r>
    </w:p>
    <w:p w14:paraId="427DCB31" w14:textId="77777777" w:rsidR="00D30B85" w:rsidRDefault="00D30B85" w:rsidP="00F509F0">
      <w:pPr>
        <w:pStyle w:val="a3"/>
        <w:numPr>
          <w:ilvl w:val="0"/>
          <w:numId w:val="20"/>
        </w:numPr>
        <w:ind w:left="397" w:hanging="227"/>
      </w:pPr>
      <w:r>
        <w:t>и какой-нибудь повод, который может «завести» толпу.</w:t>
      </w:r>
    </w:p>
    <w:p w14:paraId="6EE8E4B9" w14:textId="46F4832B" w:rsidR="00D30B85" w:rsidRDefault="00D30B85" w:rsidP="00873ABF">
      <w:pPr>
        <w:pStyle w:val="PlainText"/>
      </w:pPr>
      <w:r>
        <w:lastRenderedPageBreak/>
        <w:t xml:space="preserve">Но единичный разовый погром </w:t>
      </w:r>
      <w:r w:rsidRPr="00223AAE">
        <w:t>—</w:t>
      </w:r>
      <w:r>
        <w:t xml:space="preserve"> это не предел буйства то</w:t>
      </w:r>
      <w:r>
        <w:t>л</w:t>
      </w:r>
      <w:r>
        <w:t xml:space="preserve">пы человекообразных скотов. Один из исторически недавних примеров продолжительного буйства человекообразных скотов </w:t>
      </w:r>
      <w:r w:rsidRPr="00223AAE">
        <w:t>—</w:t>
      </w:r>
      <w:r>
        <w:t xml:space="preserve"> массовые безпорядки, в конце октября </w:t>
      </w:r>
      <w:smartTag w:uri="urn:schemas-microsoft-com:office:smarttags" w:element="metricconverter">
        <w:smartTagPr>
          <w:attr w:name="ProductID" w:val="2005 г"/>
        </w:smartTagPr>
        <w:r>
          <w:t>2005 г</w:t>
        </w:r>
      </w:smartTag>
      <w:r>
        <w:t>. начавшиеся в пр</w:t>
      </w:r>
      <w:r>
        <w:t>и</w:t>
      </w:r>
      <w:r>
        <w:t>городах Парижа и перекинувши</w:t>
      </w:r>
      <w:r>
        <w:t>е</w:t>
      </w:r>
      <w:r>
        <w:t>ся на другие города Франции, а потом и на другие государства Европы.</w:t>
      </w:r>
      <w:r w:rsidRPr="00D30B85">
        <w:rPr>
          <w:vertAlign w:val="superscript"/>
        </w:rPr>
        <w:t>[CDLXXXII]</w:t>
      </w:r>
    </w:p>
    <w:p w14:paraId="779B89CF" w14:textId="77777777" w:rsidR="00D30B85" w:rsidRDefault="00D30B85" w:rsidP="00873ABF">
      <w:pPr>
        <w:pStyle w:val="PlainText"/>
      </w:pPr>
      <w:r>
        <w:t xml:space="preserve">27 октября </w:t>
      </w:r>
      <w:smartTag w:uri="urn:schemas-microsoft-com:office:smarttags" w:element="metricconverter">
        <w:smartTagPr>
          <w:attr w:name="ProductID" w:val="2005 г"/>
        </w:smartTagPr>
        <w:r>
          <w:t>2005 г</w:t>
        </w:r>
      </w:smartTag>
      <w:r>
        <w:t>. в пригородах Парижа начались волнения. Поджоги автомобилей на улицах, включая и маршрутные автоб</w:t>
      </w:r>
      <w:r>
        <w:t>у</w:t>
      </w:r>
      <w:r>
        <w:t>сы, поджоги магазинов, кафе, ресторанов, школ, нападения на п</w:t>
      </w:r>
      <w:r>
        <w:t>о</w:t>
      </w:r>
      <w:r>
        <w:t>лицейские патрули и участки — в течение нескольких дней обр</w:t>
      </w:r>
      <w:r>
        <w:t>е</w:t>
      </w:r>
      <w:r>
        <w:t>ли масс</w:t>
      </w:r>
      <w:r>
        <w:t>о</w:t>
      </w:r>
      <w:r>
        <w:t xml:space="preserve">вый характер. </w:t>
      </w:r>
    </w:p>
    <w:p w14:paraId="2502CD1A" w14:textId="77777777" w:rsidR="00D30B85" w:rsidRDefault="00D30B85" w:rsidP="00873ABF">
      <w:pPr>
        <w:pStyle w:val="PlainText"/>
      </w:pPr>
      <w:r>
        <w:t>В этих районах иммигранты и дети иммигрантов во втором и третьем поколении, составл</w:t>
      </w:r>
      <w:r>
        <w:t>я</w:t>
      </w:r>
      <w:r>
        <w:t>ют значимую долю среди населения. Многие из них — выходцы из бывших французских к</w:t>
      </w:r>
      <w:r>
        <w:t>о</w:t>
      </w:r>
      <w:r>
        <w:t xml:space="preserve">лоний, в том числе и традиционно-мусульманских по их культуре. </w:t>
      </w:r>
    </w:p>
    <w:p w14:paraId="77831E82" w14:textId="5929BB1A" w:rsidR="00D30B85" w:rsidRDefault="00D30B85" w:rsidP="00873ABF">
      <w:pPr>
        <w:pStyle w:val="PlainText"/>
      </w:pPr>
      <w:r>
        <w:t>Поводом к выражению недовольства таким способом, согла</w:t>
      </w:r>
      <w:r>
        <w:t>с</w:t>
      </w:r>
      <w:r>
        <w:t>но заявлениям бунтующей стороны, послужила гибель двух по</w:t>
      </w:r>
      <w:r>
        <w:t>д</w:t>
      </w:r>
      <w:r>
        <w:t>ростков арабского происхождения, которые в попытке спрятаться от преследовавшей их полиции, проникли в трансформаторную будку и погибли в ней в результате поражения током</w:t>
      </w:r>
      <w:r w:rsidRPr="00D30B85">
        <w:rPr>
          <w:vertAlign w:val="superscript"/>
        </w:rPr>
        <w:t>[CDLXXXIII]</w:t>
      </w:r>
      <w:r>
        <w:t>. Официал</w:t>
      </w:r>
      <w:r>
        <w:t>ь</w:t>
      </w:r>
      <w:r>
        <w:t>ные власти Франции, сообщая о начале волнений, опровергли факт преследования полицией погибших подростков. Тем не м</w:t>
      </w:r>
      <w:r>
        <w:t>е</w:t>
      </w:r>
      <w:r>
        <w:t>нее это опровержение не привело ни к чему, и спустя несколько дней волнения перекинулись на районы др</w:t>
      </w:r>
      <w:r>
        <w:t>у</w:t>
      </w:r>
      <w:r>
        <w:t>гих городов Франции, где иммигранты и их потомки, подобно пригородам Парижа, с</w:t>
      </w:r>
      <w:r>
        <w:t>о</w:t>
      </w:r>
      <w:r>
        <w:t xml:space="preserve">ставляют значительную часть населения и принадлежат </w:t>
      </w:r>
      <w:r>
        <w:rPr>
          <w:i/>
        </w:rPr>
        <w:t xml:space="preserve">к бедноте (по меркам Франции; по мерках этнической родины большинства из них они </w:t>
      </w:r>
      <w:r w:rsidRPr="00191C75">
        <w:rPr>
          <w:i/>
        </w:rPr>
        <w:t>—</w:t>
      </w:r>
      <w:r>
        <w:rPr>
          <w:i/>
        </w:rPr>
        <w:t xml:space="preserve"> богатеи)</w:t>
      </w:r>
      <w:r>
        <w:t>.</w:t>
      </w:r>
    </w:p>
    <w:p w14:paraId="7C3646AD" w14:textId="357B875E" w:rsidR="00D30B85" w:rsidRDefault="00D30B85" w:rsidP="00873ABF">
      <w:pPr>
        <w:pStyle w:val="PlainText"/>
      </w:pPr>
      <w:r>
        <w:t>В течение почти двух недель власти Франции практически бездействовали (что не могло не вызвать удивления у многих здравомыслящих людей, хотя аналитики СМИ к этому факту не привлекали внимания</w:t>
      </w:r>
      <w:r w:rsidRPr="00D30B85">
        <w:rPr>
          <w:vertAlign w:val="superscript"/>
        </w:rPr>
        <w:t>[CDLXXXIV]</w:t>
      </w:r>
      <w:r>
        <w:t>), не предпринимая никаких решительных силовых мер к пресечению разгула насилия на улицах и престу</w:t>
      </w:r>
      <w:r>
        <w:t>п</w:t>
      </w:r>
      <w:r>
        <w:t>лений против собственности далеко не самых богатых граждан Франции, живущих в районах, охваченных безпорядками. Чувс</w:t>
      </w:r>
      <w:r>
        <w:t>т</w:t>
      </w:r>
      <w:r>
        <w:t xml:space="preserve">вуя безнаказанность, </w:t>
      </w:r>
      <w:r>
        <w:rPr>
          <w:i/>
        </w:rPr>
        <w:t>как бы стихийное</w:t>
      </w:r>
      <w:r w:rsidRPr="00D30B85">
        <w:rPr>
          <w:vertAlign w:val="superscript"/>
        </w:rPr>
        <w:t>[CDLXXXV]</w:t>
      </w:r>
      <w:r>
        <w:t xml:space="preserve"> выражение недовольства в уличном насилии и погромах имущества наб</w:t>
      </w:r>
      <w:r>
        <w:t>и</w:t>
      </w:r>
      <w:r>
        <w:t>рало массовость. В итоге к моменту объявления чрезвычайного положения на 11</w:t>
      </w:r>
      <w:r>
        <w:noBreakHyphen/>
        <w:t xml:space="preserve">й день безпорядков (9 ноября) </w:t>
      </w:r>
      <w:r w:rsidRPr="008368A6">
        <w:t>—</w:t>
      </w:r>
      <w:r>
        <w:t xml:space="preserve"> погромщики сжигали в течение суток до 1 500 </w:t>
      </w:r>
      <w:r>
        <w:lastRenderedPageBreak/>
        <w:t>машин по всей Франции. Кроме того, начались о</w:t>
      </w:r>
      <w:r>
        <w:t>б</w:t>
      </w:r>
      <w:r>
        <w:t>стрелы нарядов полиции из огнестрельного оружия уличной шп</w:t>
      </w:r>
      <w:r>
        <w:t>а</w:t>
      </w:r>
      <w:r>
        <w:t>ной, в результате чего среди полицейских появились раненые; о жертвах среди погромщиков не сообщалось. В результате введ</w:t>
      </w:r>
      <w:r>
        <w:t>е</w:t>
      </w:r>
      <w:r>
        <w:t xml:space="preserve">ния чрезвычайного положения на основании закона </w:t>
      </w:r>
      <w:smartTag w:uri="urn:schemas-microsoft-com:office:smarttags" w:element="metricconverter">
        <w:smartTagPr>
          <w:attr w:name="ProductID" w:val="1955 г"/>
        </w:smartTagPr>
        <w:r>
          <w:t>1955 г</w:t>
        </w:r>
      </w:smartTag>
      <w:r>
        <w:t>. пол</w:t>
      </w:r>
      <w:r>
        <w:t>и</w:t>
      </w:r>
      <w:r>
        <w:t>ция получила право дейс</w:t>
      </w:r>
      <w:r>
        <w:t>т</w:t>
      </w:r>
      <w:r>
        <w:t>вовать более жёстко, а власть на местах получила право вводить комендантский час по своему усмотр</w:t>
      </w:r>
      <w:r>
        <w:t>е</w:t>
      </w:r>
      <w:r>
        <w:t xml:space="preserve">нию. Вследствие этих </w:t>
      </w:r>
      <w:r>
        <w:rPr>
          <w:i/>
        </w:rPr>
        <w:t xml:space="preserve">подозрительно поздно </w:t>
      </w:r>
      <w:r>
        <w:t>введённых мер и</w:t>
      </w:r>
      <w:r>
        <w:t>н</w:t>
      </w:r>
      <w:r>
        <w:t>тенсивность преступности стала спадать, и к 11 ноября количес</w:t>
      </w:r>
      <w:r>
        <w:t>т</w:t>
      </w:r>
      <w:r>
        <w:t>во сжигаемых автом</w:t>
      </w:r>
      <w:r>
        <w:t>а</w:t>
      </w:r>
      <w:r>
        <w:t>шин сократилось примерно до 400 за ночь и полиция стала задерживать от 150 до 200 уличных хулиганов ежедневно. В последующую неделю эти показатели сохранялись. 13 ноября Франция приступила к высылке погромщиков, арест</w:t>
      </w:r>
      <w:r>
        <w:t>о</w:t>
      </w:r>
      <w:r>
        <w:t>ванных в ходе безпорядков, что вызвало нед</w:t>
      </w:r>
      <w:r>
        <w:t>о</w:t>
      </w:r>
      <w:r>
        <w:t>вольство «правоза</w:t>
      </w:r>
      <w:r>
        <w:softHyphen/>
        <w:t>щит</w:t>
      </w:r>
      <w:r>
        <w:softHyphen/>
        <w:t>ни</w:t>
      </w:r>
      <w:r>
        <w:softHyphen/>
        <w:t>ков».</w:t>
      </w:r>
      <w:r w:rsidRPr="00D30B85">
        <w:rPr>
          <w:vertAlign w:val="superscript"/>
        </w:rPr>
        <w:t>[CDLXXXVI]</w:t>
      </w:r>
      <w:r>
        <w:t xml:space="preserve"> И в этот же день правительство Франции приняло решение о продлении режима чрезвычайного положения на три месяца, которое было подтверждено парламентом и сенатом спу</w:t>
      </w:r>
      <w:r>
        <w:t>с</w:t>
      </w:r>
      <w:r>
        <w:t>тя несколько дней, что вызвало новые протесты «правозащитн</w:t>
      </w:r>
      <w:r>
        <w:t>и</w:t>
      </w:r>
      <w:r>
        <w:t>ков», как и высылка из страны иностранцев, задержанных в ходе пресечения погр</w:t>
      </w:r>
      <w:r>
        <w:t>о</w:t>
      </w:r>
      <w:r>
        <w:t>мов</w:t>
      </w:r>
      <w:r w:rsidRPr="00D30B85">
        <w:rPr>
          <w:vertAlign w:val="superscript"/>
        </w:rPr>
        <w:t>[CDLXXXVII]</w:t>
      </w:r>
      <w:r>
        <w:t>.</w:t>
      </w:r>
    </w:p>
    <w:p w14:paraId="494258F4" w14:textId="77777777" w:rsidR="00D30B85" w:rsidRDefault="00D30B85" w:rsidP="00873ABF">
      <w:pPr>
        <w:pStyle w:val="PlainText"/>
      </w:pPr>
      <w:r>
        <w:t>Дурной пример заразителен (телевидение постаралось), и пе</w:t>
      </w:r>
      <w:r>
        <w:t>р</w:t>
      </w:r>
      <w:r>
        <w:t>воначально единичные случаи поджогов автомашин и актов ва</w:t>
      </w:r>
      <w:r>
        <w:t>н</w:t>
      </w:r>
      <w:r>
        <w:t xml:space="preserve">дализма в отношении иного имущества, </w:t>
      </w:r>
      <w:r>
        <w:rPr>
          <w:i/>
        </w:rPr>
        <w:t>предпринятых имм</w:t>
      </w:r>
      <w:r>
        <w:rPr>
          <w:i/>
        </w:rPr>
        <w:t>и</w:t>
      </w:r>
      <w:r>
        <w:rPr>
          <w:i/>
        </w:rPr>
        <w:t>грантами в подражание разгулу безчинств во Франции,</w:t>
      </w:r>
      <w:r>
        <w:t xml:space="preserve"> в первую неделю ноября имели место в Бельгии, Ге</w:t>
      </w:r>
      <w:r>
        <w:t>р</w:t>
      </w:r>
      <w:r>
        <w:t>мании, Греции.</w:t>
      </w:r>
    </w:p>
    <w:p w14:paraId="115B5718" w14:textId="77777777" w:rsidR="00D30B85" w:rsidRDefault="00D30B85" w:rsidP="00873ABF">
      <w:pPr>
        <w:pStyle w:val="PlainText"/>
      </w:pPr>
      <w:r>
        <w:t xml:space="preserve">Причём в самой французской прессе те события были </w:t>
      </w:r>
      <w:r w:rsidRPr="005708C9">
        <w:rPr>
          <w:i/>
        </w:rPr>
        <w:t>— с</w:t>
      </w:r>
      <w:r w:rsidRPr="005708C9">
        <w:rPr>
          <w:i/>
        </w:rPr>
        <w:t>о</w:t>
      </w:r>
      <w:r w:rsidRPr="005708C9">
        <w:rPr>
          <w:i/>
        </w:rPr>
        <w:t>вершенно правильно —</w:t>
      </w:r>
      <w:r>
        <w:t xml:space="preserve"> оценены как выражение концептуального краха политики французского государства, проводившейся на протяжении нескольких десятилетий и якобы направленной на создание в стране «открытого общества», в котором всем гражд</w:t>
      </w:r>
      <w:r>
        <w:t>а</w:t>
      </w:r>
      <w:r>
        <w:t>нам должно быть хорошо вне зависимости от их происхождения. Одна из такого рода оценок событий французской прессой прив</w:t>
      </w:r>
      <w:r>
        <w:t>о</w:t>
      </w:r>
      <w:r>
        <w:t>дится в статье Алена Дюамеля (Alain DUHAMEL) “Костёр фра</w:t>
      </w:r>
      <w:r>
        <w:t>н</w:t>
      </w:r>
      <w:r>
        <w:t xml:space="preserve">цузской интеграции” (“Liberation”, 9 ноября </w:t>
      </w:r>
      <w:smartTag w:uri="urn:schemas-microsoft-com:office:smarttags" w:element="metricconverter">
        <w:smartTagPr>
          <w:attr w:name="ProductID" w:val="2005 г"/>
        </w:smartTagPr>
        <w:r>
          <w:t>2005 г</w:t>
        </w:r>
      </w:smartTag>
      <w:r>
        <w:t>.), перевод к</w:t>
      </w:r>
      <w:r>
        <w:t>о</w:t>
      </w:r>
      <w:r>
        <w:t>торой помещён на сайте Ин</w:t>
      </w:r>
      <w:r>
        <w:t>о</w:t>
      </w:r>
      <w:r>
        <w:t>СМИ.</w:t>
      </w:r>
      <w:r>
        <w:rPr>
          <w:lang w:val="en-US"/>
        </w:rPr>
        <w:t>Ru</w:t>
      </w:r>
      <w:r>
        <w:t xml:space="preserve"> (сноски по тексту наши). </w:t>
      </w:r>
    </w:p>
    <w:p w14:paraId="7828EE03" w14:textId="77777777" w:rsidR="00D30B85" w:rsidRDefault="00D30B85" w:rsidP="00F509F0">
      <w:pPr>
        <w:pStyle w:val="a5"/>
      </w:pPr>
      <w:r>
        <w:t>«Франция не находится на краю гражданской войны, как у</w:t>
      </w:r>
      <w:r>
        <w:t>т</w:t>
      </w:r>
      <w:r>
        <w:t>верждают американские информационные каналы и Национал</w:t>
      </w:r>
      <w:r>
        <w:t>ь</w:t>
      </w:r>
      <w:r>
        <w:t xml:space="preserve">ный фронт. Она скорее переживает смутные </w:t>
      </w:r>
      <w:r>
        <w:lastRenderedPageBreak/>
        <w:t>времена, кризис оригинальной и заслуживающей уважения типично французской модели интеграции.</w:t>
      </w:r>
    </w:p>
    <w:p w14:paraId="553FCF11" w14:textId="77777777" w:rsidR="00D30B85" w:rsidRDefault="00D30B85" w:rsidP="00F509F0">
      <w:pPr>
        <w:pStyle w:val="a5"/>
      </w:pPr>
      <w:r>
        <w:t>Тысячи сожжённых машин, сотни ночных стычек, десятки разбитых остановок всего за десять дней говорят об агонии французской вековой истории той идеалистической и амбицио</w:t>
      </w:r>
      <w:r>
        <w:t>з</w:t>
      </w:r>
      <w:r>
        <w:t>ной, гордой и щедрой авантюры, целью которой было сделать из иммигрантов, приехавших из самых разных стран, принадлеж</w:t>
      </w:r>
      <w:r>
        <w:t>а</w:t>
      </w:r>
      <w:r>
        <w:t>щих к самым разным национальностям, культурам и религиям, настоящих фра</w:t>
      </w:r>
      <w:r>
        <w:t>н</w:t>
      </w:r>
      <w:r>
        <w:t>цузов.</w:t>
      </w:r>
    </w:p>
    <w:p w14:paraId="0BF7A143" w14:textId="77777777" w:rsidR="00D30B85" w:rsidRDefault="00D30B85" w:rsidP="00F509F0">
      <w:pPr>
        <w:pStyle w:val="a5"/>
      </w:pPr>
      <w:r>
        <w:t>Французская республика хотела доказать всему миру, что о</w:t>
      </w:r>
      <w:r>
        <w:t>т</w:t>
      </w:r>
      <w:r>
        <w:t>деление церкви от государства, образование, язык, историческое прошлое, универсальные ценности и сильное государство помогут ей превратить любого иностранца — неважно, с какого конт</w:t>
      </w:r>
      <w:r>
        <w:t>и</w:t>
      </w:r>
      <w:r>
        <w:t>нента он приехал, какой у него цвет кожи и вероисповедание — в усатого галла, патриота и ворчуна, как сами французы. Эта методичная ассимиляция была одной из главных частей той с</w:t>
      </w:r>
      <w:r>
        <w:t>а</w:t>
      </w:r>
      <w:r>
        <w:t>мой, не признающей сомнений французской исключ</w:t>
      </w:r>
      <w:r>
        <w:t>и</w:t>
      </w:r>
      <w:r>
        <w:t>тельности.</w:t>
      </w:r>
    </w:p>
    <w:p w14:paraId="35F231E6" w14:textId="20CCADD4" w:rsidR="00D30B85" w:rsidRDefault="00D30B85" w:rsidP="00F509F0">
      <w:pPr>
        <w:pStyle w:val="a5"/>
      </w:pPr>
      <w:r>
        <w:t>Другие страны — США, Великобритания, Германия, Го</w:t>
      </w:r>
      <w:r>
        <w:t>л</w:t>
      </w:r>
      <w:r>
        <w:t>ландия, Канада — выбрали другой путь: там поощрялось разн</w:t>
      </w:r>
      <w:r>
        <w:t>о</w:t>
      </w:r>
      <w:r>
        <w:t>образие культур и существование различных, иногда закрытых сообществ. Они принимали и поощряли сохранение иммигрант</w:t>
      </w:r>
      <w:r>
        <w:t>а</w:t>
      </w:r>
      <w:r>
        <w:t>ми своей культуры, языка, исторической памяти, нравов и обыч</w:t>
      </w:r>
      <w:r>
        <w:t>а</w:t>
      </w:r>
      <w:r>
        <w:t>ев. Они давали им простор для самостоятельности, самоорган</w:t>
      </w:r>
      <w:r>
        <w:t>и</w:t>
      </w:r>
      <w:r>
        <w:t>зации. Они признавали, провозглашали, облегчали существование отл</w:t>
      </w:r>
      <w:r>
        <w:t>и</w:t>
      </w:r>
      <w:r>
        <w:t>чий. Во Франции республиканский плавильный котёл, этот таи</w:t>
      </w:r>
      <w:r>
        <w:t>н</w:t>
      </w:r>
      <w:r>
        <w:t>ственный и единственный в своём роде чугунок, преследовал совершенно противоположные цели. У нас долгое время с н</w:t>
      </w:r>
      <w:r>
        <w:t>а</w:t>
      </w:r>
      <w:r>
        <w:t>смешливым превосходством наблюдали за безпорядками на рас</w:t>
      </w:r>
      <w:r>
        <w:t>о</w:t>
      </w:r>
      <w:r>
        <w:t>вой почве, межэтническими столкновениями в тех странах, кот</w:t>
      </w:r>
      <w:r>
        <w:t>о</w:t>
      </w:r>
      <w:r>
        <w:t>рые не чинили препятствий возникновению закрытых сообществ</w:t>
      </w:r>
      <w:r w:rsidRPr="00D30B85">
        <w:rPr>
          <w:vertAlign w:val="superscript"/>
        </w:rPr>
        <w:t>[CDLXXXVIII]</w:t>
      </w:r>
      <w:r>
        <w:t>. Сегодня пришла наша очередь оплакивать свою сгоревшую м</w:t>
      </w:r>
      <w:r>
        <w:t>о</w:t>
      </w:r>
      <w:r>
        <w:t>дель инт</w:t>
      </w:r>
      <w:r>
        <w:t>е</w:t>
      </w:r>
      <w:r>
        <w:t>грации.</w:t>
      </w:r>
    </w:p>
    <w:p w14:paraId="277124FD" w14:textId="2BB7DBD8" w:rsidR="00D30B85" w:rsidRDefault="00D30B85" w:rsidP="00F509F0">
      <w:pPr>
        <w:pStyle w:val="a5"/>
      </w:pPr>
      <w:r>
        <w:t>Страшные дни, которые переживает Франция, безпорядки, начавшиеся в предместьях Парижа и перекинувшиеся потом на провинцию, открыли нам жестокую истину: в этих символических поневоле языках пламени воплотился костёр французской инт</w:t>
      </w:r>
      <w:r>
        <w:t>е</w:t>
      </w:r>
      <w:r>
        <w:t>грации. Эта старая страна вечной имм</w:t>
      </w:r>
      <w:r>
        <w:t>и</w:t>
      </w:r>
      <w:r>
        <w:t>грации — в отличие от всех своих соседей Франция не перестала быть полюсом прит</w:t>
      </w:r>
      <w:r>
        <w:t>я</w:t>
      </w:r>
      <w:r>
        <w:t xml:space="preserve">жения </w:t>
      </w:r>
      <w:r>
        <w:lastRenderedPageBreak/>
        <w:t>иммигрантов, тогда как другие народы зачастую сами сложились из приезжих, — похоже, достигла пределов своей модели. Молодёжи, поджигающей машины и закидывающей п</w:t>
      </w:r>
      <w:r>
        <w:t>о</w:t>
      </w:r>
      <w:r>
        <w:t>лицию камнями, от 10 до 25 лет. Подавляющее большинство из них родились на территории Франции, имеют французское гра</w:t>
      </w:r>
      <w:r>
        <w:t>ж</w:t>
      </w:r>
      <w:r>
        <w:t>данство. Их атаки направлены против самых явных проявлений общественной жизни: полиции, школ, детских садов, коллежей, центров коллективного творчества, машин соседей, маг</w:t>
      </w:r>
      <w:r>
        <w:t>а</w:t>
      </w:r>
      <w:r>
        <w:t>зинов на ближайшей улице. Они яростно нападают на общество, в кот</w:t>
      </w:r>
      <w:r>
        <w:t>о</w:t>
      </w:r>
      <w:r>
        <w:t xml:space="preserve">ром живут, считая его несправедливым и дискриминирующим. Они чувствуют себя отверженными и, в свою очередь, отвергают общество. </w:t>
      </w:r>
      <w:r w:rsidRPr="00937551">
        <w:rPr>
          <w:b/>
        </w:rPr>
        <w:t>Если бы речь шла о рациональном споре, мы мо</w:t>
      </w:r>
      <w:r w:rsidRPr="00937551">
        <w:rPr>
          <w:b/>
        </w:rPr>
        <w:t>г</w:t>
      </w:r>
      <w:r w:rsidRPr="00937551">
        <w:rPr>
          <w:b/>
        </w:rPr>
        <w:t>ли бы возразить им, пр</w:t>
      </w:r>
      <w:r w:rsidRPr="00937551">
        <w:rPr>
          <w:b/>
        </w:rPr>
        <w:t>и</w:t>
      </w:r>
      <w:r w:rsidRPr="00937551">
        <w:rPr>
          <w:b/>
        </w:rPr>
        <w:t>знать свои ошибки (возникновение гетто, длинные, бесчеловечные многоэтажки, сокращение кредитов на интеграцию, отказ от институтов посредничества, дышащие на ладан ассоциации, поредевшие ряды муниц</w:t>
      </w:r>
      <w:r w:rsidRPr="00937551">
        <w:rPr>
          <w:b/>
        </w:rPr>
        <w:t>и</w:t>
      </w:r>
      <w:r w:rsidRPr="00937551">
        <w:rPr>
          <w:b/>
        </w:rPr>
        <w:t>пальной полиции), вспомнить и о том, что делается: облаг</w:t>
      </w:r>
      <w:r w:rsidRPr="00937551">
        <w:rPr>
          <w:b/>
        </w:rPr>
        <w:t>о</w:t>
      </w:r>
      <w:r w:rsidRPr="00937551">
        <w:rPr>
          <w:b/>
        </w:rPr>
        <w:t>раживание кварталов, помощь в устройстве на работу, пр</w:t>
      </w:r>
      <w:r w:rsidRPr="00937551">
        <w:rPr>
          <w:b/>
        </w:rPr>
        <w:t>и</w:t>
      </w:r>
      <w:r w:rsidRPr="00937551">
        <w:rPr>
          <w:b/>
        </w:rPr>
        <w:t xml:space="preserve">влечение </w:t>
      </w:r>
      <w:r>
        <w:rPr>
          <w:b/>
        </w:rPr>
        <w:t>молодё</w:t>
      </w:r>
      <w:r w:rsidRPr="00937551">
        <w:rPr>
          <w:b/>
        </w:rPr>
        <w:t>жи в школы (недостаточно), оборудование остановок и мест общественного пользования</w:t>
      </w:r>
      <w:r>
        <w:t xml:space="preserve"> (выделено нами жирным при цитировании</w:t>
      </w:r>
      <w:r w:rsidRPr="00D30B85">
        <w:rPr>
          <w:vertAlign w:val="superscript"/>
        </w:rPr>
        <w:t>[CDLXXXIX]</w:t>
      </w:r>
      <w:r>
        <w:t>). Можно отбросить цифры и аббр</w:t>
      </w:r>
      <w:r>
        <w:t>е</w:t>
      </w:r>
      <w:r>
        <w:t>виатуры — они здесь ни к ч</w:t>
      </w:r>
      <w:r>
        <w:t>е</w:t>
      </w:r>
      <w:r>
        <w:t>му.</w:t>
      </w:r>
    </w:p>
    <w:p w14:paraId="3AA4CEFC" w14:textId="77777777" w:rsidR="00D30B85" w:rsidRDefault="00D30B85" w:rsidP="00F509F0">
      <w:pPr>
        <w:pStyle w:val="a5"/>
      </w:pPr>
      <w:r>
        <w:t>Но мы уже вышли далеко за пределы этой дискуссии: с о</w:t>
      </w:r>
      <w:r>
        <w:t>д</w:t>
      </w:r>
      <w:r>
        <w:t>ной стороны, существует обездоленная, не видевшая ничего, кр</w:t>
      </w:r>
      <w:r>
        <w:t>о</w:t>
      </w:r>
      <w:r>
        <w:t>ме нищеты, время от времени посещающая школу, не имеющая ник</w:t>
      </w:r>
      <w:r>
        <w:t>а</w:t>
      </w:r>
      <w:r>
        <w:t>кой профессиональной квалификации молодёжь, которую в перспективе ожидает лишь безработица. Она находит своё сам</w:t>
      </w:r>
      <w:r>
        <w:t>о</w:t>
      </w:r>
      <w:r>
        <w:t>выражение в самой опасной и провокационной, но в то же время самой бесполезной жестокости, которой не в силах противостоять ни мэры, ни учителя, ни религиозные де</w:t>
      </w:r>
      <w:r>
        <w:t>я</w:t>
      </w:r>
      <w:r>
        <w:t>тели, ни ассоциации. А с другой — многоликое и безпорядочное государство, которое за последнее время то и дело меняет курс в том, что касается кр</w:t>
      </w:r>
      <w:r>
        <w:t>е</w:t>
      </w:r>
      <w:r>
        <w:t>дитов, контрактов, планов и законов. Как бу</w:t>
      </w:r>
      <w:r>
        <w:t>д</w:t>
      </w:r>
      <w:r>
        <w:t>то вновь и вновь строит замок из песка, который потом всё равно сносит волной.</w:t>
      </w:r>
    </w:p>
    <w:p w14:paraId="5FA5618D" w14:textId="26EDD50C" w:rsidR="00D30B85" w:rsidRDefault="00D30B85" w:rsidP="00F509F0">
      <w:pPr>
        <w:pStyle w:val="a5"/>
      </w:pPr>
      <w:r w:rsidRPr="00C91E4B">
        <w:rPr>
          <w:b/>
        </w:rPr>
        <w:t>Этот гнев, для которого нет ни политического, ни соц</w:t>
      </w:r>
      <w:r w:rsidRPr="00C91E4B">
        <w:rPr>
          <w:b/>
        </w:rPr>
        <w:t>и</w:t>
      </w:r>
      <w:r w:rsidRPr="00C91E4B">
        <w:rPr>
          <w:b/>
        </w:rPr>
        <w:t>ального решения</w:t>
      </w:r>
      <w:r>
        <w:t xml:space="preserve"> (выделено нами при цитировании</w:t>
      </w:r>
      <w:r w:rsidRPr="00D30B85">
        <w:rPr>
          <w:vertAlign w:val="superscript"/>
        </w:rPr>
        <w:t>[CDXC]</w:t>
      </w:r>
      <w:r>
        <w:t>), это дор</w:t>
      </w:r>
      <w:r>
        <w:t>о</w:t>
      </w:r>
      <w:r>
        <w:t xml:space="preserve">гостоящее и расслабленное </w:t>
      </w:r>
      <w:r>
        <w:lastRenderedPageBreak/>
        <w:t>бессилие приводят к истощению инт</w:t>
      </w:r>
      <w:r>
        <w:t>е</w:t>
      </w:r>
      <w:r>
        <w:t>грационной модели. Впервые целое поколение людей, родившихся во Франции считает себя гораздо хуже вп</w:t>
      </w:r>
      <w:r>
        <w:t>и</w:t>
      </w:r>
      <w:r>
        <w:t>савшимся в её жизнь, чем их родители, приехавшие из других стран. Оно и ведёт себя так потому, что его считают более чуждым французской нации. В нашем обществе начинается процесс распада, который прот</w:t>
      </w:r>
      <w:r>
        <w:t>и</w:t>
      </w:r>
      <w:r>
        <w:t>вор</w:t>
      </w:r>
      <w:r>
        <w:t>е</w:t>
      </w:r>
      <w:r>
        <w:t>чит его принципам и тому, что было сделано за предыдущее ст</w:t>
      </w:r>
      <w:r>
        <w:t>о</w:t>
      </w:r>
      <w:r>
        <w:t>летие. Дискриминация (жилищная, школьная, при найме на работу) лишь усиливается социальным кризисом, который нача</w:t>
      </w:r>
      <w:r>
        <w:t>л</w:t>
      </w:r>
      <w:r>
        <w:t>ся ещё 30 лет назад. Жестокая и агрессивная реакция подрос</w:t>
      </w:r>
      <w:r>
        <w:t>т</w:t>
      </w:r>
      <w:r>
        <w:t>ков и молодёжи, которые не признают никаких общественных правил и живут в состоянии полного беззакония, ещё более др</w:t>
      </w:r>
      <w:r>
        <w:t>а</w:t>
      </w:r>
      <w:r>
        <w:t>матизирует этот раскол. Когда погаснут пожары и кончатся зап</w:t>
      </w:r>
      <w:r>
        <w:t>а</w:t>
      </w:r>
      <w:r>
        <w:t>сы бутылок с зажигательной смесью, обострённое недоверие ж</w:t>
      </w:r>
      <w:r>
        <w:t>и</w:t>
      </w:r>
      <w:r>
        <w:t>телей неблагополучных кварталов ко всем остальным никуда не денется.</w:t>
      </w:r>
    </w:p>
    <w:p w14:paraId="669C4D6A" w14:textId="77777777" w:rsidR="00D30B85" w:rsidRDefault="00D30B85" w:rsidP="00F509F0">
      <w:pPr>
        <w:pStyle w:val="a5"/>
      </w:pPr>
      <w:r>
        <w:t>Страх, провокации и ярость разделили французское общество на замкнутые группы. Пожалуй, призывы восстановить социал</w:t>
      </w:r>
      <w:r>
        <w:t>ь</w:t>
      </w:r>
      <w:r>
        <w:t>ное разнообразие в неблагополучных кварталах способны сегодня вдохновить аббата Пьера (возглавляет известное благотворител</w:t>
      </w:r>
      <w:r>
        <w:t>ь</w:t>
      </w:r>
      <w:r>
        <w:t>ное общество — прим. перев.) да Оливье Безансно (Olivier Besancenot, один из лидеров французских коммунистов-радикалов — прим. перев.). Боюсь, что без проявления решительности, пропорционального катастрофе со стороны государства, восст</w:t>
      </w:r>
      <w:r>
        <w:t>а</w:t>
      </w:r>
      <w:r>
        <w:t>новление французской модели интеграции теперь окажется сиз</w:t>
      </w:r>
      <w:r>
        <w:t>и</w:t>
      </w:r>
      <w:r>
        <w:t>фовым трудом» (</w:t>
      </w:r>
      <w:hyperlink r:id="rId177" w:history="1">
        <w:r w:rsidRPr="00AF4AE5">
          <w:rPr>
            <w:rStyle w:val="Hyperlink"/>
          </w:rPr>
          <w:t>http://www.inosmi.ru/print/223564.html</w:t>
        </w:r>
      </w:hyperlink>
      <w:r>
        <w:t>).</w:t>
      </w:r>
    </w:p>
    <w:p w14:paraId="1552CAA1" w14:textId="77777777" w:rsidR="00D30B85" w:rsidRDefault="00D30B85" w:rsidP="00873ABF">
      <w:pPr>
        <w:pStyle w:val="PlainText"/>
      </w:pPr>
      <w:r>
        <w:t>Но то, что марксисты назвали бы «обострением классовой борьбы», «реакцией угнетённых на угнетение», «преддверием р</w:t>
      </w:r>
      <w:r>
        <w:t>е</w:t>
      </w:r>
      <w:r>
        <w:t xml:space="preserve">волюционной ситуации», </w:t>
      </w:r>
      <w:r w:rsidRPr="00223AAE">
        <w:t>—</w:t>
      </w:r>
      <w:r>
        <w:t xml:space="preserve"> в действительности является только формой выражения процессов, к классовой борьбе не имеющих никакого отношения, но лежащих в области пороков нравстве</w:t>
      </w:r>
      <w:r>
        <w:t>н</w:t>
      </w:r>
      <w:r>
        <w:t>ности и организации психики индивидов, которые в условиях толпо-“элитаризма” не смогли состоят</w:t>
      </w:r>
      <w:r>
        <w:t>ь</w:t>
      </w:r>
      <w:r>
        <w:t xml:space="preserve">ся как человеки. </w:t>
      </w:r>
    </w:p>
    <w:p w14:paraId="24344447" w14:textId="501E7E3E" w:rsidR="00D30B85" w:rsidRDefault="00D30B85" w:rsidP="00873ABF">
      <w:pPr>
        <w:pStyle w:val="PlainText"/>
      </w:pPr>
      <w:r>
        <w:t>Ниже — впечатления Дарьи Асламовой</w:t>
      </w:r>
      <w:r w:rsidRPr="00D30B85">
        <w:rPr>
          <w:vertAlign w:val="superscript"/>
        </w:rPr>
        <w:t>[CDXCI]</w:t>
      </w:r>
      <w:r>
        <w:t xml:space="preserve"> от посещения «гор</w:t>
      </w:r>
      <w:r>
        <w:t>я</w:t>
      </w:r>
      <w:r>
        <w:t>чих» пригородов, опубликованные в газете «</w:t>
      </w:r>
      <w:r w:rsidRPr="006F4D5E">
        <w:t>Комсомольская пра</w:t>
      </w:r>
      <w:r w:rsidRPr="006F4D5E">
        <w:t>в</w:t>
      </w:r>
      <w:r w:rsidRPr="006F4D5E">
        <w:t>да</w:t>
      </w:r>
      <w:r>
        <w:t>» 11.11.2005 и днём позже на сайте “Интернет против Телеэ</w:t>
      </w:r>
      <w:r>
        <w:t>к</w:t>
      </w:r>
      <w:r>
        <w:t>рана”. Хоть от них несёт некоторой фальшью и показ</w:t>
      </w:r>
      <w:r>
        <w:t>у</w:t>
      </w:r>
      <w:r>
        <w:t xml:space="preserve">хой, но всё же из этой публикации можно понять и точку зрения, и </w:t>
      </w:r>
      <w:r>
        <w:lastRenderedPageBreak/>
        <w:t>психол</w:t>
      </w:r>
      <w:r>
        <w:t>о</w:t>
      </w:r>
      <w:r>
        <w:t>гию буйствующих жителей Фра</w:t>
      </w:r>
      <w:r>
        <w:t>н</w:t>
      </w:r>
      <w:r>
        <w:t>ции (сноски по тексту наши):</w:t>
      </w:r>
    </w:p>
    <w:p w14:paraId="042C1DB4" w14:textId="77777777" w:rsidR="00D30B85" w:rsidRDefault="00D30B85" w:rsidP="00F509F0">
      <w:pPr>
        <w:pStyle w:val="a5"/>
      </w:pPr>
      <w:r>
        <w:t xml:space="preserve">«Здесь </w:t>
      </w:r>
      <w:r w:rsidRPr="008368A6">
        <w:t>(</w:t>
      </w:r>
      <w:r>
        <w:t>в одном из пригородов Страсбурга, время после 23.00: наше пояснение при цитиров</w:t>
      </w:r>
      <w:r>
        <w:t>а</w:t>
      </w:r>
      <w:r>
        <w:t>нии) тихо, глухо и темно, как в танке. На улицах — ни одной живой души. Наконец мы находим припаркованную машину, где сидят трое чёрных парней. «Клиентов ждут, — шепчет мне Аля. — Наркота, сама поним</w:t>
      </w:r>
      <w:r>
        <w:t>а</w:t>
      </w:r>
      <w:r>
        <w:t>ешь». «Месье, — воркующим голоском обращается она к па</w:t>
      </w:r>
      <w:r>
        <w:t>р</w:t>
      </w:r>
      <w:r>
        <w:t>ням. — Мы журналисты из России. Не соблаговолите ли вы поговорить с нами». «Ой-ля-ля! Журналистки! Чудненько. Жд</w:t>
      </w:r>
      <w:r>
        <w:t>и</w:t>
      </w:r>
      <w:r>
        <w:t>те, де</w:t>
      </w:r>
      <w:r>
        <w:t>в</w:t>
      </w:r>
      <w:r>
        <w:t xml:space="preserve">чонки, сейчас выйдем». </w:t>
      </w:r>
    </w:p>
    <w:p w14:paraId="2B7C47ED" w14:textId="77777777" w:rsidR="00D30B85" w:rsidRDefault="00D30B85" w:rsidP="00F509F0">
      <w:pPr>
        <w:pStyle w:val="a5"/>
      </w:pPr>
      <w:r>
        <w:t>Уж не знаю, как так получилось, но уже через 5 минут в</w:t>
      </w:r>
      <w:r>
        <w:t>о</w:t>
      </w:r>
      <w:r>
        <w:t>круг нас собралась целая толпа чел</w:t>
      </w:r>
      <w:r>
        <w:t>о</w:t>
      </w:r>
      <w:r>
        <w:t>век в 20. Из всех щелей и дырок полезли парни всех цветов кожи с пивными бутылками в руках. «А, русские! Да вы тоже всё врете о нас в своих газ</w:t>
      </w:r>
      <w:r>
        <w:t>е</w:t>
      </w:r>
      <w:r>
        <w:t>тах». На вечный вопрос: «Кто во всём виноват?» — поднялся такой крик, что сначала мы ничего не могли разобрать, кроме криков: «Сар</w:t>
      </w:r>
      <w:r>
        <w:softHyphen/>
        <w:t>ко</w:t>
      </w:r>
      <w:r>
        <w:softHyphen/>
        <w:t>зи!» (Николя Саркози — министр внутренних дел Фра</w:t>
      </w:r>
      <w:r>
        <w:t>н</w:t>
      </w:r>
      <w:r>
        <w:t xml:space="preserve">ции.) </w:t>
      </w:r>
    </w:p>
    <w:p w14:paraId="59E01827" w14:textId="77777777" w:rsidR="00D30B85" w:rsidRDefault="00D30B85" w:rsidP="00F509F0">
      <w:pPr>
        <w:pStyle w:val="a5"/>
      </w:pPr>
      <w:r>
        <w:t>Нам сочно объяснили, что и как нужно сделать с самим м</w:t>
      </w:r>
      <w:r>
        <w:t>и</w:t>
      </w:r>
      <w:r>
        <w:t>нистром, его мамой, папой и всеми родственниками. «Нас по д</w:t>
      </w:r>
      <w:r>
        <w:t>е</w:t>
      </w:r>
      <w:r>
        <w:t>сять раз в день останавливают, ставят к стенке, заставляют сн</w:t>
      </w:r>
      <w:r>
        <w:t>и</w:t>
      </w:r>
      <w:r>
        <w:t>мать ботинки и обыскивают! — кричит здоровенный негр. — Где мои права человека? А мы французы, запомни, французы! У меня паспорт есть. Мы здесь родились, это наша земля!» Негр пританцовывает в боевом танце и тычет мне под нос свои док</w:t>
      </w:r>
      <w:r>
        <w:t>у</w:t>
      </w:r>
      <w:r>
        <w:t>менты. Толпа становится всё более наступательной. Парни бры</w:t>
      </w:r>
      <w:r>
        <w:t>з</w:t>
      </w:r>
      <w:r>
        <w:t xml:space="preserve">гают слюной, бешено орут во весь голос, беспрерывно трогают нас. Со стороны всё это выглядит как очень крутой рэпперский клип. Я в испуге прячусь за Алю, спокойную, как удав. «Да не бойся ты, — говорит она. — Ничего они не сделают, просто темперамент». </w:t>
      </w:r>
    </w:p>
    <w:p w14:paraId="050B6DD5" w14:textId="77777777" w:rsidR="00D30B85" w:rsidRDefault="00D30B85" w:rsidP="00F509F0">
      <w:pPr>
        <w:pStyle w:val="a5"/>
        <w:keepNext/>
      </w:pPr>
      <w:r>
        <w:rPr>
          <w:rStyle w:val="Strong1"/>
        </w:rPr>
        <w:t>«Коктейль Молотова» сочувствующие везут из Боснии</w:t>
      </w:r>
    </w:p>
    <w:p w14:paraId="228139CE" w14:textId="77777777" w:rsidR="00D30B85" w:rsidRDefault="00D30B85" w:rsidP="00F509F0">
      <w:pPr>
        <w:pStyle w:val="a5"/>
      </w:pPr>
      <w:r>
        <w:t>«Вот ты расистка, ты расистка! — кричит огромный араб Алине. — Если нет, то докажи это, поцелуй меня. Тебе, наве</w:t>
      </w:r>
      <w:r>
        <w:t>р</w:t>
      </w:r>
      <w:r>
        <w:t>ное, противно!» Аля поднимается на цыпочки и преспокойно ц</w:t>
      </w:r>
      <w:r>
        <w:t>е</w:t>
      </w:r>
      <w:r>
        <w:t>лует его в грязную, небритую щеку. Все довольны. «Хотите, я вам «коктейль Молотова» покажу? — спрашивает пацан из Бо</w:t>
      </w:r>
      <w:r>
        <w:t>с</w:t>
      </w:r>
      <w:r>
        <w:t>нии. — Смотрите!» Он начинает расстегивать ширинку. Все х</w:t>
      </w:r>
      <w:r>
        <w:t>о</w:t>
      </w:r>
      <w:r>
        <w:t xml:space="preserve">хочут. «Я лично две машины </w:t>
      </w:r>
      <w:r>
        <w:lastRenderedPageBreak/>
        <w:t>сжёг!» — хвастается он и в самом деле достаёт из-за пазухи бутылку с чем-то мутным. «Ну и д</w:t>
      </w:r>
      <w:r>
        <w:t>у</w:t>
      </w:r>
      <w:r>
        <w:t>рак! — орут ему остальные. — Заткнись! Они же провокат</w:t>
      </w:r>
      <w:r>
        <w:t>о</w:t>
      </w:r>
      <w:r>
        <w:t xml:space="preserve">ры!» </w:t>
      </w:r>
    </w:p>
    <w:p w14:paraId="52935ADE" w14:textId="77777777" w:rsidR="00D30B85" w:rsidRDefault="00D30B85" w:rsidP="00F509F0">
      <w:pPr>
        <w:pStyle w:val="a5"/>
      </w:pPr>
      <w:r>
        <w:t>«Мы этим французам весь туристский бизнес попортим, — говорит большой негр Зайед. — Так было два года назад, когда наш парень спасался от полиции зимой и прыгнул в канал, а ч</w:t>
      </w:r>
      <w:r>
        <w:t>е</w:t>
      </w:r>
      <w:r>
        <w:t>рез несколько дней умер в больнице от переохлаждения. Мы т</w:t>
      </w:r>
      <w:r>
        <w:t>о</w:t>
      </w:r>
      <w:r>
        <w:t>гда вышли на улицы и перекрыли весь центр Страсбурга. Они нам тоже весь бизнес попортили. Цена на гашиш в последние дни взлетела до небес, потому что везде полиция шарится. У нас вся работа стоит. А вам, девчонки, кстати, не надо? Вам со скидкой». Он достаёт пакетики с белым порошком. В этот м</w:t>
      </w:r>
      <w:r>
        <w:t>о</w:t>
      </w:r>
      <w:r>
        <w:t xml:space="preserve">мент подходит клиент — невысокий паренёк с низко надвинутым капюшоном. Один из наших новых знакомых, ничуть нас не стесняясь, отходит с ним в сторону. </w:t>
      </w:r>
    </w:p>
    <w:p w14:paraId="7A11D7FA" w14:textId="2B9E2248" w:rsidR="00D30B85" w:rsidRDefault="00D30B85" w:rsidP="00F509F0">
      <w:pPr>
        <w:pStyle w:val="a5"/>
      </w:pPr>
      <w:r>
        <w:t>«Вы не думайте, что мы плохие! — с пафосом восклицает араб по имени Стадир. — Нам приходится торговать наркотик</w:t>
      </w:r>
      <w:r>
        <w:t>а</w:t>
      </w:r>
      <w:r>
        <w:t>ми, потому что нам платят нищенское пособие, а работы нет». «А сколько у вас пособие?» У Стадира немедленно портится н</w:t>
      </w:r>
      <w:r>
        <w:t>а</w:t>
      </w:r>
      <w:r>
        <w:t>строение: «Что вас всех, журналистов, волнуют наши социальные проблемы? Вы у себя в России разберитесь, у вас вообще нищ</w:t>
      </w:r>
      <w:r>
        <w:t>е</w:t>
      </w:r>
      <w:r>
        <w:t>та. А кстати, тебе Путин нравится?» Я мычу что-то неопред</w:t>
      </w:r>
      <w:r>
        <w:t>е</w:t>
      </w:r>
      <w:r>
        <w:t>лённое: скажешь «да» — набьют морду, скажешь «нет» — тоже набьют, на всякий случай. «Мы за вашей Чечнёй следим! — угрожающе говорит он. — И Израиль нам за Палестину отв</w:t>
      </w:r>
      <w:r>
        <w:t>е</w:t>
      </w:r>
      <w:r>
        <w:t>тит!» «И всё-таки, сколько пособие?» «Ну чего ты привязалась! Эти уроды платят мне 325 евро в месяц и думают, что от меня так просто отдел</w:t>
      </w:r>
      <w:r>
        <w:t>а</w:t>
      </w:r>
      <w:r>
        <w:t>лись</w:t>
      </w:r>
      <w:r w:rsidRPr="00D30B85">
        <w:rPr>
          <w:vertAlign w:val="superscript"/>
        </w:rPr>
        <w:t>[CDXCII]</w:t>
      </w:r>
      <w:r>
        <w:t xml:space="preserve">». </w:t>
      </w:r>
    </w:p>
    <w:p w14:paraId="19979027" w14:textId="77777777" w:rsidR="00D30B85" w:rsidRDefault="00D30B85" w:rsidP="00F509F0">
      <w:pPr>
        <w:pStyle w:val="a5"/>
      </w:pPr>
      <w:r>
        <w:t xml:space="preserve">И тут все разом стали кричать, как их не любят французы. Странные ребята: </w:t>
      </w:r>
      <w:r w:rsidRPr="00DE5F2F">
        <w:rPr>
          <w:b/>
        </w:rPr>
        <w:t>торгуют нарк</w:t>
      </w:r>
      <w:r w:rsidRPr="00DE5F2F">
        <w:rPr>
          <w:b/>
        </w:rPr>
        <w:t>о</w:t>
      </w:r>
      <w:r w:rsidRPr="00DE5F2F">
        <w:rPr>
          <w:b/>
        </w:rPr>
        <w:t>той, пьют, шарахаются по улицам, не работают и не учатся и почему-то хотят, чтобы их л</w:t>
      </w:r>
      <w:r w:rsidRPr="00DE5F2F">
        <w:rPr>
          <w:b/>
        </w:rPr>
        <w:t>ю</w:t>
      </w:r>
      <w:r w:rsidRPr="00DE5F2F">
        <w:rPr>
          <w:b/>
        </w:rPr>
        <w:t>били</w:t>
      </w:r>
      <w:r>
        <w:t xml:space="preserve"> (выделено нами при цитировании). </w:t>
      </w:r>
    </w:p>
    <w:p w14:paraId="6681E53C" w14:textId="77777777" w:rsidR="00D30B85" w:rsidRDefault="00D30B85" w:rsidP="00F509F0">
      <w:pPr>
        <w:pStyle w:val="a5"/>
      </w:pPr>
      <w:r>
        <w:t>«Ты пойми, — говорит негр Зайед. — Нам нужно, чтобы нас уважали как личностей. Мы д</w:t>
      </w:r>
      <w:r>
        <w:t>а</w:t>
      </w:r>
      <w:r>
        <w:t>же с девчонками не можем встречаться, потому что нам нечего им предложить. Хотя, гов</w:t>
      </w:r>
      <w:r>
        <w:t>о</w:t>
      </w:r>
      <w:r>
        <w:t>рят, у вас в России полно красивых девчонок? А? Ты там пер</w:t>
      </w:r>
      <w:r>
        <w:t>е</w:t>
      </w:r>
      <w:r>
        <w:t xml:space="preserve">дай: мы к ним приедем». </w:t>
      </w:r>
    </w:p>
    <w:p w14:paraId="20440A10" w14:textId="77777777" w:rsidR="00D30B85" w:rsidRDefault="00D30B85" w:rsidP="00F509F0">
      <w:pPr>
        <w:pStyle w:val="a5"/>
      </w:pPr>
      <w:r>
        <w:t>Стадир неожиданно круто обрывает беседу. «Вот что, де</w:t>
      </w:r>
      <w:r>
        <w:t>в</w:t>
      </w:r>
      <w:r>
        <w:t>чонки. Поговорили и будет. Вы работе мешаете, внимание пр</w:t>
      </w:r>
      <w:r>
        <w:t>и</w:t>
      </w:r>
      <w:r>
        <w:t xml:space="preserve">влекаете. Пока вы тут стоите, полицейская </w:t>
      </w:r>
      <w:r>
        <w:lastRenderedPageBreak/>
        <w:t>машина трижды мимо проезж</w:t>
      </w:r>
      <w:r>
        <w:t>а</w:t>
      </w:r>
      <w:r>
        <w:t xml:space="preserve">ла. Мы вас не обижали, не били, так что уе...те по-хорошему». Мы пожимаем множество чёрных и коричневых рук и уе...ем по-хорошему. Буквально через </w:t>
      </w:r>
      <w:smartTag w:uri="urn:schemas-microsoft-com:office:smarttags" w:element="metricconverter">
        <w:smartTagPr>
          <w:attr w:name="ProductID" w:val="100 метров"/>
        </w:smartTagPr>
        <w:r>
          <w:t>100 метров</w:t>
        </w:r>
      </w:smartTag>
      <w:r>
        <w:t xml:space="preserve"> встречаем миленькую, седенькую старушку, выгуливающую в полночь с</w:t>
      </w:r>
      <w:r>
        <w:t>о</w:t>
      </w:r>
      <w:r>
        <w:t>бачку на газоне. «А, вы из России? — радуется она. — Мой папа родился в Санкт-Петербурге!» «Мадам, неужели вам тут не страшно?» «Мне? Бояться? — Она гордо выпрямляет худен</w:t>
      </w:r>
      <w:r>
        <w:t>ь</w:t>
      </w:r>
      <w:r>
        <w:t>кую спинку. — Это унизительно и некрасиво. Я тоже немножко русская. И я у себя дома!» (</w:t>
      </w:r>
      <w:hyperlink r:id="rId178" w:history="1">
        <w:r w:rsidRPr="00BC001C">
          <w:rPr>
            <w:rStyle w:val="Hyperlink"/>
          </w:rPr>
          <w:t>http://kp.ru/daily/23609.4/46613/</w:t>
        </w:r>
      </w:hyperlink>
      <w:r>
        <w:t xml:space="preserve">; </w:t>
      </w:r>
      <w:hyperlink r:id="rId179" w:history="1">
        <w:r w:rsidRPr="00AF4AE5">
          <w:rPr>
            <w:rStyle w:val="Hyperlink"/>
          </w:rPr>
          <w:t>http://www.contr-tv.ru/print/1424/</w:t>
        </w:r>
      </w:hyperlink>
      <w:r>
        <w:t>).</w:t>
      </w:r>
    </w:p>
    <w:p w14:paraId="6D42C46D" w14:textId="77777777" w:rsidR="00D30B85" w:rsidRDefault="00D30B85" w:rsidP="00873ABF">
      <w:pPr>
        <w:pStyle w:val="PlainText"/>
        <w:numPr>
          <w:ins w:id="46" w:author="Пользователь" w:date="2009-07-19T01:56:00Z"/>
        </w:numPr>
      </w:pPr>
      <w:r>
        <w:t>Более широкая подборка впечатлений о жизни Франции ок</w:t>
      </w:r>
      <w:r>
        <w:t>а</w:t>
      </w:r>
      <w:r>
        <w:t>залась доступной в интернете в качестве глав из книги писат</w:t>
      </w:r>
      <w:r>
        <w:t>е</w:t>
      </w:r>
      <w:r>
        <w:t xml:space="preserve">ля А.Гладилина (к </w:t>
      </w:r>
      <w:smartTag w:uri="urn:schemas-microsoft-com:office:smarttags" w:element="metricconverter">
        <w:smartTagPr>
          <w:attr w:name="ProductID" w:val="2004 г"/>
        </w:smartTagPr>
        <w:r>
          <w:t>2004 г</w:t>
        </w:r>
      </w:smartTag>
      <w:r>
        <w:t>. прожившего во Франции 28 лет) “</w:t>
      </w:r>
      <w:r w:rsidRPr="004F6147">
        <w:t>Го</w:t>
      </w:r>
      <w:r w:rsidRPr="004F6147">
        <w:t>с</w:t>
      </w:r>
      <w:r w:rsidRPr="004F6147">
        <w:t>пода преступники, добро пожаловать во Францию</w:t>
      </w:r>
      <w:r>
        <w:t>”. Они были опубл</w:t>
      </w:r>
      <w:r>
        <w:t>и</w:t>
      </w:r>
      <w:r>
        <w:t xml:space="preserve">кованы частями в «Российской газете» в октябре </w:t>
      </w:r>
      <w:smartTag w:uri="urn:schemas-microsoft-com:office:smarttags" w:element="metricconverter">
        <w:smartTagPr>
          <w:attr w:name="ProductID" w:val="2004 г"/>
        </w:smartTagPr>
        <w:r>
          <w:t>2004 г</w:t>
        </w:r>
      </w:smartTag>
      <w:r>
        <w:t>., т.е. за год до событий во Франции. Одна из тех статей — от 22.10.2004 г. под общим заголовком “</w:t>
      </w:r>
      <w:r w:rsidRPr="006D2865">
        <w:t>Криминальный Париж</w:t>
      </w:r>
      <w:r>
        <w:t>”</w:t>
      </w:r>
      <w:r w:rsidRPr="006D2865">
        <w:t xml:space="preserve"> </w:t>
      </w:r>
      <w:r>
        <w:t>и подзаголовком “Глава четвертая: “</w:t>
      </w:r>
      <w:r w:rsidRPr="006D2865">
        <w:t>горячие</w:t>
      </w:r>
      <w:r>
        <w:t>”</w:t>
      </w:r>
      <w:r w:rsidRPr="006D2865">
        <w:t xml:space="preserve"> пригороды</w:t>
      </w:r>
      <w:r>
        <w:t>” (на сайте «Интернет пр</w:t>
      </w:r>
      <w:r>
        <w:t>о</w:t>
      </w:r>
      <w:r>
        <w:t>тив телеэкрана» этот же материал был опубликован 07.11.2005 г. под заголовком “Страна победившего идиотизма. «Горячие» пр</w:t>
      </w:r>
      <w:r>
        <w:t>и</w:t>
      </w:r>
      <w:r>
        <w:t>городы Парижа”). Приведём некоторые в</w:t>
      </w:r>
      <w:r>
        <w:t>ы</w:t>
      </w:r>
      <w:r>
        <w:t>держки из неё:</w:t>
      </w:r>
    </w:p>
    <w:p w14:paraId="357687C7" w14:textId="23F6E28F" w:rsidR="00D30B85" w:rsidRDefault="00D30B85" w:rsidP="00F509F0">
      <w:pPr>
        <w:pStyle w:val="a5"/>
      </w:pPr>
      <w:r>
        <w:t>«В газетах не прекращаются дискуссии по поводу того, как наладить быт «горячих» пригородов. Заседают министерские к</w:t>
      </w:r>
      <w:r>
        <w:t>о</w:t>
      </w:r>
      <w:r>
        <w:t>миссии. Устраиваются специальные конференции, с участием п</w:t>
      </w:r>
      <w:r>
        <w:t>о</w:t>
      </w:r>
      <w:r>
        <w:t>литиков, учёных-исследователей, муниципальных чиновников. О бедных ребятах из «горячих» пригородов пишутся книги, сним</w:t>
      </w:r>
      <w:r>
        <w:t>а</w:t>
      </w:r>
      <w:r>
        <w:t>ются фильмы, модные певцы посвящают им песни… Каюсь, я тут неудачно выразился, написав «так они благодарят Францию за гостеприимство». Помилуйте, о какой благодарности может быть речь? Общий тон дискуссии таков: это несчастные дети, жертвы расизма, безработицы, классового неравенства, недоста</w:t>
      </w:r>
      <w:r>
        <w:t>т</w:t>
      </w:r>
      <w:r>
        <w:t>ков школьного образования, отсутствия развлечений, слабой и</w:t>
      </w:r>
      <w:r>
        <w:t>н</w:t>
      </w:r>
      <w:r>
        <w:t>теграции французских</w:t>
      </w:r>
      <w:r w:rsidRPr="00D30B85">
        <w:rPr>
          <w:vertAlign w:val="superscript"/>
        </w:rPr>
        <w:t>[CDXCIII]</w:t>
      </w:r>
      <w:r>
        <w:t xml:space="preserve"> семей во французскую жизнь. И т.д., и т.п. </w:t>
      </w:r>
    </w:p>
    <w:p w14:paraId="1F43B2A3" w14:textId="77777777" w:rsidR="00D30B85" w:rsidRDefault="00D30B85" w:rsidP="00F509F0">
      <w:pPr>
        <w:pStyle w:val="a5"/>
      </w:pPr>
      <w:r>
        <w:t>Между прочим, здесь у каждой семьи — отдельная кварт</w:t>
      </w:r>
      <w:r>
        <w:t>и</w:t>
      </w:r>
      <w:r>
        <w:t>ра, с цветным телевизором, хол</w:t>
      </w:r>
      <w:r>
        <w:t>о</w:t>
      </w:r>
      <w:r>
        <w:t xml:space="preserve">дильником, стиральной машиной, ванной./.../ Во Франции обязательное </w:t>
      </w:r>
      <w:r>
        <w:lastRenderedPageBreak/>
        <w:t>восьмиклассное образов</w:t>
      </w:r>
      <w:r>
        <w:t>а</w:t>
      </w:r>
      <w:r>
        <w:t>ние, и пока ребёнок учится (до 20 лет), семья получает на него денежное пособие. Молодёжь «г</w:t>
      </w:r>
      <w:r>
        <w:t>о</w:t>
      </w:r>
      <w:r>
        <w:t>рячих» пригородов вся, как в униформе, щеголяет в фирменных кожаных куртках. Что же к</w:t>
      </w:r>
      <w:r>
        <w:t>а</w:t>
      </w:r>
      <w:r>
        <w:t>сается развлечений: до Парижа двадцать минут езды на общес</w:t>
      </w:r>
      <w:r>
        <w:t>т</w:t>
      </w:r>
      <w:r>
        <w:t>венном транспорте. Мне возразят: проезд стоит денег — однако платить в общественном транспорте нынешние «униженные и оскорблённые» считают буржуазным предрассудком. Если шофёр в автобусе об этом заикнётся — получит по р</w:t>
      </w:r>
      <w:r>
        <w:t>о</w:t>
      </w:r>
      <w:r>
        <w:t>же. А контролёра в электричке изобьют. В знак протеста водители автобусов и ж</w:t>
      </w:r>
      <w:r>
        <w:t>е</w:t>
      </w:r>
      <w:r>
        <w:t>лезнодорожники устроят забастовку. В ответ молодёжь «гор</w:t>
      </w:r>
      <w:r>
        <w:t>я</w:t>
      </w:r>
      <w:r>
        <w:t>чих» пригородов забросает автобусы и электрички камнями. П</w:t>
      </w:r>
      <w:r>
        <w:t>о</w:t>
      </w:r>
      <w:r>
        <w:t>лиция арестует хулиганов? Как бы не так! Полиции давалось негласное указание: без особой нужды не входить в «горячие» пригороды, не провоцировать несчастных и обездоле</w:t>
      </w:r>
      <w:r>
        <w:t>н</w:t>
      </w:r>
      <w:r>
        <w:t xml:space="preserve">ных детей. </w:t>
      </w:r>
    </w:p>
    <w:p w14:paraId="0328ECC9" w14:textId="77777777" w:rsidR="00D30B85" w:rsidRDefault="00D30B85" w:rsidP="00F509F0">
      <w:pPr>
        <w:pStyle w:val="a5"/>
      </w:pPr>
      <w:r>
        <w:t>Лишь когда социалистов прогнали из власти, новый министр внутренних дел Саркози попытался изменить ситуацию. Что из этого вышло, я уже рассказывал. Вдохновлённые победой на в</w:t>
      </w:r>
      <w:r>
        <w:t>ы</w:t>
      </w:r>
      <w:r>
        <w:t>борах, правые провели через парламент закон, запрещающий в подъездах домов «сборища молодёжи, мешающие свободной циркуляции движения». Переводится эта юридическая абрак</w:t>
      </w:r>
      <w:r>
        <w:t>а</w:t>
      </w:r>
      <w:r>
        <w:t>дабра так: если в вашем подъезде беснуются подростки, курят гашиш, распивают спиртное, задирают жильцов, которые во</w:t>
      </w:r>
      <w:r>
        <w:t>з</w:t>
      </w:r>
      <w:r>
        <w:t>вращаются с работы домой или просто отважились высунуться на лестницу, — так вот, о</w:t>
      </w:r>
      <w:r>
        <w:t>т</w:t>
      </w:r>
      <w:r>
        <w:t>ныне жильцы имеют право вызывать полицию. С момента принятия закона прошло два года. За это время по этой статье во Франции осудили одного человека, на один месяц тюрьмы, причём его адвокат, показанный по всем каналам телевидения, пообещал подать на апелляцию. Какая б</w:t>
      </w:r>
      <w:r>
        <w:t>ы</w:t>
      </w:r>
      <w:r>
        <w:t>ла реакция прессы? Вы ещё не догадались? Единодушный вопль: полицейский пр</w:t>
      </w:r>
      <w:r>
        <w:t>о</w:t>
      </w:r>
      <w:r>
        <w:t xml:space="preserve">извол! </w:t>
      </w:r>
    </w:p>
    <w:p w14:paraId="54109F21" w14:textId="77777777" w:rsidR="00D30B85" w:rsidRDefault="00D30B85" w:rsidP="00F509F0">
      <w:pPr>
        <w:pStyle w:val="a5"/>
      </w:pPr>
      <w:r>
        <w:t>Пропустим банальную фразу, что, дескать, не все в «гор</w:t>
      </w:r>
      <w:r>
        <w:t>я</w:t>
      </w:r>
      <w:r>
        <w:t xml:space="preserve">чих» пригородах такие: отсюда вышли известные футболисты, актёры, музыканты и даже Бернар Тапи, бывший министр и миллионер. Постараемся лучше понять психологию подростка. </w:t>
      </w:r>
    </w:p>
    <w:p w14:paraId="1CB5931A" w14:textId="1B7DB180" w:rsidR="00D30B85" w:rsidRDefault="00D30B85" w:rsidP="00F509F0">
      <w:pPr>
        <w:pStyle w:val="a5"/>
      </w:pPr>
      <w:r>
        <w:t>«Итак, меня зовут Мухамед Али. Я трижды оставался на второй год. Я плохо читаю и не люблю этого, и вообще всю на</w:t>
      </w:r>
      <w:r>
        <w:t>у</w:t>
      </w:r>
      <w:r>
        <w:t xml:space="preserve">ку в гробу видал. В квартире у нас тесно — видимо, маму </w:t>
      </w:r>
      <w:r>
        <w:lastRenderedPageBreak/>
        <w:t>под дулом пистолета заставили родить 12 детей (или принять своих родственников из Африки, которые приехали во Францию нел</w:t>
      </w:r>
      <w:r>
        <w:t>е</w:t>
      </w:r>
      <w:r>
        <w:t>гально и поэтому живут у нас). Отец меня лупит и говорит, что если я не буду ходить в опротивевший мне колледж, то нам уменьшат денежное пособие… В ответ я луплю своих хилых о</w:t>
      </w:r>
      <w:r>
        <w:t>д</w:t>
      </w:r>
      <w:r>
        <w:t>ноклассников-французов, которые слишком высоко о себе дум</w:t>
      </w:r>
      <w:r>
        <w:t>а</w:t>
      </w:r>
      <w:r>
        <w:t>ют, мол, они хорошо учатся, но драться не умеют. И белые де</w:t>
      </w:r>
      <w:r>
        <w:t>в</w:t>
      </w:r>
      <w:r>
        <w:t>ки нам дают, ибо каждая знает: если она с крутым парнем, чё</w:t>
      </w:r>
      <w:r>
        <w:t>р</w:t>
      </w:r>
      <w:r>
        <w:t>ным или арабом, её никто не тронет. И пусть французы не ск</w:t>
      </w:r>
      <w:r>
        <w:t>у</w:t>
      </w:r>
      <w:r>
        <w:t>лят, они сами виноваты, что не могли мне обеспечить нормал</w:t>
      </w:r>
      <w:r>
        <w:t>ь</w:t>
      </w:r>
      <w:r>
        <w:t>ную жизнь. Что такое нормальная жизнь? Я её видел в кино. Нет, не в кино, честно говоря, мне кино смотреть скучно, а в телевизионной рекламе: вилла на берегу моря, загорелая бло</w:t>
      </w:r>
      <w:r>
        <w:t>н</w:t>
      </w:r>
      <w:r>
        <w:t>динка, спортивный “Мерседес”, часы “Ролекс”, путешествие в каюте первого класса на океанском лайнере. Конечно, я могу пойти работать, всюду требуются грузчики и строительные раб</w:t>
      </w:r>
      <w:r>
        <w:t>о</w:t>
      </w:r>
      <w:r>
        <w:t>чие. Но что мне будут платить? СМИГ? (СМИГ— официал</w:t>
      </w:r>
      <w:r>
        <w:t>ь</w:t>
      </w:r>
      <w:r>
        <w:t>ный минимальный заработок. — А.Г.). За СМИГ пусть фра</w:t>
      </w:r>
      <w:r>
        <w:t>н</w:t>
      </w:r>
      <w:r>
        <w:t xml:space="preserve">цузы уродуются. </w:t>
      </w:r>
      <w:r w:rsidRPr="00DE5F2F">
        <w:rPr>
          <w:b/>
        </w:rPr>
        <w:t>На СМИГе на ту жизнь, о которой я ме</w:t>
      </w:r>
      <w:r w:rsidRPr="00DE5F2F">
        <w:rPr>
          <w:b/>
        </w:rPr>
        <w:t>ч</w:t>
      </w:r>
      <w:r w:rsidRPr="00DE5F2F">
        <w:rPr>
          <w:b/>
        </w:rPr>
        <w:t>таю, денег не накопишь. Я и сейчас в школе на продаже наркотико</w:t>
      </w:r>
      <w:r>
        <w:rPr>
          <w:b/>
        </w:rPr>
        <w:t>в зарабатываю в два раза больше</w:t>
      </w:r>
      <w:r w:rsidRPr="00DE5F2F">
        <w:rPr>
          <w:b/>
        </w:rPr>
        <w:t xml:space="preserve"> </w:t>
      </w:r>
      <w:r>
        <w:t>(выделено нами при цитировании). У крутых ребят, как я, другая дорога, и пр</w:t>
      </w:r>
      <w:r>
        <w:t>а</w:t>
      </w:r>
      <w:r>
        <w:t>вил</w:t>
      </w:r>
      <w:r>
        <w:t>ь</w:t>
      </w:r>
      <w:r>
        <w:t xml:space="preserve">но поют ребята из </w:t>
      </w:r>
      <w:r>
        <w:rPr>
          <w:lang w:val="en-US"/>
        </w:rPr>
        <w:t>H</w:t>
      </w:r>
      <w:r>
        <w:t>ТМ: “Настоящий парень должен убить полицейского!”</w:t>
      </w:r>
      <w:r w:rsidRPr="00D30B85">
        <w:rPr>
          <w:vertAlign w:val="superscript"/>
        </w:rPr>
        <w:t>[CDXCIV]</w:t>
      </w:r>
      <w:r>
        <w:t xml:space="preserve"> (Для справки: HТМ — название популярне</w:t>
      </w:r>
      <w:r>
        <w:t>й</w:t>
      </w:r>
      <w:r>
        <w:t>шей музыкальной группы. Аббревиатура. Полное название пер</w:t>
      </w:r>
      <w:r>
        <w:t>е</w:t>
      </w:r>
      <w:r>
        <w:t>води</w:t>
      </w:r>
      <w:r>
        <w:t>т</w:t>
      </w:r>
      <w:r>
        <w:t>ся “Ё... твою мать”). Однако я не дурак и понимаю, что тюрьмы надо избежать, просто всё надо делать по-умному. Ра</w:t>
      </w:r>
      <w:r>
        <w:t>й</w:t>
      </w:r>
      <w:r>
        <w:t>он, где мы живём, мне не нравится, и я из него выберусь. У м</w:t>
      </w:r>
      <w:r>
        <w:t>е</w:t>
      </w:r>
      <w:r>
        <w:t>ня будет и вилла, и яхта, и “Мерседес”, и загорелая блондинка! Один раз грамотно взять банк — и этого надолго хватит. А ещё мне предлагают поехать на Ближний Восток, пройти боевую школу исламистов. Большие деньги предлагают. Но это надо о</w:t>
      </w:r>
      <w:r>
        <w:t>б</w:t>
      </w:r>
      <w:r>
        <w:t>мозговать, это я ещё не р</w:t>
      </w:r>
      <w:r>
        <w:t>е</w:t>
      </w:r>
      <w:r>
        <w:t xml:space="preserve">шил…» </w:t>
      </w:r>
    </w:p>
    <w:p w14:paraId="7CD91C51" w14:textId="77777777" w:rsidR="00D30B85" w:rsidRDefault="00D30B85" w:rsidP="00F509F0">
      <w:pPr>
        <w:pStyle w:val="a5"/>
      </w:pPr>
      <w:r>
        <w:t>Вполне допускаю, что в рассказе о трудных подростках в «горячих» пригородах я несколько утрирую, схематизирую и у</w:t>
      </w:r>
      <w:r>
        <w:t>п</w:t>
      </w:r>
      <w:r>
        <w:t>рощаю. Себе в оправдание приведу такой факт: три или четыре года назад мэрия одного из пригородов постановила: «Всех род</w:t>
      </w:r>
      <w:r>
        <w:t>и</w:t>
      </w:r>
      <w:r>
        <w:t>телей тех подростков, которые хулиганят на улицах, лишить д</w:t>
      </w:r>
      <w:r>
        <w:t>е</w:t>
      </w:r>
      <w:r>
        <w:t xml:space="preserve">нежных пособий». (Специально разъясняю: лишить не заработка, а денег, </w:t>
      </w:r>
      <w:r>
        <w:lastRenderedPageBreak/>
        <w:t>к</w:t>
      </w:r>
      <w:r>
        <w:t>о</w:t>
      </w:r>
      <w:r>
        <w:t>торые выдаются родителям на воспитание детей). В результате в этом пригороде воцарилась тишина, спокойствие и порядок, как в Монте-Карло. Увы, ненадолго. По всей стране прокатилась волна возмущения: «Это не гуманно, антидемокр</w:t>
      </w:r>
      <w:r>
        <w:t>а</w:t>
      </w:r>
      <w:r>
        <w:t xml:space="preserve">тично, это расизм!» Постановление отменили. </w:t>
      </w:r>
    </w:p>
    <w:p w14:paraId="30204165" w14:textId="0420E581" w:rsidR="00D30B85" w:rsidRDefault="00D30B85" w:rsidP="00F509F0">
      <w:pPr>
        <w:pStyle w:val="a5"/>
        <w:widowControl w:val="0"/>
      </w:pPr>
      <w:r>
        <w:t xml:space="preserve">Вполне допускаю, что я не очень объективен к французской прессе. Да, конечно, </w:t>
      </w:r>
      <w:r w:rsidRPr="006B1EB3">
        <w:rPr>
          <w:b/>
        </w:rPr>
        <w:t>телевидение как коллективный агитатор и организатор</w:t>
      </w:r>
      <w:r w:rsidRPr="00D30B85">
        <w:rPr>
          <w:vertAlign w:val="superscript"/>
        </w:rPr>
        <w:t>[CDXCV]</w:t>
      </w:r>
      <w:r>
        <w:t xml:space="preserve"> диктует правила политкорректности. Однако вот я прочёл в “Либерасьон” серьёзную статью, где утверждается, что все безчинства молодёжи в «гор</w:t>
      </w:r>
      <w:r>
        <w:t>я</w:t>
      </w:r>
      <w:r>
        <w:t>чих» пригородах происходят по приказу наркодилеров. Это они, наркодилеры, управляют приг</w:t>
      </w:r>
      <w:r>
        <w:t>о</w:t>
      </w:r>
      <w:r>
        <w:t>родами, и, естественно, они не хотят, чтоб к ним совалась пол</w:t>
      </w:r>
      <w:r>
        <w:t>и</w:t>
      </w:r>
      <w:r>
        <w:t>ция. И, дескать, раньше, до Саркози, в некоторых районах с</w:t>
      </w:r>
      <w:r>
        <w:t>у</w:t>
      </w:r>
      <w:r>
        <w:t>ществовало негласное соглашение между полицией и наркодил</w:t>
      </w:r>
      <w:r>
        <w:t>е</w:t>
      </w:r>
      <w:r>
        <w:t>рами: вы нас не трогайте, а мы сами следим за порядком. Не знаю, отважилась бы правая “Фигаро” забыть про социальную несправедливость и валить всё на наркодилеров, но у “Либерас</w:t>
      </w:r>
      <w:r>
        <w:t>ь</w:t>
      </w:r>
      <w:r>
        <w:t>он” прочная репутация газеты левой и бунтарской. “Либерасьон” может себе позволить выпасть из общего хора» (</w:t>
      </w:r>
      <w:hyperlink r:id="rId180" w:history="1">
        <w:r w:rsidRPr="00BC001C">
          <w:rPr>
            <w:rStyle w:val="Hyperlink"/>
          </w:rPr>
          <w:t>http://www.rg.ru/2004/10/22/rigorody.html</w:t>
        </w:r>
      </w:hyperlink>
      <w:r>
        <w:t>; 7 глав из книги “</w:t>
      </w:r>
      <w:r w:rsidRPr="004F6147">
        <w:t>Господа преступники, добро пожаловать во Францию</w:t>
      </w:r>
      <w:r>
        <w:t xml:space="preserve">”: </w:t>
      </w:r>
      <w:hyperlink r:id="rId181" w:history="1">
        <w:r w:rsidRPr="00BC001C">
          <w:rPr>
            <w:rStyle w:val="Hyperlink"/>
          </w:rPr>
          <w:t>http://www.situation.ru/app/j_art_976.htm</w:t>
        </w:r>
      </w:hyperlink>
      <w:r>
        <w:t>).</w:t>
      </w:r>
    </w:p>
    <w:p w14:paraId="60797DCE" w14:textId="77777777" w:rsidR="00D30B85" w:rsidRDefault="00D30B85" w:rsidP="00873ABF">
      <w:pPr>
        <w:pStyle w:val="PlainText"/>
      </w:pPr>
      <w:r>
        <w:t xml:space="preserve">Это </w:t>
      </w:r>
      <w:r w:rsidRPr="00223AAE">
        <w:t>—</w:t>
      </w:r>
      <w:r>
        <w:t xml:space="preserve"> специфическое мурло скотства во Франции. </w:t>
      </w:r>
    </w:p>
    <w:p w14:paraId="2FDC37EE" w14:textId="77777777" w:rsidR="00D30B85" w:rsidRDefault="00D30B85" w:rsidP="00873ABF">
      <w:pPr>
        <w:pStyle w:val="PlainText"/>
      </w:pPr>
      <w:r>
        <w:t>Но примерно те же проблемы и у всех остальных развитых стран, включая США, ФРГ, вне зависимости от того, есть в них наплыв иммигрантов либо же они жёстко контролируют имм</w:t>
      </w:r>
      <w:r>
        <w:t>и</w:t>
      </w:r>
      <w:r>
        <w:t>грацию; проводят они политику ассимиляции иммигрантов либо допускают и поддерживают культурное своеобразие и обособле</w:t>
      </w:r>
      <w:r>
        <w:t>н</w:t>
      </w:r>
      <w:r>
        <w:t>ность пришлых диаспор. В России проблема скотства тоже есть, причём сами коренные россияне подчас скотствуют похлеще, н</w:t>
      </w:r>
      <w:r>
        <w:t>е</w:t>
      </w:r>
      <w:r>
        <w:t>жели мигранты, которые вкалывают за гроши на тех работах, к</w:t>
      </w:r>
      <w:r>
        <w:t>о</w:t>
      </w:r>
      <w:r>
        <w:t>торыми коренные россияне в принципе брезгуют.</w:t>
      </w:r>
    </w:p>
    <w:p w14:paraId="2E5A751C" w14:textId="77777777" w:rsidR="00D30B85" w:rsidRDefault="00D30B85" w:rsidP="00873ABF">
      <w:pPr>
        <w:pStyle w:val="PlainText"/>
      </w:pPr>
      <w:r>
        <w:t xml:space="preserve"> Предположим, что покупательная способность пресловутого французского «СМИГа» достаточно высока, чтобы, человек, р</w:t>
      </w:r>
      <w:r>
        <w:t>а</w:t>
      </w:r>
      <w:r>
        <w:t xml:space="preserve">ботая на одной работе и без сверхурочных, получая «СМИГ», мог бы строить семью, воспитывать детей, дать им образование и т.п.; а если он иммигрант, то кроме того </w:t>
      </w:r>
      <w:r w:rsidRPr="00223AAE">
        <w:t>—</w:t>
      </w:r>
      <w:r>
        <w:t xml:space="preserve"> мог бы и приобщиться к богатствам кул</w:t>
      </w:r>
      <w:r>
        <w:t>ь</w:t>
      </w:r>
      <w:r>
        <w:t xml:space="preserve">туры своей новой родины, а не только освоить </w:t>
      </w:r>
      <w:r>
        <w:lastRenderedPageBreak/>
        <w:t>языковой и пр</w:t>
      </w:r>
      <w:r>
        <w:t>а</w:t>
      </w:r>
      <w:r>
        <w:t>вовой минимум, необходимый для работы, быта и взаимодействия с обществом. Предположим, что политика гос</w:t>
      </w:r>
      <w:r>
        <w:t>у</w:t>
      </w:r>
      <w:r>
        <w:t>дарства направлена на обеспечение высокого качества жизни всех, а не только “элитариев”, и потому в обществе много чего надо сделать и соответс</w:t>
      </w:r>
      <w:r>
        <w:t>т</w:t>
      </w:r>
      <w:r>
        <w:t>венно интернет забит объявлениями и спамом на тему «требуются сотрудники, профессиональное об</w:t>
      </w:r>
      <w:r>
        <w:t>у</w:t>
      </w:r>
      <w:r>
        <w:t>чение гарантир</w:t>
      </w:r>
      <w:r>
        <w:t>у</w:t>
      </w:r>
      <w:r>
        <w:t xml:space="preserve">ется». </w:t>
      </w:r>
    </w:p>
    <w:p w14:paraId="5F4B903B" w14:textId="77777777" w:rsidR="00D30B85" w:rsidRDefault="00D30B85" w:rsidP="00873ABF">
      <w:pPr>
        <w:pStyle w:val="PlainText"/>
      </w:pPr>
      <w:r>
        <w:t xml:space="preserve">Спрашивается: </w:t>
      </w:r>
      <w:r w:rsidRPr="00AB4398">
        <w:rPr>
          <w:i/>
        </w:rPr>
        <w:t>Что в этом случае «парни» и «барышни» из трущоб, бросят свой крим</w:t>
      </w:r>
      <w:r w:rsidRPr="00AB4398">
        <w:rPr>
          <w:i/>
        </w:rPr>
        <w:t>и</w:t>
      </w:r>
      <w:r w:rsidRPr="00AB4398">
        <w:rPr>
          <w:i/>
        </w:rPr>
        <w:t>нальный и полукриминальный образ жизни и устремятся на курсы по освоению профессий? а получив профессии, будут добросовестно работать?</w:t>
      </w:r>
      <w:r>
        <w:t xml:space="preserve"> </w:t>
      </w:r>
      <w:r w:rsidRPr="00223AAE">
        <w:t>—</w:t>
      </w:r>
      <w:r>
        <w:t xml:space="preserve"> В большинстве своём не будут…</w:t>
      </w:r>
    </w:p>
    <w:p w14:paraId="70E91833" w14:textId="77777777" w:rsidR="00D30B85" w:rsidRDefault="00D30B85" w:rsidP="00C50FE4">
      <w:pPr>
        <w:pStyle w:val="a7"/>
      </w:pPr>
      <w:r>
        <w:t>Причина в том, что освоение общественно признанного обр</w:t>
      </w:r>
      <w:r>
        <w:t>а</w:t>
      </w:r>
      <w:r>
        <w:t xml:space="preserve">зовательного минимума, профессий и работа требуют какой ни на есть дисциплины: и чем выше технологии и сложнее </w:t>
      </w:r>
      <w:r w:rsidRPr="001127CA">
        <w:rPr>
          <w:i/>
        </w:rPr>
        <w:t>организация деятельности как основа качества деятельн</w:t>
      </w:r>
      <w:r w:rsidRPr="001127CA">
        <w:rPr>
          <w:i/>
        </w:rPr>
        <w:t>о</w:t>
      </w:r>
      <w:r w:rsidRPr="001127CA">
        <w:rPr>
          <w:i/>
        </w:rPr>
        <w:t>сти и безопасности её осуществления</w:t>
      </w:r>
      <w:r>
        <w:t xml:space="preserve"> </w:t>
      </w:r>
      <w:r w:rsidRPr="00223AAE">
        <w:t>—</w:t>
      </w:r>
      <w:r>
        <w:t xml:space="preserve"> тем строже должна быть дисциплина (как дисциплина видимых извне проявл</w:t>
      </w:r>
      <w:r>
        <w:t>е</w:t>
      </w:r>
      <w:r>
        <w:t>ний, так и дисциплина психической деятельности, не вид</w:t>
      </w:r>
      <w:r>
        <w:t>и</w:t>
      </w:r>
      <w:r>
        <w:t xml:space="preserve">мой извне). </w:t>
      </w:r>
    </w:p>
    <w:p w14:paraId="39524487" w14:textId="77777777" w:rsidR="00D30B85" w:rsidRDefault="00D30B85" w:rsidP="00873ABF">
      <w:pPr>
        <w:pStyle w:val="PlainText"/>
      </w:pPr>
      <w:r>
        <w:t>При этом дисципл</w:t>
      </w:r>
      <w:r>
        <w:t>и</w:t>
      </w:r>
      <w:r>
        <w:t xml:space="preserve">на: </w:t>
      </w:r>
    </w:p>
    <w:p w14:paraId="241BCD61" w14:textId="77777777" w:rsidR="00D30B85" w:rsidRDefault="00D30B85" w:rsidP="00F509F0">
      <w:pPr>
        <w:pStyle w:val="a3"/>
        <w:numPr>
          <w:ilvl w:val="0"/>
          <w:numId w:val="20"/>
        </w:numPr>
        <w:ind w:left="397" w:hanging="227"/>
      </w:pPr>
      <w:r>
        <w:t>может быть самодисциплиной, когда человек в силу своей внутренней мотивации и личностной культуры психической деятельности делает дело, за которое взялся, и за ним не надо проверять; а если он что-то не умеет сделать, как надо, то он сам будет искать способы научиться этому виду деятельн</w:t>
      </w:r>
      <w:r>
        <w:t>о</w:t>
      </w:r>
      <w:r>
        <w:t xml:space="preserve">сти; </w:t>
      </w:r>
    </w:p>
    <w:p w14:paraId="59A2D003" w14:textId="77777777" w:rsidR="00D30B85" w:rsidRDefault="00D30B85" w:rsidP="00F509F0">
      <w:pPr>
        <w:pStyle w:val="a3"/>
        <w:numPr>
          <w:ilvl w:val="0"/>
          <w:numId w:val="20"/>
        </w:numPr>
        <w:ind w:left="397" w:hanging="227"/>
      </w:pPr>
      <w:r>
        <w:t>но может быть и принудительной, когда человек делает в о</w:t>
      </w:r>
      <w:r>
        <w:t>б</w:t>
      </w:r>
      <w:r>
        <w:t>щем-то то же самое, что другой делает на основе самодисц</w:t>
      </w:r>
      <w:r>
        <w:t>и</w:t>
      </w:r>
      <w:r>
        <w:t>плины, но только под воздействием внешних стимулов:</w:t>
      </w:r>
    </w:p>
    <w:p w14:paraId="5612F1C2" w14:textId="77777777" w:rsidR="00D30B85" w:rsidRDefault="00D30B85" w:rsidP="00F509F0">
      <w:pPr>
        <w:pStyle w:val="2"/>
        <w:numPr>
          <w:ilvl w:val="0"/>
          <w:numId w:val="25"/>
        </w:numPr>
        <w:ind w:left="624" w:hanging="227"/>
      </w:pPr>
      <w:r>
        <w:t xml:space="preserve">«кнута» </w:t>
      </w:r>
      <w:r w:rsidRPr="00223AAE">
        <w:t>—</w:t>
      </w:r>
      <w:r>
        <w:t xml:space="preserve"> страха перед гарантированным наказанием за бракодельство или из боязни потерять «приличную работу» и обусловленный ею социальный статус либо работает в страхе потерять и тот рабский прожиточный минимум, к</w:t>
      </w:r>
      <w:r>
        <w:t>о</w:t>
      </w:r>
      <w:r>
        <w:t>торый всё таки работодатель обеспечивает, в то время как множество людей не имеют работы вообще и готовы с р</w:t>
      </w:r>
      <w:r>
        <w:t>а</w:t>
      </w:r>
      <w:r>
        <w:t>достью заменить его на р</w:t>
      </w:r>
      <w:r>
        <w:t>а</w:t>
      </w:r>
      <w:r>
        <w:t>бочем месте.</w:t>
      </w:r>
    </w:p>
    <w:p w14:paraId="2FD1842E" w14:textId="420D487C" w:rsidR="00D30B85" w:rsidRDefault="00D30B85" w:rsidP="00F509F0">
      <w:pPr>
        <w:pStyle w:val="2"/>
        <w:numPr>
          <w:ilvl w:val="0"/>
          <w:numId w:val="25"/>
        </w:numPr>
        <w:ind w:left="624" w:hanging="227"/>
      </w:pPr>
      <w:r>
        <w:lastRenderedPageBreak/>
        <w:t xml:space="preserve">«пряника» </w:t>
      </w:r>
      <w:r w:rsidRPr="00223AAE">
        <w:t>—</w:t>
      </w:r>
      <w:r>
        <w:t xml:space="preserve"> приемлемого для обеспечения жизни и разв</w:t>
      </w:r>
      <w:r>
        <w:t>и</w:t>
      </w:r>
      <w:r>
        <w:t>тия семьи уровня зарплаты, премий, удовлетворительных условий труда, «соцпакета», гарантированного ежедневн</w:t>
      </w:r>
      <w:r>
        <w:t>о</w:t>
      </w:r>
      <w:r>
        <w:t xml:space="preserve">го и ежегодного наличия </w:t>
      </w:r>
      <w:r w:rsidRPr="00136650">
        <w:rPr>
          <w:i/>
        </w:rPr>
        <w:t>свободного времени, необходим</w:t>
      </w:r>
      <w:r w:rsidRPr="00136650">
        <w:rPr>
          <w:i/>
        </w:rPr>
        <w:t>о</w:t>
      </w:r>
      <w:r w:rsidRPr="00136650">
        <w:rPr>
          <w:i/>
        </w:rPr>
        <w:t>го для отдыха</w:t>
      </w:r>
      <w:r>
        <w:rPr>
          <w:i/>
        </w:rPr>
        <w:t>,</w:t>
      </w:r>
      <w:r w:rsidRPr="00136650">
        <w:rPr>
          <w:i/>
        </w:rPr>
        <w:t xml:space="preserve"> общения с </w:t>
      </w:r>
      <w:r>
        <w:rPr>
          <w:i/>
        </w:rPr>
        <w:t xml:space="preserve">другими </w:t>
      </w:r>
      <w:r w:rsidRPr="00136650">
        <w:rPr>
          <w:i/>
        </w:rPr>
        <w:t>людьми</w:t>
      </w:r>
      <w:r>
        <w:rPr>
          <w:i/>
        </w:rPr>
        <w:t xml:space="preserve"> в семье и вне семьи</w:t>
      </w:r>
      <w:r w:rsidRPr="00D30B85">
        <w:rPr>
          <w:vertAlign w:val="superscript"/>
        </w:rPr>
        <w:t>[CDXCVI]</w:t>
      </w:r>
      <w:r>
        <w:rPr>
          <w:i/>
        </w:rPr>
        <w:t>, личностного развития</w:t>
      </w:r>
      <w:r>
        <w:t xml:space="preserve"> и т.п.</w:t>
      </w:r>
    </w:p>
    <w:p w14:paraId="13C8B759" w14:textId="77777777" w:rsidR="00D30B85" w:rsidRDefault="00D30B85" w:rsidP="00873ABF">
      <w:pPr>
        <w:pStyle w:val="PlainText"/>
      </w:pPr>
      <w:r>
        <w:t>Обеспечение дисциплины мерами внешнего стимулирования в варианте доминирования «кнута», воспринимается тружениками как угнетение вне зависимости от того, является угнетателем ко</w:t>
      </w:r>
      <w:r>
        <w:t>н</w:t>
      </w:r>
      <w:r>
        <w:t>кретный частный предприниматель и его надсмотрщики (мене</w:t>
      </w:r>
      <w:r>
        <w:t>д</w:t>
      </w:r>
      <w:r>
        <w:t>жеры) и стоящее на страже его интересов буржуазное государство (как это имеет место в либерально-буржуазной экономике), либо угнетателем является бюрократические государственный аппарат и администрация на производствах (как это имело место в бюр</w:t>
      </w:r>
      <w:r>
        <w:t>о</w:t>
      </w:r>
      <w:r>
        <w:t xml:space="preserve">кратическом “социализме” СССР). </w:t>
      </w:r>
    </w:p>
    <w:p w14:paraId="162E949F" w14:textId="77777777" w:rsidR="00D30B85" w:rsidRDefault="00D30B85" w:rsidP="00C50FE4">
      <w:pPr>
        <w:pStyle w:val="a9"/>
      </w:pPr>
      <w:r>
        <w:t>А «пряник» воспринимается всяким честным тружен</w:t>
      </w:r>
      <w:r>
        <w:t>и</w:t>
      </w:r>
      <w:r>
        <w:t>ком как норма отношения работодателя к персоналу при их партнёрско-товарищеских взаимоотношениях в их общем деле, что предполагает нравственно-этическую однородность общества, а не толпо-“элитаризм”, в кот</w:t>
      </w:r>
      <w:r>
        <w:t>о</w:t>
      </w:r>
      <w:r>
        <w:t>ром «пряник» пытаются представить как некое благ</w:t>
      </w:r>
      <w:r>
        <w:t>о</w:t>
      </w:r>
      <w:r>
        <w:t>деяние со стороны правящей “элиты” (собственно из эт</w:t>
      </w:r>
      <w:r>
        <w:t>о</w:t>
      </w:r>
      <w:r>
        <w:t>го “элитарного” отношения к труженику и труду прои</w:t>
      </w:r>
      <w:r>
        <w:t>с</w:t>
      </w:r>
      <w:r>
        <w:t>текает поговорка о «кнуте и прянике»).</w:t>
      </w:r>
    </w:p>
    <w:p w14:paraId="14084F96" w14:textId="77777777" w:rsidR="00D30B85" w:rsidRDefault="00D30B85" w:rsidP="00C50FE4">
      <w:pPr>
        <w:pStyle w:val="a7"/>
      </w:pPr>
      <w:r>
        <w:t xml:space="preserve">Т.е. классовый конфликт «угнетаемые </w:t>
      </w:r>
      <w:r w:rsidRPr="00223AAE">
        <w:t>—</w:t>
      </w:r>
      <w:r>
        <w:t xml:space="preserve"> угнетатели» может возникнуть и не только по поводу «злоупотребл</w:t>
      </w:r>
      <w:r>
        <w:t>е</w:t>
      </w:r>
      <w:r>
        <w:t>ний кнутом» со стороны угнетателей, но и по поводу попыток “элиты” представить норму трудовой этики в качестве «пряника», к</w:t>
      </w:r>
      <w:r>
        <w:t>о</w:t>
      </w:r>
      <w:r>
        <w:t>торый она милостиво дарует недостойному его “быдлу”. Это тоже представляет собой угнетение, но в другой форме.</w:t>
      </w:r>
    </w:p>
    <w:p w14:paraId="1DE1ED55" w14:textId="77777777" w:rsidR="00D30B85" w:rsidRDefault="00D30B85" w:rsidP="00873ABF">
      <w:pPr>
        <w:pStyle w:val="PlainText"/>
      </w:pPr>
      <w:r>
        <w:t>Реально в обществе вне зависимости от вывески с каким-нибудь «-измом» в устойчивых режимах его жизни действуют оба вида дисциплины (как внутренне мотивированная смыслом жизни личности, так и стимулируемая извне работодателями и общес</w:t>
      </w:r>
      <w:r>
        <w:t>т</w:t>
      </w:r>
      <w:r>
        <w:t>венными институтами), вз</w:t>
      </w:r>
      <w:r>
        <w:t>а</w:t>
      </w:r>
      <w:r>
        <w:t xml:space="preserve">имно дополняя друг друга. </w:t>
      </w:r>
    </w:p>
    <w:p w14:paraId="7F5AA66C" w14:textId="77777777" w:rsidR="00D30B85" w:rsidRDefault="00D30B85" w:rsidP="00873ABF">
      <w:pPr>
        <w:pStyle w:val="PlainText"/>
      </w:pPr>
      <w:r>
        <w:lastRenderedPageBreak/>
        <w:t>В идеале было бы жить и работать в обществе, где доминир</w:t>
      </w:r>
      <w:r>
        <w:t>у</w:t>
      </w:r>
      <w:r>
        <w:t xml:space="preserve">ет первый вариант дисциплины </w:t>
      </w:r>
      <w:r w:rsidRPr="00223AAE">
        <w:t>—</w:t>
      </w:r>
      <w:r>
        <w:t xml:space="preserve"> </w:t>
      </w:r>
      <w:r w:rsidRPr="003C0A7A">
        <w:rPr>
          <w:i/>
        </w:rPr>
        <w:t>самодисциплина подавляющего большинства людей, выражающая смысл жизни, сплачивающий общество</w:t>
      </w:r>
      <w:r>
        <w:t>. Однако мы живём в тот период истории, когда в ка</w:t>
      </w:r>
      <w:r>
        <w:t>ж</w:t>
      </w:r>
      <w:r>
        <w:t>дом культурно своеобразном национальном или многонационал</w:t>
      </w:r>
      <w:r>
        <w:t>ь</w:t>
      </w:r>
      <w:r>
        <w:t xml:space="preserve">ном обществе </w:t>
      </w:r>
      <w:r w:rsidRPr="00223AAE">
        <w:t>—</w:t>
      </w:r>
      <w:r>
        <w:t xml:space="preserve"> в силу толпо-“элитарного” характера организ</w:t>
      </w:r>
      <w:r>
        <w:t>а</w:t>
      </w:r>
      <w:r>
        <w:t xml:space="preserve">ции его жизни </w:t>
      </w:r>
      <w:r w:rsidRPr="00223AAE">
        <w:t>—</w:t>
      </w:r>
      <w:r>
        <w:t xml:space="preserve"> наличествует статистически и управленчески значимая с</w:t>
      </w:r>
      <w:r>
        <w:t>о</w:t>
      </w:r>
      <w:r>
        <w:t>циальная группа человекообразных скотов. При этом ск</w:t>
      </w:r>
      <w:r>
        <w:t>о</w:t>
      </w:r>
      <w:r>
        <w:t xml:space="preserve">ты: </w:t>
      </w:r>
    </w:p>
    <w:p w14:paraId="53AF878D" w14:textId="77777777" w:rsidR="00D30B85" w:rsidRDefault="00D30B85" w:rsidP="00F509F0">
      <w:pPr>
        <w:pStyle w:val="a3"/>
        <w:numPr>
          <w:ilvl w:val="0"/>
          <w:numId w:val="20"/>
        </w:numPr>
        <w:ind w:left="397" w:hanging="227"/>
      </w:pPr>
      <w:r>
        <w:t>как и все нравственно нормальные люди, совершенно спр</w:t>
      </w:r>
      <w:r>
        <w:t>а</w:t>
      </w:r>
      <w:r>
        <w:t>ведливо выражают недовольство «машиной угнетения» и п</w:t>
      </w:r>
      <w:r>
        <w:t>о</w:t>
      </w:r>
      <w:r>
        <w:t xml:space="preserve">рождаемыми ею </w:t>
      </w:r>
      <w:r w:rsidRPr="00A77DCA">
        <w:rPr>
          <w:i/>
        </w:rPr>
        <w:t>условиями жизни большинства, которые действ</w:t>
      </w:r>
      <w:r w:rsidRPr="00A77DCA">
        <w:rPr>
          <w:i/>
        </w:rPr>
        <w:t>и</w:t>
      </w:r>
      <w:r w:rsidRPr="00A77DCA">
        <w:rPr>
          <w:i/>
        </w:rPr>
        <w:t>тельно нельзя признать достойными человека;</w:t>
      </w:r>
    </w:p>
    <w:p w14:paraId="0FF0120E" w14:textId="77777777" w:rsidR="00D30B85" w:rsidRDefault="00D30B85" w:rsidP="00F509F0">
      <w:pPr>
        <w:pStyle w:val="a3"/>
        <w:numPr>
          <w:ilvl w:val="0"/>
          <w:numId w:val="20"/>
        </w:numPr>
        <w:ind w:left="397" w:hanging="227"/>
      </w:pPr>
      <w:r>
        <w:t>но при этом в умолчаниях остаётся то, что собственно и х</w:t>
      </w:r>
      <w:r>
        <w:t>а</w:t>
      </w:r>
      <w:r>
        <w:t xml:space="preserve">рактеризует скотов как нравственно-психологический тип и отличает их от остальных более или менее </w:t>
      </w:r>
      <w:r w:rsidRPr="009757BC">
        <w:rPr>
          <w:i/>
        </w:rPr>
        <w:t>нормальных</w:t>
      </w:r>
      <w:r>
        <w:t xml:space="preserve"> </w:t>
      </w:r>
      <w:r>
        <w:rPr>
          <w:i/>
        </w:rPr>
        <w:t>в н</w:t>
      </w:r>
      <w:r>
        <w:rPr>
          <w:i/>
        </w:rPr>
        <w:t>е</w:t>
      </w:r>
      <w:r>
        <w:rPr>
          <w:i/>
        </w:rPr>
        <w:t xml:space="preserve">котором смысле </w:t>
      </w:r>
      <w:r>
        <w:t xml:space="preserve">людей в обществе: </w:t>
      </w:r>
    </w:p>
    <w:p w14:paraId="07F150CC" w14:textId="77777777" w:rsidR="00D30B85" w:rsidRDefault="00D30B85" w:rsidP="00F509F0">
      <w:pPr>
        <w:pStyle w:val="2"/>
        <w:numPr>
          <w:ilvl w:val="0"/>
          <w:numId w:val="25"/>
        </w:numPr>
        <w:ind w:left="624" w:hanging="227"/>
      </w:pPr>
      <w:r>
        <w:t>к самодисциплине в какой бы то ни было трудовой де</w:t>
      </w:r>
      <w:r>
        <w:t>я</w:t>
      </w:r>
      <w:r>
        <w:t xml:space="preserve">тельности и в жизни общества скоты не способны (навыки самообладания у них не выработаны с детства, и потому, даже если у них и есть мечта, более или менее адекватная смыслу жизни общества в русле Промысла Божиего, </w:t>
      </w:r>
      <w:r w:rsidRPr="00223AAE">
        <w:t>—</w:t>
      </w:r>
      <w:r>
        <w:t xml:space="preserve"> р</w:t>
      </w:r>
      <w:r>
        <w:t>а</w:t>
      </w:r>
      <w:r>
        <w:t>ботать на её воплощение в жизнь по своей инициативе на основе самодисциплины они не способны);</w:t>
      </w:r>
    </w:p>
    <w:p w14:paraId="4FB54DF1" w14:textId="77777777" w:rsidR="00D30B85" w:rsidRDefault="00D30B85" w:rsidP="00F509F0">
      <w:pPr>
        <w:pStyle w:val="2"/>
        <w:numPr>
          <w:ilvl w:val="0"/>
          <w:numId w:val="25"/>
        </w:numPr>
        <w:ind w:left="624" w:hanging="227"/>
      </w:pPr>
      <w:r>
        <w:t xml:space="preserve">в трудовую деятельность они могут быть включены только в принудительном порядке, и гарантированные репрессии за саботаж </w:t>
      </w:r>
      <w:r w:rsidRPr="00223AAE">
        <w:t>—</w:t>
      </w:r>
      <w:r>
        <w:t xml:space="preserve"> это единственное, что может </w:t>
      </w:r>
      <w:r w:rsidRPr="001703EC">
        <w:rPr>
          <w:i/>
        </w:rPr>
        <w:t>отчасти</w:t>
      </w:r>
      <w:r>
        <w:t xml:space="preserve"> обе</w:t>
      </w:r>
      <w:r>
        <w:t>с</w:t>
      </w:r>
      <w:r>
        <w:t>печивать их дисциплину (но и это не всегда) при их несп</w:t>
      </w:r>
      <w:r>
        <w:t>о</w:t>
      </w:r>
      <w:r>
        <w:t>собности к самодисциплине;</w:t>
      </w:r>
    </w:p>
    <w:p w14:paraId="797BFA5A" w14:textId="77777777" w:rsidR="00D30B85" w:rsidRDefault="00D30B85" w:rsidP="00F509F0">
      <w:pPr>
        <w:pStyle w:val="2"/>
        <w:numPr>
          <w:ilvl w:val="0"/>
          <w:numId w:val="25"/>
        </w:numPr>
        <w:ind w:left="624" w:hanging="227"/>
      </w:pPr>
      <w:r>
        <w:t xml:space="preserve">соблюдение норм правопорядка в общественной жизни для скота </w:t>
      </w:r>
      <w:r w:rsidRPr="00425826">
        <w:rPr>
          <w:i/>
        </w:rPr>
        <w:t>обязательно только при очевидном силовом прево</w:t>
      </w:r>
      <w:r w:rsidRPr="00425826">
        <w:rPr>
          <w:i/>
        </w:rPr>
        <w:t>с</w:t>
      </w:r>
      <w:r w:rsidRPr="00425826">
        <w:rPr>
          <w:i/>
        </w:rPr>
        <w:t>ходстве тех, кто требует соблюдения норм человеческого общежития,</w:t>
      </w:r>
      <w:r>
        <w:t xml:space="preserve"> будь то представители правоохранительных органов либо же инициативные граждане (если такого рода силовое превосходство не очевидно, то </w:t>
      </w:r>
      <w:r w:rsidRPr="00223AAE">
        <w:t>—</w:t>
      </w:r>
      <w:r>
        <w:t xml:space="preserve"> см. приведённый в начале раздела 4.3 афоризм В.О.Ключевского).</w:t>
      </w:r>
    </w:p>
    <w:p w14:paraId="24404CCD" w14:textId="0280110B" w:rsidR="00D30B85" w:rsidRDefault="00D30B85" w:rsidP="00F509F0">
      <w:pPr>
        <w:pStyle w:val="a3"/>
        <w:numPr>
          <w:ilvl w:val="0"/>
          <w:numId w:val="20"/>
        </w:numPr>
        <w:ind w:left="397" w:hanging="227"/>
      </w:pPr>
      <w:r>
        <w:t>Потребительские запросы у скотов могут быть умеренными, но большей частью они завышены по отношению к их труд</w:t>
      </w:r>
      <w:r>
        <w:t>о</w:t>
      </w:r>
      <w:r>
        <w:t>вым навыкам. Однако не мало и тех, у кого они прос</w:t>
      </w:r>
      <w:r w:rsidRPr="00C30EA8">
        <w:t xml:space="preserve">то </w:t>
      </w:r>
      <w:r w:rsidRPr="00C30EA8">
        <w:lastRenderedPageBreak/>
        <w:t>бе</w:t>
      </w:r>
      <w:r w:rsidRPr="00C30EA8">
        <w:t>з</w:t>
      </w:r>
      <w:r w:rsidRPr="00C30EA8">
        <w:t>предельны</w:t>
      </w:r>
      <w:r w:rsidRPr="00D30B85">
        <w:rPr>
          <w:vertAlign w:val="superscript"/>
        </w:rPr>
        <w:t>[CDXCVII]</w:t>
      </w:r>
      <w:r w:rsidRPr="00C30EA8">
        <w:t xml:space="preserve">, конечно, если их </w:t>
      </w:r>
      <w:r>
        <w:t xml:space="preserve">запросы </w:t>
      </w:r>
      <w:r w:rsidRPr="00C30EA8">
        <w:t xml:space="preserve">не </w:t>
      </w:r>
      <w:r>
        <w:t>сведены к миним</w:t>
      </w:r>
      <w:r>
        <w:t>у</w:t>
      </w:r>
      <w:r>
        <w:t xml:space="preserve">му </w:t>
      </w:r>
      <w:r w:rsidRPr="00C30EA8">
        <w:t>последствия</w:t>
      </w:r>
      <w:r>
        <w:t>ми</w:t>
      </w:r>
      <w:r w:rsidRPr="00C30EA8">
        <w:t xml:space="preserve"> личностной деградации (</w:t>
      </w:r>
      <w:r>
        <w:t>так на заверша</w:t>
      </w:r>
      <w:r>
        <w:t>ю</w:t>
      </w:r>
      <w:r>
        <w:t>щих стадиях деградации</w:t>
      </w:r>
      <w:r w:rsidRPr="00C30EA8">
        <w:t xml:space="preserve"> кроме наркотиков, включая табак и алкоголь, в жизни</w:t>
      </w:r>
      <w:r>
        <w:t xml:space="preserve"> индивиду </w:t>
      </w:r>
      <w:r w:rsidRPr="00C30EA8">
        <w:t>больше ничего не надо</w:t>
      </w:r>
      <w:r>
        <w:t>, и скоты «спускают» всё, что стало в прошлом достоянием их самих или их предков</w:t>
      </w:r>
      <w:r w:rsidRPr="00C30EA8">
        <w:t>)</w:t>
      </w:r>
      <w:r>
        <w:t xml:space="preserve">. </w:t>
      </w:r>
    </w:p>
    <w:p w14:paraId="51CF22EC" w14:textId="77777777" w:rsidR="00D30B85" w:rsidRPr="00C30EA8" w:rsidRDefault="00D30B85" w:rsidP="00F509F0">
      <w:pPr>
        <w:pStyle w:val="af3"/>
      </w:pPr>
      <w:r w:rsidRPr="000359D8">
        <w:rPr>
          <w:b/>
        </w:rPr>
        <w:t>«Скоты с запросами» не могут быть удовлетворены ни в какой трудовой деятел</w:t>
      </w:r>
      <w:r w:rsidRPr="000359D8">
        <w:rPr>
          <w:b/>
        </w:rPr>
        <w:t>ь</w:t>
      </w:r>
      <w:r w:rsidRPr="000359D8">
        <w:rPr>
          <w:b/>
        </w:rPr>
        <w:t>ности, ни в каких условиях труда и ни при каких трудовых доходах</w:t>
      </w:r>
      <w:r>
        <w:t xml:space="preserve">, </w:t>
      </w:r>
      <w:r w:rsidRPr="000359D8">
        <w:rPr>
          <w:i/>
        </w:rPr>
        <w:t>и потому они — изрядная доля в составе криминального сообщества</w:t>
      </w:r>
      <w:r>
        <w:t xml:space="preserve">. Однако шансов стать паханами и «генералами мафий» у них нет </w:t>
      </w:r>
      <w:r w:rsidRPr="00223AAE">
        <w:t>—</w:t>
      </w:r>
      <w:r>
        <w:t xml:space="preserve"> для этого тоже нужна самодисциплина; они </w:t>
      </w:r>
      <w:r w:rsidRPr="00223AAE">
        <w:t>—</w:t>
      </w:r>
      <w:r>
        <w:t xml:space="preserve"> преступники-одиночки и нижний уровень криминальных группировок, который орган</w:t>
      </w:r>
      <w:r>
        <w:t>и</w:t>
      </w:r>
      <w:r>
        <w:t>заторы преступности безжалостно сжигают на самой грязной “раб</w:t>
      </w:r>
      <w:r>
        <w:t>о</w:t>
      </w:r>
      <w:r>
        <w:t>те”.</w:t>
      </w:r>
    </w:p>
    <w:p w14:paraId="127B9865" w14:textId="04D68CF7" w:rsidR="00D30B85" w:rsidRDefault="00D30B85" w:rsidP="00C50FE4">
      <w:pPr>
        <w:pStyle w:val="a7"/>
      </w:pPr>
      <w:r>
        <w:t>Именно организация психики каждого из таких человекоо</w:t>
      </w:r>
      <w:r>
        <w:t>б</w:t>
      </w:r>
      <w:r>
        <w:t>разных скотов, её устойчивость и инерционность не позвол</w:t>
      </w:r>
      <w:r>
        <w:t>я</w:t>
      </w:r>
      <w:r>
        <w:t>ет таким индивидам изменить свой образ жизни, если даже кто-то оказывает им ту или иную поддержку</w:t>
      </w:r>
      <w:r w:rsidRPr="00841273">
        <w:rPr>
          <w:i/>
        </w:rPr>
        <w:t>, не затрагивая при этом их нравы и организацию псих</w:t>
      </w:r>
      <w:r w:rsidRPr="00841273">
        <w:rPr>
          <w:i/>
        </w:rPr>
        <w:t>и</w:t>
      </w:r>
      <w:r w:rsidRPr="00841273">
        <w:rPr>
          <w:i/>
        </w:rPr>
        <w:t>ки</w:t>
      </w:r>
      <w:r w:rsidRPr="00D30B85">
        <w:rPr>
          <w:vertAlign w:val="superscript"/>
        </w:rPr>
        <w:t>[CDXCVIII]</w:t>
      </w:r>
      <w:r>
        <w:t xml:space="preserve">. </w:t>
      </w:r>
    </w:p>
    <w:p w14:paraId="2A921A4F" w14:textId="33259496" w:rsidR="00D30B85" w:rsidRDefault="00D30B85" w:rsidP="00873ABF">
      <w:pPr>
        <w:pStyle w:val="PlainText"/>
      </w:pPr>
      <w:r>
        <w:t>Широко известные по литературе персонажи, принадлежащие к этому типу человекообразных скотов, вследствие чего оказ</w:t>
      </w:r>
      <w:r>
        <w:t>ы</w:t>
      </w:r>
      <w:r>
        <w:t>ваемая им помощь не идёт в прок: Кадрус</w:t>
      </w:r>
      <w:r w:rsidRPr="00D30B85">
        <w:rPr>
          <w:vertAlign w:val="superscript"/>
        </w:rPr>
        <w:t>[CDXCIX]</w:t>
      </w:r>
      <w:r>
        <w:t xml:space="preserve"> из “Графа Монте-Кристо”, Шура Балаганов</w:t>
      </w:r>
      <w:r w:rsidRPr="00D30B85">
        <w:rPr>
          <w:vertAlign w:val="superscript"/>
        </w:rPr>
        <w:t>[D]</w:t>
      </w:r>
      <w:r>
        <w:t xml:space="preserve"> из “Золотого телёнка”, Илья Ильич Обломов</w:t>
      </w:r>
      <w:r w:rsidRPr="00D30B85">
        <w:rPr>
          <w:vertAlign w:val="superscript"/>
        </w:rPr>
        <w:t>[DI]</w:t>
      </w:r>
      <w:r>
        <w:t xml:space="preserve"> из романа И.А.Гончарова, названного по имени главн</w:t>
      </w:r>
      <w:r>
        <w:t>о</w:t>
      </w:r>
      <w:r>
        <w:t xml:space="preserve">го персонажа. Казалось бы такие разные Ноздрёв и Манилов из “Мёртвых душ” Н.В.Гоголя </w:t>
      </w:r>
      <w:r w:rsidRPr="00223AAE">
        <w:t>—</w:t>
      </w:r>
      <w:r>
        <w:t xml:space="preserve"> тоже скоты. И это явление охват</w:t>
      </w:r>
      <w:r>
        <w:t>ы</w:t>
      </w:r>
      <w:r>
        <w:t>вает не только мужчин, но и женщин: психология скотства в о</w:t>
      </w:r>
      <w:r>
        <w:t>с</w:t>
      </w:r>
      <w:r>
        <w:t xml:space="preserve">нове проституции в подавляющем большинстве случаев </w:t>
      </w:r>
      <w:r w:rsidRPr="00223AAE">
        <w:t>—</w:t>
      </w:r>
      <w:r>
        <w:t xml:space="preserve"> проще стать «подстилкой», нежели освоить профессию и работать; и особенно, если за то, чтобы несколько часов побыть «подсти</w:t>
      </w:r>
      <w:r>
        <w:t>л</w:t>
      </w:r>
      <w:r>
        <w:t>кой», платят больше, чем за неделю, а то и месяцы тяжёлой раб</w:t>
      </w:r>
      <w:r>
        <w:t>о</w:t>
      </w:r>
      <w:r>
        <w:t>ты. Это же касается и гомосексуальной проституции.</w:t>
      </w:r>
    </w:p>
    <w:p w14:paraId="42080458" w14:textId="1658AC11" w:rsidR="00D30B85" w:rsidRDefault="00D30B85" w:rsidP="00873ABF">
      <w:pPr>
        <w:pStyle w:val="PlainText"/>
      </w:pPr>
      <w:r>
        <w:t xml:space="preserve">Упоминание выше среди скотов персонажей, принадлежащих к “элите”, </w:t>
      </w:r>
      <w:r w:rsidRPr="00223AAE">
        <w:t>—</w:t>
      </w:r>
      <w:r>
        <w:t xml:space="preserve"> закономерно, поскольку скотство проникает во все социальные группы и оно не обусловлено однозначно и непосре</w:t>
      </w:r>
      <w:r>
        <w:t>д</w:t>
      </w:r>
      <w:r>
        <w:t>ственно полученным образованием. Хотя в качестве скотства о</w:t>
      </w:r>
      <w:r>
        <w:t>б</w:t>
      </w:r>
      <w:r>
        <w:t xml:space="preserve">щество воспринимает большей частью скотство, </w:t>
      </w:r>
      <w:r>
        <w:lastRenderedPageBreak/>
        <w:t>творимое «о</w:t>
      </w:r>
      <w:r>
        <w:t>т</w:t>
      </w:r>
      <w:r>
        <w:t xml:space="preserve">бросами общества», но это </w:t>
      </w:r>
      <w:r w:rsidRPr="00223AAE">
        <w:t>—</w:t>
      </w:r>
      <w:r>
        <w:t xml:space="preserve"> его крайние проявления: в действ</w:t>
      </w:r>
      <w:r>
        <w:t>и</w:t>
      </w:r>
      <w:r>
        <w:t>тельности оно проникает во все классовые и профессиональные социальные группы, в том числе и в “элиту”, примером чему «з</w:t>
      </w:r>
      <w:r>
        <w:t>о</w:t>
      </w:r>
      <w:r>
        <w:t>лотая молодёжь» и взрастившие её родители-“элитарии”</w:t>
      </w:r>
      <w:r w:rsidRPr="00D30B85">
        <w:rPr>
          <w:vertAlign w:val="superscript"/>
        </w:rPr>
        <w:t>[DII]</w:t>
      </w:r>
      <w:r>
        <w:t>. Скотс</w:t>
      </w:r>
      <w:r>
        <w:t>т</w:t>
      </w:r>
      <w:r>
        <w:t>во “элиты” «политкорректно» в русском языке именуется «барс</w:t>
      </w:r>
      <w:r>
        <w:t>т</w:t>
      </w:r>
      <w:r>
        <w:t>вом»</w:t>
      </w:r>
      <w:r w:rsidRPr="00D30B85">
        <w:rPr>
          <w:vertAlign w:val="superscript"/>
        </w:rPr>
        <w:t>[DIII]</w:t>
      </w:r>
      <w:r>
        <w:t xml:space="preserve">. </w:t>
      </w:r>
    </w:p>
    <w:p w14:paraId="489B6DEC" w14:textId="77777777" w:rsidR="00D30B85" w:rsidRDefault="00D30B85" w:rsidP="00873ABF">
      <w:pPr>
        <w:pStyle w:val="PlainText"/>
      </w:pPr>
      <w:r>
        <w:t xml:space="preserve">В силу того, что скотство </w:t>
      </w:r>
      <w:r w:rsidRPr="00223AAE">
        <w:t>—</w:t>
      </w:r>
      <w:r>
        <w:t xml:space="preserve"> явление, непосредственно об</w:t>
      </w:r>
      <w:r>
        <w:t>у</w:t>
      </w:r>
      <w:r>
        <w:t>словленное личностно-психо</w:t>
      </w:r>
      <w:r>
        <w:softHyphen/>
        <w:t>ло</w:t>
      </w:r>
      <w:r>
        <w:softHyphen/>
        <w:t>ги</w:t>
      </w:r>
      <w:r>
        <w:softHyphen/>
        <w:t>чески, оно неустранимо чисто экономическими мерами. В условиях толпо-“элитаризма”:</w:t>
      </w:r>
    </w:p>
    <w:p w14:paraId="0DD4DB4B" w14:textId="77777777" w:rsidR="00D30B85" w:rsidRDefault="00D30B85" w:rsidP="00F509F0">
      <w:pPr>
        <w:pStyle w:val="a3"/>
        <w:numPr>
          <w:ilvl w:val="0"/>
          <w:numId w:val="20"/>
        </w:numPr>
        <w:ind w:left="397" w:hanging="227"/>
      </w:pPr>
      <w:r>
        <w:t>Сокращение объёма финансирования разного рода программ социальной поддержки оставляет множество людей без нео</w:t>
      </w:r>
      <w:r>
        <w:t>б</w:t>
      </w:r>
      <w:r>
        <w:t xml:space="preserve">ходимых им для жизни ресурсов, многие из них в результате этого уходят на путь личностной деградации и, выбившись из сил в борьбе со своими проблемами в одиночку, если и не кончают жизнь самоубийством, </w:t>
      </w:r>
      <w:r w:rsidRPr="00223AAE">
        <w:t>—</w:t>
      </w:r>
      <w:r>
        <w:t xml:space="preserve"> то становятся скотами.</w:t>
      </w:r>
      <w:r w:rsidRPr="00813134">
        <w:t xml:space="preserve"> </w:t>
      </w:r>
    </w:p>
    <w:p w14:paraId="39ED7695" w14:textId="77777777" w:rsidR="00D30B85" w:rsidRPr="003115D9" w:rsidRDefault="00D30B85" w:rsidP="00F509F0">
      <w:pPr>
        <w:pStyle w:val="af3"/>
        <w:rPr>
          <w:i/>
        </w:rPr>
      </w:pPr>
      <w:r w:rsidRPr="003115D9">
        <w:rPr>
          <w:i/>
        </w:rPr>
        <w:t>Это вызывает недовольство бедноты, рост классовой н</w:t>
      </w:r>
      <w:r w:rsidRPr="003115D9">
        <w:rPr>
          <w:i/>
        </w:rPr>
        <w:t>а</w:t>
      </w:r>
      <w:r w:rsidRPr="003115D9">
        <w:rPr>
          <w:i/>
        </w:rPr>
        <w:t xml:space="preserve">пряжённости вплоть до возникновения </w:t>
      </w:r>
      <w:r>
        <w:rPr>
          <w:i/>
        </w:rPr>
        <w:t xml:space="preserve">и реализации </w:t>
      </w:r>
      <w:r w:rsidRPr="003115D9">
        <w:rPr>
          <w:i/>
        </w:rPr>
        <w:t>револ</w:t>
      </w:r>
      <w:r w:rsidRPr="003115D9">
        <w:rPr>
          <w:i/>
        </w:rPr>
        <w:t>ю</w:t>
      </w:r>
      <w:r w:rsidRPr="003115D9">
        <w:rPr>
          <w:i/>
        </w:rPr>
        <w:t>ционной ситуации.</w:t>
      </w:r>
    </w:p>
    <w:p w14:paraId="65EAFDA8" w14:textId="77777777" w:rsidR="00D30B85" w:rsidRDefault="00D30B85" w:rsidP="00F509F0">
      <w:pPr>
        <w:pStyle w:val="a3"/>
        <w:numPr>
          <w:ilvl w:val="0"/>
          <w:numId w:val="20"/>
        </w:numPr>
        <w:ind w:left="397" w:hanging="227"/>
      </w:pPr>
      <w:r>
        <w:t>Расширение объёма финансирования разного рода программ социальной поддержки и увеличение объёмов «благотвор</w:t>
      </w:r>
      <w:r>
        <w:t>и</w:t>
      </w:r>
      <w:r>
        <w:t>тельности» в её натуральном выражении по отношению к л</w:t>
      </w:r>
      <w:r>
        <w:t>ю</w:t>
      </w:r>
      <w:r>
        <w:t>дям, чей творческий потенциал погашен или не может быть востребован обществом при сложившейся структуре занят</w:t>
      </w:r>
      <w:r>
        <w:t>о</w:t>
      </w:r>
      <w:r>
        <w:t xml:space="preserve">сти и политике оплаты труда, </w:t>
      </w:r>
      <w:r w:rsidRPr="00223AAE">
        <w:t>—</w:t>
      </w:r>
      <w:r>
        <w:t xml:space="preserve"> представляет собой инвест</w:t>
      </w:r>
      <w:r>
        <w:t>и</w:t>
      </w:r>
      <w:r>
        <w:t xml:space="preserve">рование в скотство: </w:t>
      </w:r>
    </w:p>
    <w:p w14:paraId="0311F379" w14:textId="77777777" w:rsidR="00D30B85" w:rsidRDefault="00D30B85" w:rsidP="00F509F0">
      <w:pPr>
        <w:pStyle w:val="2"/>
        <w:numPr>
          <w:ilvl w:val="0"/>
          <w:numId w:val="25"/>
        </w:numPr>
        <w:ind w:left="624" w:hanging="227"/>
      </w:pPr>
      <w:r>
        <w:t>скоты имеют гарантированный минимум средств сущес</w:t>
      </w:r>
      <w:r>
        <w:t>т</w:t>
      </w:r>
      <w:r>
        <w:t>вования и свободное время, которое они посвящают ско</w:t>
      </w:r>
      <w:r>
        <w:t>т</w:t>
      </w:r>
      <w:r>
        <w:t>ству, а не личностному развитию;</w:t>
      </w:r>
    </w:p>
    <w:p w14:paraId="62B60979" w14:textId="77777777" w:rsidR="00D30B85" w:rsidRDefault="00D30B85" w:rsidP="00F509F0">
      <w:pPr>
        <w:pStyle w:val="2"/>
        <w:numPr>
          <w:ilvl w:val="0"/>
          <w:numId w:val="25"/>
        </w:numPr>
        <w:ind w:left="624" w:hanging="227"/>
      </w:pPr>
      <w:r>
        <w:t xml:space="preserve">если они производят детей, то во многих странах дети для них всего лишь </w:t>
      </w:r>
      <w:r w:rsidRPr="00223AAE">
        <w:t>—</w:t>
      </w:r>
      <w:r>
        <w:t xml:space="preserve"> основание, чтобы получать новые пос</w:t>
      </w:r>
      <w:r>
        <w:t>о</w:t>
      </w:r>
      <w:r>
        <w:t>бия, но они не считают себя обязанными воспитать детей человеками (в том числе и потому, что понятие «человек» для них биологически-видовое, а не общественно-культуро</w:t>
      </w:r>
      <w:r>
        <w:softHyphen/>
        <w:t>ло</w:t>
      </w:r>
      <w:r>
        <w:softHyphen/>
        <w:t>гическое), вследствие чего и их дети, вырастая, становя</w:t>
      </w:r>
      <w:r>
        <w:t>т</w:t>
      </w:r>
      <w:r>
        <w:t>ся такими же скотами, как и их родит</w:t>
      </w:r>
      <w:r>
        <w:t>е</w:t>
      </w:r>
      <w:r>
        <w:t>ли.</w:t>
      </w:r>
    </w:p>
    <w:p w14:paraId="7C9660B7" w14:textId="77777777" w:rsidR="00D30B85" w:rsidRPr="003115D9" w:rsidRDefault="00D30B85" w:rsidP="00F509F0">
      <w:pPr>
        <w:pStyle w:val="af3"/>
        <w:rPr>
          <w:i/>
        </w:rPr>
      </w:pPr>
      <w:r w:rsidRPr="003115D9">
        <w:rPr>
          <w:i/>
        </w:rPr>
        <w:t>Это всё вызывает недовольство всех тех, чьи доходы ур</w:t>
      </w:r>
      <w:r w:rsidRPr="003115D9">
        <w:rPr>
          <w:i/>
        </w:rPr>
        <w:t>е</w:t>
      </w:r>
      <w:r w:rsidRPr="003115D9">
        <w:rPr>
          <w:i/>
        </w:rPr>
        <w:t xml:space="preserve">заются для того, чтобы оказывать поддержку массовому скотству, и стимулирует настроения, которые </w:t>
      </w:r>
      <w:r w:rsidRPr="003115D9">
        <w:rPr>
          <w:i/>
        </w:rPr>
        <w:lastRenderedPageBreak/>
        <w:t>квалифицир</w:t>
      </w:r>
      <w:r w:rsidRPr="003115D9">
        <w:rPr>
          <w:i/>
        </w:rPr>
        <w:t>у</w:t>
      </w:r>
      <w:r w:rsidRPr="003115D9">
        <w:rPr>
          <w:i/>
        </w:rPr>
        <w:t xml:space="preserve">ются как профашистские: </w:t>
      </w:r>
      <w:r w:rsidRPr="003A0D12">
        <w:rPr>
          <w:b/>
          <w:i/>
        </w:rPr>
        <w:t>собрать всех скотов и уничт</w:t>
      </w:r>
      <w:r w:rsidRPr="003A0D12">
        <w:rPr>
          <w:b/>
          <w:i/>
        </w:rPr>
        <w:t>о</w:t>
      </w:r>
      <w:r w:rsidRPr="003A0D12">
        <w:rPr>
          <w:b/>
          <w:i/>
        </w:rPr>
        <w:t>жить либо трудоустроить в концлагерях — неч</w:t>
      </w:r>
      <w:r w:rsidRPr="003A0D12">
        <w:rPr>
          <w:b/>
          <w:i/>
        </w:rPr>
        <w:t>е</w:t>
      </w:r>
      <w:r w:rsidRPr="003A0D12">
        <w:rPr>
          <w:b/>
          <w:i/>
        </w:rPr>
        <w:t>го плодить и кормить паразитов</w:t>
      </w:r>
      <w:r w:rsidRPr="003115D9">
        <w:rPr>
          <w:i/>
        </w:rPr>
        <w:t>.</w:t>
      </w:r>
    </w:p>
    <w:p w14:paraId="300943B1" w14:textId="77777777" w:rsidR="00D30B85" w:rsidRDefault="00D30B85" w:rsidP="00C50FE4">
      <w:pPr>
        <w:pStyle w:val="a7"/>
      </w:pPr>
      <w:r>
        <w:t>И в толпо-“элитаризме” не существует некой «золотой сер</w:t>
      </w:r>
      <w:r>
        <w:t>е</w:t>
      </w:r>
      <w:r>
        <w:t>дины», при которой бы оказываемая социальная поддержка нуждающимся не представляла бы собой инвестирования в скотство как образ жизни, поскольку непосредственная пр</w:t>
      </w:r>
      <w:r>
        <w:t>и</w:t>
      </w:r>
      <w:r>
        <w:t xml:space="preserve">чина скотства </w:t>
      </w:r>
      <w:r w:rsidRPr="00223AAE">
        <w:t>—</w:t>
      </w:r>
      <w:r>
        <w:t xml:space="preserve"> особенности нравственности и психики л</w:t>
      </w:r>
      <w:r>
        <w:t>ю</w:t>
      </w:r>
      <w:r>
        <w:t xml:space="preserve">дей, а </w:t>
      </w:r>
      <w:r w:rsidRPr="003A0D12">
        <w:rPr>
          <w:i/>
        </w:rPr>
        <w:t>экономическая политика — управление производством и распределением совокупного общественного продукта</w:t>
      </w:r>
      <w:r>
        <w:t xml:space="preserve"> </w:t>
      </w:r>
      <w:r w:rsidRPr="00223AAE">
        <w:t>—</w:t>
      </w:r>
      <w:r>
        <w:t xml:space="preserve"> только один из многих социальных факторов, которые </w:t>
      </w:r>
      <w:r w:rsidRPr="003A0D12">
        <w:rPr>
          <w:b/>
        </w:rPr>
        <w:t>в их множестве</w:t>
      </w:r>
      <w:r>
        <w:t xml:space="preserve"> оказывают воздействие на нравственность и пс</w:t>
      </w:r>
      <w:r>
        <w:t>и</w:t>
      </w:r>
      <w:r>
        <w:t xml:space="preserve">хику взрослых, но главное </w:t>
      </w:r>
      <w:r w:rsidRPr="00223AAE">
        <w:t>—</w:t>
      </w:r>
      <w:r>
        <w:t xml:space="preserve"> формируют нравственность и психику подрастающих п</w:t>
      </w:r>
      <w:r>
        <w:t>о</w:t>
      </w:r>
      <w:r>
        <w:t xml:space="preserve">колений. </w:t>
      </w:r>
    </w:p>
    <w:p w14:paraId="6E76B6D6" w14:textId="77777777" w:rsidR="00D30B85" w:rsidRDefault="00D30B85" w:rsidP="00C50FE4">
      <w:pPr>
        <w:pStyle w:val="a9"/>
      </w:pPr>
      <w:r>
        <w:t>Именно множественность воздействующих факторов и</w:t>
      </w:r>
      <w:r>
        <w:t>с</w:t>
      </w:r>
      <w:r>
        <w:t>ключает саму возможность существования такой «зол</w:t>
      </w:r>
      <w:r>
        <w:t>о</w:t>
      </w:r>
      <w:r>
        <w:t>той середины».</w:t>
      </w:r>
    </w:p>
    <w:p w14:paraId="5B513244" w14:textId="77777777" w:rsidR="00D30B85" w:rsidRPr="003115D9" w:rsidRDefault="00D30B85" w:rsidP="00873ABF">
      <w:pPr>
        <w:pStyle w:val="PlainText"/>
      </w:pPr>
      <w:r>
        <w:t>И соответственно поиски этой объективно не существующей «золотой середины» не могут привести ни к чему, кроме злоде</w:t>
      </w:r>
      <w:r>
        <w:t>й</w:t>
      </w:r>
      <w:r>
        <w:t>ства.</w:t>
      </w:r>
    </w:p>
    <w:p w14:paraId="550244BA" w14:textId="77777777" w:rsidR="00D30B85" w:rsidRDefault="00D30B85" w:rsidP="00C50FE4">
      <w:pPr>
        <w:pStyle w:val="a9"/>
      </w:pPr>
      <w:r>
        <w:t>В этом и состоит главная и неразрешимая проблема то</w:t>
      </w:r>
      <w:r>
        <w:t>л</w:t>
      </w:r>
      <w:r>
        <w:t xml:space="preserve">по-“элитаризма” вообще и капитализма и “социализма”, в частности, а также и «конвергенции», понимаемой как сближение обеих названных общественно-экономических формаций, известных по историческому прошлому, </w:t>
      </w:r>
      <w:r w:rsidRPr="00223AAE">
        <w:t>—</w:t>
      </w:r>
      <w:r>
        <w:t xml:space="preserve"> в результате чего должна возникнуть некая новая форм</w:t>
      </w:r>
      <w:r>
        <w:t>а</w:t>
      </w:r>
      <w:r>
        <w:t>ция, которая будет обладать достоинствами обеих и будет свободна от пороков и недостатков ка</w:t>
      </w:r>
      <w:r>
        <w:t>ж</w:t>
      </w:r>
      <w:r>
        <w:t>дой из них.</w:t>
      </w:r>
    </w:p>
    <w:p w14:paraId="53136E3C" w14:textId="77777777" w:rsidR="00D30B85" w:rsidRDefault="00D30B85" w:rsidP="00873ABF">
      <w:pPr>
        <w:pStyle w:val="PlainText"/>
      </w:pPr>
      <w:r>
        <w:t xml:space="preserve">Т.е. сегодняшнее скотство </w:t>
      </w:r>
      <w:r w:rsidRPr="00223AAE">
        <w:t>—</w:t>
      </w:r>
      <w:r>
        <w:t xml:space="preserve"> следствие прошлых ошибок и злоупотреблений в области политики в целом, а не только в о</w:t>
      </w:r>
      <w:r>
        <w:t>б</w:t>
      </w:r>
      <w:r>
        <w:t>ласти экономической политики. И сегодняшняя политика в самом широком смысле этого слова программирует статистику скотства и её динамику в б</w:t>
      </w:r>
      <w:r>
        <w:t>у</w:t>
      </w:r>
      <w:r>
        <w:t xml:space="preserve">дущем. А экономическое обеспечение жизни людей, включая и соцподдержку, не обусловленную </w:t>
      </w:r>
      <w:r>
        <w:lastRenderedPageBreak/>
        <w:t>оплатой тр</w:t>
      </w:r>
      <w:r>
        <w:t>у</w:t>
      </w:r>
      <w:r>
        <w:t xml:space="preserve">да, </w:t>
      </w:r>
      <w:r w:rsidRPr="00223AAE">
        <w:t>—</w:t>
      </w:r>
      <w:r>
        <w:t xml:space="preserve"> одна из необходимых, но не достаточная составляющая в деле искоренения ско</w:t>
      </w:r>
      <w:r>
        <w:t>т</w:t>
      </w:r>
      <w:r>
        <w:t>ства как общественного явления.</w:t>
      </w:r>
    </w:p>
    <w:p w14:paraId="2B78C565" w14:textId="77777777" w:rsidR="00D30B85" w:rsidRDefault="00D30B85" w:rsidP="00C50FE4">
      <w:pPr>
        <w:pStyle w:val="a9"/>
      </w:pPr>
      <w:r>
        <w:t>И потому, чтобы «конвергенция» не усугубила, а разр</w:t>
      </w:r>
      <w:r>
        <w:t>е</w:t>
      </w:r>
      <w:r>
        <w:t>шила кризис нынешней глобальной цивилизации, и п</w:t>
      </w:r>
      <w:r>
        <w:t>о</w:t>
      </w:r>
      <w:r>
        <w:t>родила глобальную общественно-эконо</w:t>
      </w:r>
      <w:r>
        <w:softHyphen/>
        <w:t>ми</w:t>
      </w:r>
      <w:r>
        <w:softHyphen/>
        <w:t>ческую форм</w:t>
      </w:r>
      <w:r>
        <w:t>а</w:t>
      </w:r>
      <w:r>
        <w:t xml:space="preserve">цию, обладающую достоинствами как капитализма, так и “социализма” и при этом </w:t>
      </w:r>
      <w:r w:rsidRPr="00223AAE">
        <w:t>—</w:t>
      </w:r>
      <w:r>
        <w:t xml:space="preserve"> свободную от недостатков и пороков каждого из них, в обществе (т.е. в людях) необх</w:t>
      </w:r>
      <w:r>
        <w:t>о</w:t>
      </w:r>
      <w:r>
        <w:t>димо взращивать качества, которые не были свойстве</w:t>
      </w:r>
      <w:r>
        <w:t>н</w:t>
      </w:r>
      <w:r>
        <w:t>ны ни капитализму, ни социализму в их исторически и</w:t>
      </w:r>
      <w:r>
        <w:t>з</w:t>
      </w:r>
      <w:r>
        <w:t xml:space="preserve">вестном виде. </w:t>
      </w:r>
    </w:p>
    <w:p w14:paraId="5339861D" w14:textId="77777777" w:rsidR="00D30B85" w:rsidRDefault="00D30B85" w:rsidP="00873ABF">
      <w:pPr>
        <w:pStyle w:val="PlainText"/>
      </w:pPr>
      <w:r>
        <w:t>Также надо отметить, что скотство в условиях капитализма и “социализма” проявляется по-разному:</w:t>
      </w:r>
    </w:p>
    <w:p w14:paraId="60DAD8E1" w14:textId="77777777" w:rsidR="00D30B85" w:rsidRDefault="00D30B85" w:rsidP="00F509F0">
      <w:pPr>
        <w:pStyle w:val="a3"/>
        <w:numPr>
          <w:ilvl w:val="0"/>
          <w:numId w:val="20"/>
        </w:numPr>
        <w:ind w:left="397" w:hanging="227"/>
      </w:pPr>
      <w:r>
        <w:t>Не способный работать скот в условиях макроэкономической системы, основанной на частном предпринимательстве, авт</w:t>
      </w:r>
      <w:r>
        <w:t>о</w:t>
      </w:r>
      <w:r>
        <w:t>матически становится безработным: относить его содержание на себестоимость товарной продукции в условиях конкуре</w:t>
      </w:r>
      <w:r>
        <w:t>н</w:t>
      </w:r>
      <w:r>
        <w:t xml:space="preserve">ции </w:t>
      </w:r>
      <w:r w:rsidRPr="00223AAE">
        <w:t>—</w:t>
      </w:r>
      <w:r>
        <w:t xml:space="preserve"> частному предпринимателю нет никаких причин. С</w:t>
      </w:r>
      <w:r>
        <w:t>о</w:t>
      </w:r>
      <w:r>
        <w:t>ответственно этому обстоятельству в условиях капитализма скотство предстаёт обнажённым, а вследствие наличия у ск</w:t>
      </w:r>
      <w:r>
        <w:t>о</w:t>
      </w:r>
      <w:r>
        <w:t>тов свободного времени мощь его проявлений в жизни общ</w:t>
      </w:r>
      <w:r>
        <w:t>е</w:t>
      </w:r>
      <w:r>
        <w:t xml:space="preserve">ства </w:t>
      </w:r>
      <w:r w:rsidRPr="00223AAE">
        <w:t>—</w:t>
      </w:r>
      <w:r>
        <w:t xml:space="preserve"> максимальная, ограничиваемая только интенсивн</w:t>
      </w:r>
      <w:r>
        <w:t>о</w:t>
      </w:r>
      <w:r>
        <w:t>стью и мощностью репрессий со стороны «правоохранител</w:t>
      </w:r>
      <w:r>
        <w:t>ь</w:t>
      </w:r>
      <w:r>
        <w:t>ных органов».</w:t>
      </w:r>
    </w:p>
    <w:p w14:paraId="46BF217B" w14:textId="77777777" w:rsidR="00D30B85" w:rsidRDefault="00D30B85" w:rsidP="00F509F0">
      <w:pPr>
        <w:pStyle w:val="a3"/>
        <w:numPr>
          <w:ilvl w:val="0"/>
          <w:numId w:val="20"/>
        </w:numPr>
        <w:ind w:left="397" w:hanging="227"/>
      </w:pPr>
      <w:r>
        <w:t xml:space="preserve">В условиях “социализма” всё иначе. Основополагающий принцип обеспечения всеобщей занятости </w:t>
      </w:r>
      <w:r w:rsidRPr="00DE6D47">
        <w:rPr>
          <w:i/>
        </w:rPr>
        <w:t>при отсутствии эффективного управления на макроуровне трудоустройс</w:t>
      </w:r>
      <w:r w:rsidRPr="00DE6D47">
        <w:rPr>
          <w:i/>
        </w:rPr>
        <w:t>т</w:t>
      </w:r>
      <w:r w:rsidRPr="00DE6D47">
        <w:rPr>
          <w:i/>
        </w:rPr>
        <w:t xml:space="preserve">вом той рабочей силы, без которой в деятельности </w:t>
      </w:r>
      <w:r>
        <w:rPr>
          <w:i/>
        </w:rPr>
        <w:t>предпр</w:t>
      </w:r>
      <w:r>
        <w:rPr>
          <w:i/>
        </w:rPr>
        <w:t>и</w:t>
      </w:r>
      <w:r>
        <w:rPr>
          <w:i/>
        </w:rPr>
        <w:t xml:space="preserve">ятий, органов власти, иных общественных институтов </w:t>
      </w:r>
      <w:r w:rsidRPr="00643061">
        <w:rPr>
          <w:i/>
        </w:rPr>
        <w:t>—</w:t>
      </w:r>
      <w:r>
        <w:rPr>
          <w:i/>
        </w:rPr>
        <w:t xml:space="preserve"> </w:t>
      </w:r>
      <w:r w:rsidRPr="00643061">
        <w:rPr>
          <w:b/>
          <w:i/>
        </w:rPr>
        <w:t>при более эффективной организации работ на микроуро</w:t>
      </w:r>
      <w:r w:rsidRPr="00643061">
        <w:rPr>
          <w:b/>
          <w:i/>
        </w:rPr>
        <w:t>в</w:t>
      </w:r>
      <w:r w:rsidRPr="00643061">
        <w:rPr>
          <w:b/>
          <w:i/>
        </w:rPr>
        <w:t>не</w:t>
      </w:r>
      <w:r>
        <w:rPr>
          <w:i/>
        </w:rPr>
        <w:t xml:space="preserve"> </w:t>
      </w:r>
      <w:r w:rsidRPr="00643061">
        <w:rPr>
          <w:i/>
        </w:rPr>
        <w:t>—</w:t>
      </w:r>
      <w:r>
        <w:rPr>
          <w:i/>
        </w:rPr>
        <w:t xml:space="preserve"> </w:t>
      </w:r>
      <w:r w:rsidRPr="00DE6D47">
        <w:rPr>
          <w:i/>
        </w:rPr>
        <w:t>можно обойтись,</w:t>
      </w:r>
      <w:r>
        <w:t xml:space="preserve"> приводит к тому, что получило назв</w:t>
      </w:r>
      <w:r>
        <w:t>а</w:t>
      </w:r>
      <w:r>
        <w:t>ние «скрытой безработицы». В условиях «скрытой безработ</w:t>
      </w:r>
      <w:r>
        <w:t>и</w:t>
      </w:r>
      <w:r>
        <w:t>цы» все, ею охваченные, ходят на какую-нибудь работу, ре</w:t>
      </w:r>
      <w:r>
        <w:t>а</w:t>
      </w:r>
      <w:r>
        <w:t xml:space="preserve">лизуя принцип «где одному делать нечего </w:t>
      </w:r>
      <w:r w:rsidRPr="00223AAE">
        <w:t>—</w:t>
      </w:r>
      <w:r>
        <w:t xml:space="preserve"> огромный ко</w:t>
      </w:r>
      <w:r>
        <w:t>л</w:t>
      </w:r>
      <w:r>
        <w:t xml:space="preserve">лектив справится». Скоты </w:t>
      </w:r>
      <w:r w:rsidRPr="00223AAE">
        <w:t>—</w:t>
      </w:r>
      <w:r>
        <w:t xml:space="preserve"> тоже включены в общественное объединение труда и вносят в него свой вклад как в сфере </w:t>
      </w:r>
      <w:r>
        <w:lastRenderedPageBreak/>
        <w:t>управления, так и в сфере любой профессиональной деятел</w:t>
      </w:r>
      <w:r>
        <w:t>ь</w:t>
      </w:r>
      <w:r>
        <w:t xml:space="preserve">ности, протекающей под чьим-либо управлением. </w:t>
      </w:r>
    </w:p>
    <w:p w14:paraId="2D743B2F" w14:textId="77777777" w:rsidR="00D30B85" w:rsidRDefault="00D30B85" w:rsidP="00F509F0">
      <w:pPr>
        <w:pStyle w:val="af3"/>
      </w:pPr>
      <w:r>
        <w:t>В сфере управления как на микро-, так и на макро- уровнях скоты обеспечивают снижение качества управления вплоть до полного краха процесса управления, оказавшегося в их комп</w:t>
      </w:r>
      <w:r>
        <w:t>е</w:t>
      </w:r>
      <w:r>
        <w:t xml:space="preserve">тенции. </w:t>
      </w:r>
    </w:p>
    <w:p w14:paraId="5F0F4932" w14:textId="77777777" w:rsidR="00D30B85" w:rsidRDefault="00D30B85" w:rsidP="00F509F0">
      <w:pPr>
        <w:pStyle w:val="af3"/>
      </w:pPr>
      <w:r>
        <w:t xml:space="preserve">В управляемых другими областях деятельности скоты </w:t>
      </w:r>
      <w:r w:rsidRPr="00223AAE">
        <w:t>—</w:t>
      </w:r>
      <w:r>
        <w:t xml:space="preserve"> с</w:t>
      </w:r>
      <w:r>
        <w:t>а</w:t>
      </w:r>
      <w:r>
        <w:t xml:space="preserve">ботажники и бракоделы. </w:t>
      </w:r>
    </w:p>
    <w:p w14:paraId="6877FC2C" w14:textId="483BD987" w:rsidR="00D30B85" w:rsidRDefault="00D30B85" w:rsidP="00C50FE4">
      <w:pPr>
        <w:pStyle w:val="a7"/>
      </w:pPr>
      <w:r>
        <w:t>Собственно массовое скотство, защита от которого общества и политики перестала осуществляться после убийства И.В.Сталина, и есть тот внутренний фактор, который привёл СССР к краху</w:t>
      </w:r>
      <w:r w:rsidRPr="00D30B85">
        <w:rPr>
          <w:vertAlign w:val="superscript"/>
        </w:rPr>
        <w:t>[DIV]</w:t>
      </w:r>
      <w:r>
        <w:t>, и который постсоветская Россиония унасл</w:t>
      </w:r>
      <w:r>
        <w:t>е</w:t>
      </w:r>
      <w:r>
        <w:t xml:space="preserve">довала от СССР как объективную предпосылку к её краху. </w:t>
      </w:r>
    </w:p>
    <w:p w14:paraId="5E120B3C" w14:textId="620F5D09" w:rsidR="00D30B85" w:rsidRDefault="00D30B85" w:rsidP="00F509F0">
      <w:pPr>
        <w:pStyle w:val="af3"/>
      </w:pPr>
      <w:r>
        <w:t xml:space="preserve">Но «скрытая безработица» </w:t>
      </w:r>
      <w:r w:rsidRPr="00223AAE">
        <w:t>—</w:t>
      </w:r>
      <w:r>
        <w:t xml:space="preserve"> необходимость ходить на “р</w:t>
      </w:r>
      <w:r>
        <w:t>а</w:t>
      </w:r>
      <w:r>
        <w:t xml:space="preserve">боту” </w:t>
      </w:r>
      <w:r w:rsidRPr="00223AAE">
        <w:t>—</w:t>
      </w:r>
      <w:r>
        <w:t xml:space="preserve"> лишает скотов в условиях “социализма” того времени, в течение которого скоты в условиях капитализма скотствуют «на полную катушку», в пределах ограничений, налагаемых «правоохран</w:t>
      </w:r>
      <w:r>
        <w:t>и</w:t>
      </w:r>
      <w:r>
        <w:t>тельными органами». Поэтому скоты в условиях “социализма” имеют минимум времени и сил на скотство. Вследствие этого уровень преступности в СССР был сущес</w:t>
      </w:r>
      <w:r>
        <w:t>т</w:t>
      </w:r>
      <w:r>
        <w:t>венно ниже, чем в развитых капиталистических странах, а ско</w:t>
      </w:r>
      <w:r>
        <w:t>т</w:t>
      </w:r>
      <w:r>
        <w:t xml:space="preserve">ство выражалось в потоке «мелочей» типа </w:t>
      </w:r>
      <w:r w:rsidRPr="00223AAE">
        <w:t>—</w:t>
      </w:r>
      <w:r>
        <w:t xml:space="preserve"> сквернословие в речи; изгаженные надписями, рисунками стены подъездов и лифтов; повреждения салонов общественного транспорта и и</w:t>
      </w:r>
      <w:r>
        <w:t>н</w:t>
      </w:r>
      <w:r>
        <w:t>терьеров общественных зданий; мусор в местах, где скоты о</w:t>
      </w:r>
      <w:r>
        <w:t>т</w:t>
      </w:r>
      <w:r>
        <w:t>дыхали или просто побывали; вандализм в отношении произв</w:t>
      </w:r>
      <w:r>
        <w:t>е</w:t>
      </w:r>
      <w:r>
        <w:t>дений искусства, памятников, природных достопримечательн</w:t>
      </w:r>
      <w:r>
        <w:t>о</w:t>
      </w:r>
      <w:r>
        <w:t>стей; пакостливые “шутки” и “приколы”</w:t>
      </w:r>
      <w:r w:rsidRPr="00D30B85">
        <w:rPr>
          <w:vertAlign w:val="superscript"/>
        </w:rPr>
        <w:t>[DV]</w:t>
      </w:r>
      <w:r>
        <w:t xml:space="preserve">; демонстрация своей “крутости”; нарушения условий спокойной жизни окружающих (наиболее распространены </w:t>
      </w:r>
      <w:r w:rsidRPr="00223AAE">
        <w:t>—</w:t>
      </w:r>
      <w:r>
        <w:t xml:space="preserve"> музыка из окон машин и во мн</w:t>
      </w:r>
      <w:r>
        <w:t>о</w:t>
      </w:r>
      <w:r>
        <w:t xml:space="preserve">гоквартирных домах, достающая окружающих, дебоши) и т.п. </w:t>
      </w:r>
    </w:p>
    <w:p w14:paraId="7545E22C" w14:textId="77777777" w:rsidR="00D30B85" w:rsidRDefault="00D30B85" w:rsidP="00F509F0">
      <w:pPr>
        <w:pStyle w:val="af3"/>
      </w:pPr>
      <w:r>
        <w:t>После краха СССР скоты получили безпрепятственную во</w:t>
      </w:r>
      <w:r>
        <w:t>з</w:t>
      </w:r>
      <w:r>
        <w:t>можность скотствовать как внутри страны, так и за её предел</w:t>
      </w:r>
      <w:r>
        <w:t>а</w:t>
      </w:r>
      <w:r>
        <w:t>ми.</w:t>
      </w:r>
    </w:p>
    <w:p w14:paraId="1502A8F9" w14:textId="77777777" w:rsidR="00D30B85" w:rsidRPr="00DC2E08" w:rsidRDefault="00D30B85" w:rsidP="00F509F0">
      <w:pPr>
        <w:pStyle w:val="ab"/>
      </w:pPr>
      <w:r w:rsidRPr="00223AAE">
        <w:t>————————</w:t>
      </w:r>
    </w:p>
    <w:p w14:paraId="22191D05" w14:textId="77777777" w:rsidR="00D30B85" w:rsidRPr="009757BC" w:rsidRDefault="00D30B85" w:rsidP="00C50FE4">
      <w:pPr>
        <w:pStyle w:val="a7"/>
      </w:pPr>
      <w:r w:rsidRPr="009757BC">
        <w:rPr>
          <w:b/>
        </w:rPr>
        <w:lastRenderedPageBreak/>
        <w:t>Всё изложенное выше в разделе 4.3 — «неполиткоррек</w:t>
      </w:r>
      <w:r w:rsidRPr="009757BC">
        <w:rPr>
          <w:b/>
        </w:rPr>
        <w:t>т</w:t>
      </w:r>
      <w:r w:rsidRPr="009757BC">
        <w:rPr>
          <w:b/>
        </w:rPr>
        <w:t xml:space="preserve">но». </w:t>
      </w:r>
      <w:r w:rsidRPr="009757BC">
        <w:t xml:space="preserve">Будучи </w:t>
      </w:r>
      <w:r>
        <w:t>вырванным из контекста настоящей работы и Концепции общественной безопасности в целом, оно может п</w:t>
      </w:r>
      <w:r>
        <w:t>о</w:t>
      </w:r>
      <w:r>
        <w:t>служить основанием для обвинений в расизме, в каком-то ином человеконенавистничестве, в «экстремизме», в по</w:t>
      </w:r>
      <w:r>
        <w:t>д</w:t>
      </w:r>
      <w:r>
        <w:t>стрекательстве к насилию и т.п.</w:t>
      </w:r>
    </w:p>
    <w:p w14:paraId="387B0403" w14:textId="77777777" w:rsidR="00D30B85" w:rsidRDefault="00D30B85" w:rsidP="00873ABF">
      <w:pPr>
        <w:pStyle w:val="PlainText"/>
      </w:pPr>
      <w:r>
        <w:t>В такого рода оценках выражается либо лицемерие, либо и</w:t>
      </w:r>
      <w:r>
        <w:t>с</w:t>
      </w:r>
      <w:r>
        <w:t xml:space="preserve">креннее нежелание признать тот факт, что объективно существует определённая граница, разделяющая в одном и том же обществе человекообразных скотов и более или менее </w:t>
      </w:r>
      <w:r w:rsidRPr="009757BC">
        <w:rPr>
          <w:i/>
        </w:rPr>
        <w:t>нормальных</w:t>
      </w:r>
      <w:r>
        <w:t xml:space="preserve"> </w:t>
      </w:r>
      <w:r w:rsidRPr="009757BC">
        <w:rPr>
          <w:i/>
        </w:rPr>
        <w:t>в нек</w:t>
      </w:r>
      <w:r w:rsidRPr="009757BC">
        <w:rPr>
          <w:i/>
        </w:rPr>
        <w:t>о</w:t>
      </w:r>
      <w:r w:rsidRPr="009757BC">
        <w:rPr>
          <w:i/>
        </w:rPr>
        <w:t>тором смысле</w:t>
      </w:r>
      <w:r>
        <w:t xml:space="preserve"> людей. В основе такого нежелания лежит опас</w:t>
      </w:r>
      <w:r>
        <w:t>е</w:t>
      </w:r>
      <w:r>
        <w:t>ние, что в случае неадекватности разгр</w:t>
      </w:r>
      <w:r>
        <w:t>а</w:t>
      </w:r>
      <w:r>
        <w:t xml:space="preserve">ничения скотов и людей, могут быть сделаны выводы, а на их основе </w:t>
      </w:r>
      <w:r w:rsidRPr="00223AAE">
        <w:t>—</w:t>
      </w:r>
      <w:r>
        <w:t xml:space="preserve"> построена полит</w:t>
      </w:r>
      <w:r>
        <w:t>и</w:t>
      </w:r>
      <w:r>
        <w:t>ка, в сопоставлении с возможными результатами которой практ</w:t>
      </w:r>
      <w:r>
        <w:t>и</w:t>
      </w:r>
      <w:r>
        <w:t>ка ветхозаветно-талмудического иудаизма и гитлеризма, охоты англосаксов на аборигенов Австралии и геноцид коренного нас</w:t>
      </w:r>
      <w:r>
        <w:t>е</w:t>
      </w:r>
      <w:r>
        <w:t>ления во многих регионах Америки пок</w:t>
      </w:r>
      <w:r>
        <w:t>а</w:t>
      </w:r>
      <w:r>
        <w:t xml:space="preserve">жутся детскими играми в песочнице. И такого рода опасения </w:t>
      </w:r>
      <w:r w:rsidRPr="00223AAE">
        <w:t>—</w:t>
      </w:r>
      <w:r>
        <w:t xml:space="preserve"> оправданы: действительно неадекватная сути человека и Промы</w:t>
      </w:r>
      <w:r>
        <w:t>с</w:t>
      </w:r>
      <w:r>
        <w:t>ла политика в историческом прошлом неоднократно обращала жизнь людей в ад.</w:t>
      </w:r>
    </w:p>
    <w:p w14:paraId="6255AD98" w14:textId="77777777" w:rsidR="00D30B85" w:rsidRDefault="00D30B85" w:rsidP="00C50FE4">
      <w:pPr>
        <w:pStyle w:val="a9"/>
      </w:pPr>
      <w:r>
        <w:t>Тем не менее игнорирование в духе «политкоррек</w:t>
      </w:r>
      <w:r>
        <w:t>т</w:t>
      </w:r>
      <w:r>
        <w:t>ности» явления скотства, объективно наличествующего в с</w:t>
      </w:r>
      <w:r>
        <w:t>о</w:t>
      </w:r>
      <w:r>
        <w:t>временных обществах, ничуть не лучше, поскольку а</w:t>
      </w:r>
      <w:r>
        <w:t>в</w:t>
      </w:r>
      <w:r>
        <w:t xml:space="preserve">томатически ведёт к </w:t>
      </w:r>
      <w:r w:rsidRPr="00FF3F39">
        <w:rPr>
          <w:i/>
        </w:rPr>
        <w:t>непроизвольной для большинства</w:t>
      </w:r>
      <w:r>
        <w:t xml:space="preserve"> реал</w:t>
      </w:r>
      <w:r>
        <w:t>и</w:t>
      </w:r>
      <w:r>
        <w:t>зации того будущего, которое изобразил И.А.Еф</w:t>
      </w:r>
      <w:r>
        <w:softHyphen/>
        <w:t>ре</w:t>
      </w:r>
      <w:r>
        <w:softHyphen/>
        <w:t>мов в романе “Час быка” на вымышленной им планете То</w:t>
      </w:r>
      <w:r>
        <w:t>р</w:t>
      </w:r>
      <w:r>
        <w:t>манс.</w:t>
      </w:r>
    </w:p>
    <w:p w14:paraId="0BF19D81" w14:textId="77777777" w:rsidR="00D30B85" w:rsidRPr="009757BC" w:rsidRDefault="00D30B85" w:rsidP="00873ABF">
      <w:pPr>
        <w:pStyle w:val="PlainText"/>
      </w:pPr>
      <w:r>
        <w:t>Поэтому встаёт вопрос об адекватном разграничении в жи</w:t>
      </w:r>
      <w:r>
        <w:t>з</w:t>
      </w:r>
      <w:r>
        <w:t xml:space="preserve">ни общества скотов и остальных более и менее </w:t>
      </w:r>
      <w:r w:rsidRPr="009757BC">
        <w:rPr>
          <w:i/>
        </w:rPr>
        <w:t>нормальных</w:t>
      </w:r>
      <w:r>
        <w:t xml:space="preserve"> </w:t>
      </w:r>
      <w:r>
        <w:rPr>
          <w:i/>
        </w:rPr>
        <w:t>в нек</w:t>
      </w:r>
      <w:r>
        <w:rPr>
          <w:i/>
        </w:rPr>
        <w:t>о</w:t>
      </w:r>
      <w:r>
        <w:rPr>
          <w:i/>
        </w:rPr>
        <w:t xml:space="preserve">тором смысле </w:t>
      </w:r>
      <w:r w:rsidRPr="009757BC">
        <w:t>людей</w:t>
      </w:r>
      <w:r>
        <w:rPr>
          <w:i/>
        </w:rPr>
        <w:t>,</w:t>
      </w:r>
      <w:r>
        <w:t xml:space="preserve"> а так же </w:t>
      </w:r>
      <w:r w:rsidRPr="00223AAE">
        <w:t>—</w:t>
      </w:r>
      <w:r>
        <w:t xml:space="preserve"> и вопрос о раскрытии неопр</w:t>
      </w:r>
      <w:r>
        <w:t>е</w:t>
      </w:r>
      <w:r>
        <w:t xml:space="preserve">делённости смысла «более или менее нормальности» </w:t>
      </w:r>
      <w:r w:rsidRPr="00DC2E08">
        <w:rPr>
          <w:i/>
        </w:rPr>
        <w:t>людей, не я</w:t>
      </w:r>
      <w:r w:rsidRPr="00DC2E08">
        <w:rPr>
          <w:i/>
        </w:rPr>
        <w:t>в</w:t>
      </w:r>
      <w:r w:rsidRPr="00DC2E08">
        <w:rPr>
          <w:i/>
        </w:rPr>
        <w:t>ляющихся скотами</w:t>
      </w:r>
      <w:r>
        <w:t>.</w:t>
      </w:r>
    </w:p>
    <w:p w14:paraId="4F3405F3" w14:textId="77777777" w:rsidR="00D30B85" w:rsidRDefault="00D30B85" w:rsidP="00F509F0">
      <w:pPr>
        <w:pStyle w:val="Heading2"/>
      </w:pPr>
      <w:bookmarkStart w:id="47" w:name="_Toc232339042"/>
      <w:bookmarkStart w:id="48" w:name="_Toc237339550"/>
      <w:r>
        <w:t xml:space="preserve">4.4. Разрешение “неразрешимой” проблемы </w:t>
      </w:r>
      <w:r>
        <w:br/>
        <w:t>конверге</w:t>
      </w:r>
      <w:r>
        <w:t>н</w:t>
      </w:r>
      <w:r>
        <w:t>ции</w:t>
      </w:r>
      <w:bookmarkEnd w:id="47"/>
      <w:bookmarkEnd w:id="48"/>
    </w:p>
    <w:p w14:paraId="19D51BF0" w14:textId="77777777" w:rsidR="00D30B85" w:rsidRDefault="00D30B85" w:rsidP="00873ABF">
      <w:pPr>
        <w:pStyle w:val="PlainText"/>
      </w:pPr>
      <w:r>
        <w:t xml:space="preserve">Насколько об этом позволяют судить данные зоологии, опыт животноводов и дрессировщиков, главное, что характеризует </w:t>
      </w:r>
      <w:r>
        <w:lastRenderedPageBreak/>
        <w:t>о</w:t>
      </w:r>
      <w:r>
        <w:t>р</w:t>
      </w:r>
      <w:r>
        <w:t>ганизацию психической деятельности животных, состоит в том, что в каждом из видов в биосфере Земли, за исключением челов</w:t>
      </w:r>
      <w:r>
        <w:t>е</w:t>
      </w:r>
      <w:r>
        <w:t>ка, генетически запрограммирован однозначный безальтернати</w:t>
      </w:r>
      <w:r>
        <w:t>в</w:t>
      </w:r>
      <w:r>
        <w:t xml:space="preserve">ный характер </w:t>
      </w:r>
      <w:r>
        <w:rPr>
          <w:i/>
        </w:rPr>
        <w:t>организации психической деятельности</w:t>
      </w:r>
      <w:r>
        <w:t xml:space="preserve"> как проце</w:t>
      </w:r>
      <w:r>
        <w:t>с</w:t>
      </w:r>
      <w:r>
        <w:t>са получения и обработки информации, поступающей из общего всем «внешнего мира» в психику особи того или иного в</w:t>
      </w:r>
      <w:r>
        <w:t>и</w:t>
      </w:r>
      <w:r>
        <w:t xml:space="preserve">да. </w:t>
      </w:r>
    </w:p>
    <w:p w14:paraId="1F9D85CE" w14:textId="77777777" w:rsidR="00D30B85" w:rsidRDefault="00D30B85" w:rsidP="00873ABF">
      <w:pPr>
        <w:pStyle w:val="PlainText"/>
      </w:pPr>
      <w:r>
        <w:t>Поэтому, чему бы ни научили обезьяну или циркового зверя; до чего бы и как ни додумался самостоятельно медведь в лесу или домашний кот, пёс или попугай (хотя он — птица, а не ж</w:t>
      </w:r>
      <w:r>
        <w:t>и</w:t>
      </w:r>
      <w:r>
        <w:t>вотное), но все они по организации своей психической деятельности так и останутся неизме</w:t>
      </w:r>
      <w:r>
        <w:t>н</w:t>
      </w:r>
      <w:r>
        <w:t>ными представителями каждый своего био</w:t>
      </w:r>
      <w:r>
        <w:softHyphen/>
        <w:t>логического вида.</w:t>
      </w:r>
    </w:p>
    <w:p w14:paraId="7922EB7A" w14:textId="77777777" w:rsidR="00D30B85" w:rsidRPr="000D61DB" w:rsidRDefault="00D30B85" w:rsidP="00873ABF">
      <w:pPr>
        <w:pStyle w:val="aff6"/>
      </w:pPr>
      <w:r w:rsidRPr="000D61DB">
        <w:t>В отличие от животных и птиц в биологическом виде «Чел</w:t>
      </w:r>
      <w:r w:rsidRPr="000D61DB">
        <w:t>о</w:t>
      </w:r>
      <w:r w:rsidRPr="000D61DB">
        <w:t xml:space="preserve">век разумный» такой однозначной врождённой </w:t>
      </w:r>
      <w:r w:rsidRPr="005153BA">
        <w:rPr>
          <w:i/>
        </w:rPr>
        <w:t>безальтерн</w:t>
      </w:r>
      <w:r w:rsidRPr="005153BA">
        <w:rPr>
          <w:i/>
        </w:rPr>
        <w:t>а</w:t>
      </w:r>
      <w:r w:rsidRPr="005153BA">
        <w:rPr>
          <w:i/>
        </w:rPr>
        <w:t>тивной запрограммированности организации пси</w:t>
      </w:r>
      <w:r w:rsidRPr="005153BA">
        <w:rPr>
          <w:i/>
        </w:rPr>
        <w:softHyphen/>
        <w:t>хичес</w:t>
      </w:r>
      <w:r w:rsidRPr="005153BA">
        <w:rPr>
          <w:i/>
        </w:rPr>
        <w:softHyphen/>
        <w:t>кой деятельн</w:t>
      </w:r>
      <w:r w:rsidRPr="005153BA">
        <w:rPr>
          <w:i/>
        </w:rPr>
        <w:t>о</w:t>
      </w:r>
      <w:r w:rsidRPr="005153BA">
        <w:rPr>
          <w:i/>
        </w:rPr>
        <w:t xml:space="preserve">сти </w:t>
      </w:r>
      <w:r>
        <w:t xml:space="preserve">— </w:t>
      </w:r>
      <w:r w:rsidRPr="000D61DB">
        <w:t xml:space="preserve">нет. </w:t>
      </w:r>
    </w:p>
    <w:p w14:paraId="4BB097A3" w14:textId="77777777" w:rsidR="00D30B85" w:rsidRDefault="00D30B85" w:rsidP="00F509F0">
      <w:pPr>
        <w:pStyle w:val="aff0"/>
      </w:pPr>
      <w:r>
        <w:t>Это и есть то, что отличает всякого представителя биол</w:t>
      </w:r>
      <w:r>
        <w:t>о</w:t>
      </w:r>
      <w:r>
        <w:t>гического вида «Человек разумный» от представителей всех прочих видов, а вид «Человек разумный» в целом — выделяет как уникальное явление из всей биосферы Зе</w:t>
      </w:r>
      <w:r>
        <w:t>м</w:t>
      </w:r>
      <w:r>
        <w:t xml:space="preserve">ли. </w:t>
      </w:r>
    </w:p>
    <w:p w14:paraId="50B62CD8" w14:textId="77777777" w:rsidR="00D30B85" w:rsidRDefault="00D30B85" w:rsidP="00C50FE4">
      <w:pPr>
        <w:pStyle w:val="a7"/>
      </w:pPr>
      <w:r>
        <w:t>Человек от всех прочих биологических видов в биосфере Земли отличается тем, что и</w:t>
      </w:r>
      <w:r>
        <w:t>н</w:t>
      </w:r>
      <w:r>
        <w:t>формационно-алгорит</w:t>
      </w:r>
      <w:r>
        <w:softHyphen/>
        <w:t>ми</w:t>
      </w:r>
      <w:r>
        <w:softHyphen/>
        <w:t>ческая структура его психики генетически не запрограммирована однозначно, а является продуктом личностного развития, протекающего как под воздействием внешних обстоятельств, так и на основе его собственного разум</w:t>
      </w:r>
      <w:r>
        <w:t>е</w:t>
      </w:r>
      <w:r>
        <w:t xml:space="preserve">ния. </w:t>
      </w:r>
    </w:p>
    <w:p w14:paraId="77E33222" w14:textId="4A76EBF3" w:rsidR="00D30B85" w:rsidRDefault="00D30B85" w:rsidP="00873ABF">
      <w:pPr>
        <w:pStyle w:val="PlainText"/>
      </w:pPr>
      <w:r>
        <w:t>Если вспомнить общешкольный курс биологии, известный всем, и заглянуть в собственную псих</w:t>
      </w:r>
      <w:r>
        <w:t>и</w:t>
      </w:r>
      <w:r>
        <w:t>ку, то можно утверждать, что информационно</w:t>
      </w:r>
      <w:r w:rsidRPr="000C72C0">
        <w:t>-</w:t>
      </w:r>
      <w:r>
        <w:t>алгорит</w:t>
      </w:r>
      <w:r>
        <w:softHyphen/>
        <w:t>ми</w:t>
      </w:r>
      <w:r>
        <w:softHyphen/>
        <w:t>ческое обеспечение поведения представителя биологического вида «Человек разумный» включ</w:t>
      </w:r>
      <w:r>
        <w:t>а</w:t>
      </w:r>
      <w:r>
        <w:t xml:space="preserve">ет в себя: 1) врождённую компоненту </w:t>
      </w:r>
      <w:r w:rsidRPr="00223AAE">
        <w:t>—</w:t>
      </w:r>
      <w:r>
        <w:t xml:space="preserve"> инстинкты и безусло</w:t>
      </w:r>
      <w:r>
        <w:t>в</w:t>
      </w:r>
      <w:r>
        <w:t xml:space="preserve">ные рефлексы (как внутриклеточного и клеточного уровня, так и уровня видов тканей, органов, систем и организма в целом), а также и их оболочки, развитые в культуре; 2) традиции культуры, стоящие над инстинктами; 3) собственное </w:t>
      </w:r>
      <w:r>
        <w:lastRenderedPageBreak/>
        <w:t>ограниченное чувств</w:t>
      </w:r>
      <w:r>
        <w:t>а</w:t>
      </w:r>
      <w:r>
        <w:t>ми и памятью разумение; 4) «инту</w:t>
      </w:r>
      <w:r>
        <w:softHyphen/>
        <w:t>и</w:t>
      </w:r>
      <w:r>
        <w:softHyphen/>
        <w:t>цию вообще» — то, что н</w:t>
      </w:r>
      <w:r>
        <w:t>е</w:t>
      </w:r>
      <w:r>
        <w:t>произвольно «всплывает» на уровень сознания из бессознател</w:t>
      </w:r>
      <w:r>
        <w:t>ь</w:t>
      </w:r>
      <w:r>
        <w:t>ных уровней психики индивида, приходит к нему из коллекти</w:t>
      </w:r>
      <w:r>
        <w:t>в</w:t>
      </w:r>
      <w:r>
        <w:t>ной психики</w:t>
      </w:r>
      <w:r w:rsidRPr="00D30B85">
        <w:rPr>
          <w:vertAlign w:val="superscript"/>
        </w:rPr>
        <w:t>[DVI]</w:t>
      </w:r>
      <w:r>
        <w:t>, является порождением наваждений извне и оде</w:t>
      </w:r>
      <w:r>
        <w:t>р</w:t>
      </w:r>
      <w:r>
        <w:t>жимости в инквизиторском понимании этого термина, а в момент поя</w:t>
      </w:r>
      <w:r>
        <w:t>в</w:t>
      </w:r>
      <w:r>
        <w:t>ления не находит себе объяснения на основе осознаваемых индивидом причинно-след</w:t>
      </w:r>
      <w:r>
        <w:softHyphen/>
        <w:t>ствен</w:t>
      </w:r>
      <w:r>
        <w:softHyphen/>
        <w:t>ных связей; 5) водитель</w:t>
      </w:r>
      <w:r>
        <w:softHyphen/>
        <w:t>ство Б</w:t>
      </w:r>
      <w:r>
        <w:t>о</w:t>
      </w:r>
      <w:r>
        <w:t>жье в русле Промысла, осуществляемое на основе всего пред</w:t>
      </w:r>
      <w:r>
        <w:t>ы</w:t>
      </w:r>
      <w:r>
        <w:t xml:space="preserve">дущего, за исключением </w:t>
      </w:r>
      <w:r>
        <w:rPr>
          <w:i/>
        </w:rPr>
        <w:t>наваждений и одержимости как прямых вторжений извне в чужую психику вопреки желанию и осозна</w:t>
      </w:r>
      <w:r>
        <w:rPr>
          <w:i/>
        </w:rPr>
        <w:t>н</w:t>
      </w:r>
      <w:r>
        <w:rPr>
          <w:i/>
        </w:rPr>
        <w:t>ной воле её обладат</w:t>
      </w:r>
      <w:r>
        <w:rPr>
          <w:i/>
        </w:rPr>
        <w:t>е</w:t>
      </w:r>
      <w:r>
        <w:rPr>
          <w:i/>
        </w:rPr>
        <w:t>ля</w:t>
      </w:r>
      <w:r>
        <w:t>.</w:t>
      </w:r>
    </w:p>
    <w:p w14:paraId="6207301F" w14:textId="310B5FE7" w:rsidR="00D30B85" w:rsidRDefault="00D30B85" w:rsidP="00873ABF">
      <w:pPr>
        <w:pStyle w:val="PlainText"/>
      </w:pPr>
      <w:r>
        <w:t>В психике всякого индивида есть возможное или действ</w:t>
      </w:r>
      <w:r>
        <w:t>и</w:t>
      </w:r>
      <w:r>
        <w:t>тельное место всему этому. В частности всё, что касается нава</w:t>
      </w:r>
      <w:r>
        <w:t>ж</w:t>
      </w:r>
      <w:r>
        <w:t xml:space="preserve">дений извне и вопроса о бытии Бога, </w:t>
      </w:r>
      <w:r w:rsidRPr="00223AAE">
        <w:t>—</w:t>
      </w:r>
      <w:r>
        <w:t xml:space="preserve"> в этой работе мы оставим в ранге гипотезы, т.е. предположений, которые должны быть по</w:t>
      </w:r>
      <w:r>
        <w:t>д</w:t>
      </w:r>
      <w:r>
        <w:t>тве</w:t>
      </w:r>
      <w:r>
        <w:t>р</w:t>
      </w:r>
      <w:r>
        <w:t>ждены практикой. Но поскольку эта тематика присутствует во всех культурах на протяжении нескольких тысячелетий ист</w:t>
      </w:r>
      <w:r>
        <w:t>о</w:t>
      </w:r>
      <w:r>
        <w:t>рии, то игнорировать её при рассмотрении вопросов организации личностной психики было бы н</w:t>
      </w:r>
      <w:r>
        <w:t>е</w:t>
      </w:r>
      <w:r>
        <w:t>правильным.</w:t>
      </w:r>
      <w:r w:rsidRPr="00D30B85">
        <w:rPr>
          <w:vertAlign w:val="superscript"/>
        </w:rPr>
        <w:t>[DVII]</w:t>
      </w:r>
      <w:r>
        <w:t xml:space="preserve"> </w:t>
      </w:r>
    </w:p>
    <w:p w14:paraId="48CDF326" w14:textId="77777777" w:rsidR="00D30B85" w:rsidRDefault="00D30B85" w:rsidP="00873ABF">
      <w:pPr>
        <w:pStyle w:val="PlainText"/>
      </w:pPr>
      <w:r>
        <w:t>Объективно в жизни есть то, что выделяет человечество из биосферы планеты, однако на это господствующие ныне биол</w:t>
      </w:r>
      <w:r>
        <w:t>о</w:t>
      </w:r>
      <w:r>
        <w:t xml:space="preserve">гия, психология и социология внимания не обращают, и потому об этом не пишется ни в школьных, ни в вузовских учебниках. Суть этого умолчания состоит в том, что </w:t>
      </w:r>
      <w:r w:rsidRPr="006E7077">
        <w:rPr>
          <w:b/>
        </w:rPr>
        <w:t>названные выше ко</w:t>
      </w:r>
      <w:r w:rsidRPr="006E7077">
        <w:rPr>
          <w:b/>
        </w:rPr>
        <w:t>м</w:t>
      </w:r>
      <w:r w:rsidRPr="006E7077">
        <w:rPr>
          <w:b/>
        </w:rPr>
        <w:t>поненты могут быть по-разному иерархически упорядочены</w:t>
      </w:r>
      <w:r>
        <w:t>, порождая различные типы структуры личностной психики, всле</w:t>
      </w:r>
      <w:r>
        <w:t>д</w:t>
      </w:r>
      <w:r>
        <w:t>ствие чего всякая взрослая особь биологического вида «Человек разумный» может быть носителем одного из четырёх более или менее устойчивых в течение её жизни типов строя пс</w:t>
      </w:r>
      <w:r>
        <w:t>и</w:t>
      </w:r>
      <w:r>
        <w:t>хики:</w:t>
      </w:r>
    </w:p>
    <w:p w14:paraId="1FF5C323" w14:textId="77777777" w:rsidR="00D30B85" w:rsidRDefault="00D30B85" w:rsidP="00F509F0">
      <w:pPr>
        <w:pStyle w:val="a3"/>
        <w:numPr>
          <w:ilvl w:val="0"/>
          <w:numId w:val="18"/>
        </w:numPr>
        <w:spacing w:before="240"/>
        <w:ind w:left="397" w:hanging="227"/>
      </w:pPr>
      <w:r>
        <w:rPr>
          <w:b/>
        </w:rPr>
        <w:t xml:space="preserve">Животный тип строя психики </w:t>
      </w:r>
      <w:r>
        <w:t>— когда всё поведение особи подчинено инстинктам и удовлетворению инстинктивных п</w:t>
      </w:r>
      <w:r>
        <w:t>о</w:t>
      </w:r>
      <w:r>
        <w:t xml:space="preserve">требностей, </w:t>
      </w:r>
      <w:r w:rsidRPr="00DD15FD">
        <w:rPr>
          <w:i/>
        </w:rPr>
        <w:t>не взирая на обсто</w:t>
      </w:r>
      <w:r w:rsidRPr="00DD15FD">
        <w:rPr>
          <w:i/>
        </w:rPr>
        <w:t>я</w:t>
      </w:r>
      <w:r w:rsidRPr="00DD15FD">
        <w:rPr>
          <w:i/>
        </w:rPr>
        <w:t>тельства</w:t>
      </w:r>
      <w:r>
        <w:t>.</w:t>
      </w:r>
    </w:p>
    <w:p w14:paraId="324BD063" w14:textId="77777777" w:rsidR="00D30B85" w:rsidRDefault="00D30B85" w:rsidP="00C50FE4">
      <w:pPr>
        <w:pStyle w:val="a7"/>
      </w:pPr>
      <w:r>
        <w:t>В животном типе строя психики можно выделить одну соц</w:t>
      </w:r>
      <w:r>
        <w:t>и</w:t>
      </w:r>
      <w:r>
        <w:t xml:space="preserve">ально значимую модификацию: </w:t>
      </w:r>
      <w:r>
        <w:rPr>
          <w:b/>
        </w:rPr>
        <w:t>скотский тип строя псих</w:t>
      </w:r>
      <w:r>
        <w:rPr>
          <w:b/>
        </w:rPr>
        <w:t>и</w:t>
      </w:r>
      <w:r>
        <w:rPr>
          <w:b/>
        </w:rPr>
        <w:t>ки</w:t>
      </w:r>
      <w:r>
        <w:t xml:space="preserve">. Его специфичность можно понять из пословицы </w:t>
      </w:r>
      <w:r>
        <w:lastRenderedPageBreak/>
        <w:t>«волка ноги кормят» и из житейского наблюдения — «а скотину х</w:t>
      </w:r>
      <w:r>
        <w:t>о</w:t>
      </w:r>
      <w:r>
        <w:t>зяин».</w:t>
      </w:r>
    </w:p>
    <w:p w14:paraId="2186220F" w14:textId="77777777" w:rsidR="00D30B85" w:rsidRDefault="00D30B85" w:rsidP="00F509F0">
      <w:pPr>
        <w:pStyle w:val="af3"/>
      </w:pPr>
      <w:r>
        <w:t>Без хозяина, который обеспечивает уход за нею, скотина б</w:t>
      </w:r>
      <w:r>
        <w:t>у</w:t>
      </w:r>
      <w:r>
        <w:t>дучи предоставлена сама себе и обстоятельствам, большей ч</w:t>
      </w:r>
      <w:r>
        <w:t>а</w:t>
      </w:r>
      <w:r>
        <w:t>стью погибает; меньшей частью дичает и возвращается к аде</w:t>
      </w:r>
      <w:r>
        <w:t>к</w:t>
      </w:r>
      <w:r>
        <w:t>ватной для самостоятельной жизни в биоценозах организации психики, после чего её тоже начинают «кормить ноги». Но и при хозяине, поскольку в скотском типе строя психики всё по</w:t>
      </w:r>
      <w:r>
        <w:t>д</w:t>
      </w:r>
      <w:r>
        <w:t>чинено инстинктам, индивид со скотским типом строя психики ориентирован на получение максимума физиологических и психоэмоциональных удовольствий при м</w:t>
      </w:r>
      <w:r>
        <w:t>и</w:t>
      </w:r>
      <w:r>
        <w:t xml:space="preserve">нимуме работы. </w:t>
      </w:r>
    </w:p>
    <w:p w14:paraId="31D566DA" w14:textId="77777777" w:rsidR="00D30B85" w:rsidRDefault="00D30B85" w:rsidP="00C50FE4">
      <w:pPr>
        <w:pStyle w:val="a9"/>
      </w:pPr>
      <w:r>
        <w:t>Поэтому, когда на скотский тип строя психики наклад</w:t>
      </w:r>
      <w:r>
        <w:t>ы</w:t>
      </w:r>
      <w:r>
        <w:t>ваются притязания на права человека, то получается весьма агрессивно-паразитический антисоциал</w:t>
      </w:r>
      <w:r>
        <w:t>ь</w:t>
      </w:r>
      <w:r>
        <w:t>ный тип — ему все и всё должны, но он сам никому и ни чем не обязан и ничего не должен. Вследствие этого за ним ост</w:t>
      </w:r>
      <w:r>
        <w:t>а</w:t>
      </w:r>
      <w:r>
        <w:t xml:space="preserve">ётся полоса разрухи, а одно из удовольствий для него — напакостить окружающим, которые </w:t>
      </w:r>
      <w:r w:rsidRPr="00223AAE">
        <w:t>—</w:t>
      </w:r>
      <w:r>
        <w:t xml:space="preserve"> по его мнению </w:t>
      </w:r>
      <w:r w:rsidRPr="00223AAE">
        <w:t>—</w:t>
      </w:r>
      <w:r>
        <w:t xml:space="preserve"> не отдают ему должного, не ценят</w:t>
      </w:r>
      <w:r w:rsidRPr="00211C7C">
        <w:t xml:space="preserve"> </w:t>
      </w:r>
      <w:r>
        <w:t>его «как личность». Однако если его предоставить самому себе и обстоятел</w:t>
      </w:r>
      <w:r>
        <w:t>ь</w:t>
      </w:r>
      <w:r>
        <w:t>ствам на продолжительное время, то в них он являет свою полную недееспособность и либо погибает, либо (х</w:t>
      </w:r>
      <w:r>
        <w:t>о</w:t>
      </w:r>
      <w:r>
        <w:t>тя бы на некоторое время — до нового изменения обсто</w:t>
      </w:r>
      <w:r>
        <w:t>я</w:t>
      </w:r>
      <w:r>
        <w:t xml:space="preserve">тельств) перестаёт быть скотом. </w:t>
      </w:r>
    </w:p>
    <w:p w14:paraId="62D78505" w14:textId="77777777" w:rsidR="00D30B85" w:rsidRDefault="00D30B85" w:rsidP="00C50FE4">
      <w:pPr>
        <w:pStyle w:val="a7"/>
      </w:pPr>
      <w:r>
        <w:t>Именно эта организация психики индивида и стоит за всеми тем, что было сказано о скотстве как о явлении в жизни о</w:t>
      </w:r>
      <w:r>
        <w:t>б</w:t>
      </w:r>
      <w:r>
        <w:t>щества ранее в разделе 4.3. Скотский тип строя психики л</w:t>
      </w:r>
      <w:r>
        <w:t>е</w:t>
      </w:r>
      <w:r>
        <w:t>жит в основе социальных явлений холопства и смердяко</w:t>
      </w:r>
      <w:r>
        <w:t>в</w:t>
      </w:r>
      <w:r>
        <w:t>щины, о которых речь шла р</w:t>
      </w:r>
      <w:r>
        <w:t>а</w:t>
      </w:r>
      <w:r>
        <w:t>нее в разделах 2 и 3.3.4.</w:t>
      </w:r>
    </w:p>
    <w:p w14:paraId="01170A21" w14:textId="11476B4E" w:rsidR="00D30B85" w:rsidRDefault="00D30B85" w:rsidP="00F509F0">
      <w:pPr>
        <w:pStyle w:val="af3"/>
      </w:pPr>
      <w:r>
        <w:t>Кроме того людям свойственна и инстинктивная алгоритм</w:t>
      </w:r>
      <w:r>
        <w:t>и</w:t>
      </w:r>
      <w:r>
        <w:t>ка стадно-стайного поведения</w:t>
      </w:r>
      <w:r w:rsidRPr="00D30B85">
        <w:rPr>
          <w:vertAlign w:val="superscript"/>
        </w:rPr>
        <w:t>[DVIII]</w:t>
      </w:r>
      <w:r>
        <w:t>. Если говорить о проявлениях стадно-стайного поведения людей, то в нём большинство сл</w:t>
      </w:r>
      <w:r>
        <w:t>е</w:t>
      </w:r>
      <w:r>
        <w:t xml:space="preserve">дует за «провоцирующим» его индивидом или меньшинством. Однако это утверждение требует уточнения: </w:t>
      </w:r>
      <w:r w:rsidRPr="00614023">
        <w:rPr>
          <w:i/>
        </w:rPr>
        <w:t>только в том сл</w:t>
      </w:r>
      <w:r w:rsidRPr="00614023">
        <w:rPr>
          <w:i/>
        </w:rPr>
        <w:t>у</w:t>
      </w:r>
      <w:r w:rsidRPr="00614023">
        <w:rPr>
          <w:i/>
        </w:rPr>
        <w:t xml:space="preserve">чае, если представители этого большинства </w:t>
      </w:r>
      <w:r w:rsidRPr="00614023">
        <w:rPr>
          <w:i/>
        </w:rPr>
        <w:lastRenderedPageBreak/>
        <w:t>не осознают ц</w:t>
      </w:r>
      <w:r w:rsidRPr="00614023">
        <w:rPr>
          <w:i/>
        </w:rPr>
        <w:t>е</w:t>
      </w:r>
      <w:r w:rsidRPr="00614023">
        <w:rPr>
          <w:i/>
        </w:rPr>
        <w:t>лей своей деятельности и средств их осуществления</w:t>
      </w:r>
      <w:r>
        <w:rPr>
          <w:i/>
        </w:rPr>
        <w:t xml:space="preserve"> </w:t>
      </w:r>
      <w:r w:rsidRPr="009B3B13">
        <w:t>либо пр</w:t>
      </w:r>
      <w:r w:rsidRPr="009B3B13">
        <w:t>о</w:t>
      </w:r>
      <w:r w:rsidRPr="009B3B13">
        <w:t>сто безвол</w:t>
      </w:r>
      <w:r w:rsidRPr="009B3B13">
        <w:t>ь</w:t>
      </w:r>
      <w:r w:rsidRPr="009B3B13">
        <w:t>ны</w:t>
      </w:r>
      <w:r w:rsidRPr="00614023">
        <w:rPr>
          <w:i/>
        </w:rPr>
        <w:t>.</w:t>
      </w:r>
      <w:r>
        <w:t xml:space="preserve"> Дело в том, что: </w:t>
      </w:r>
    </w:p>
    <w:p w14:paraId="6BEC4A62" w14:textId="77777777" w:rsidR="00D30B85" w:rsidRDefault="00D30B85" w:rsidP="00C50FE4">
      <w:pPr>
        <w:pStyle w:val="a7"/>
      </w:pPr>
      <w:r w:rsidRPr="00071E2B">
        <w:t xml:space="preserve">Если смысл деятельности не осознан, то </w:t>
      </w:r>
      <w:r w:rsidRPr="003A63B3">
        <w:rPr>
          <w:i/>
        </w:rPr>
        <w:t>воля, дейс</w:t>
      </w:r>
      <w:r w:rsidRPr="003A63B3">
        <w:rPr>
          <w:i/>
        </w:rPr>
        <w:t>т</w:t>
      </w:r>
      <w:r w:rsidRPr="003A63B3">
        <w:rPr>
          <w:i/>
        </w:rPr>
        <w:t>вующая в психике индивида с уровня сознания,</w:t>
      </w:r>
      <w:r w:rsidRPr="00071E2B">
        <w:t xml:space="preserve"> может быть активизир</w:t>
      </w:r>
      <w:r w:rsidRPr="00071E2B">
        <w:t>о</w:t>
      </w:r>
      <w:r w:rsidRPr="00071E2B">
        <w:t>вана тольк</w:t>
      </w:r>
      <w:r>
        <w:t xml:space="preserve">о на поиски смысла деятельности; </w:t>
      </w:r>
      <w:r w:rsidRPr="00071E2B">
        <w:t>в противном случае управление передаётся безсознательным уровням психики</w:t>
      </w:r>
      <w:r>
        <w:t>,</w:t>
      </w:r>
      <w:r w:rsidRPr="00071E2B">
        <w:t xml:space="preserve"> и </w:t>
      </w:r>
      <w:r>
        <w:t xml:space="preserve">при этом </w:t>
      </w:r>
      <w:r w:rsidRPr="00071E2B">
        <w:t>может быть активизирована инстин</w:t>
      </w:r>
      <w:r w:rsidRPr="00071E2B">
        <w:t>к</w:t>
      </w:r>
      <w:r w:rsidRPr="00071E2B">
        <w:t>тивная алгоритмика стадно-стайного поведения, свойстве</w:t>
      </w:r>
      <w:r w:rsidRPr="00071E2B">
        <w:t>н</w:t>
      </w:r>
      <w:r w:rsidRPr="00071E2B">
        <w:t xml:space="preserve">ная </w:t>
      </w:r>
      <w:r>
        <w:t>представ</w:t>
      </w:r>
      <w:r>
        <w:t>и</w:t>
      </w:r>
      <w:r>
        <w:t xml:space="preserve">телям вида «Человек разумный» </w:t>
      </w:r>
      <w:r w:rsidRPr="00071E2B">
        <w:t>биологически</w:t>
      </w:r>
      <w:r>
        <w:t xml:space="preserve"> (она может быть активизирована воздействием стихийных обстоятельств, а может быть и целенаправленно активизир</w:t>
      </w:r>
      <w:r>
        <w:t>о</w:t>
      </w:r>
      <w:r>
        <w:t>вана иными суб</w:t>
      </w:r>
      <w:r>
        <w:t>ъ</w:t>
      </w:r>
      <w:r>
        <w:t>ектами)</w:t>
      </w:r>
      <w:r w:rsidRPr="00071E2B">
        <w:t>.</w:t>
      </w:r>
    </w:p>
    <w:p w14:paraId="62EE8CDC" w14:textId="32A23E2A" w:rsidR="00D30B85" w:rsidRDefault="00D30B85" w:rsidP="00F509F0">
      <w:pPr>
        <w:pStyle w:val="af3"/>
      </w:pPr>
      <w:r>
        <w:t>Кроме того, инстинктивная алгоритмика стадно-стайного поведения может быть активизирована и в тех случаях, когда воля подавлена (например психотропными веществами, алк</w:t>
      </w:r>
      <w:r>
        <w:t>о</w:t>
      </w:r>
      <w:r>
        <w:t xml:space="preserve">голем, </w:t>
      </w:r>
      <w:r w:rsidRPr="00811AE0">
        <w:rPr>
          <w:i/>
        </w:rPr>
        <w:t>прочей дурью, включая и морально-психологическое да</w:t>
      </w:r>
      <w:r w:rsidRPr="00811AE0">
        <w:rPr>
          <w:i/>
        </w:rPr>
        <w:t>в</w:t>
      </w:r>
      <w:r w:rsidRPr="00811AE0">
        <w:rPr>
          <w:i/>
        </w:rPr>
        <w:t xml:space="preserve">ление на психику личности </w:t>
      </w:r>
      <w:r>
        <w:rPr>
          <w:i/>
        </w:rPr>
        <w:t>СМИ, шоу-бизнеса, системы обр</w:t>
      </w:r>
      <w:r>
        <w:rPr>
          <w:i/>
        </w:rPr>
        <w:t>а</w:t>
      </w:r>
      <w:r>
        <w:rPr>
          <w:i/>
        </w:rPr>
        <w:t xml:space="preserve">зования, </w:t>
      </w:r>
      <w:r w:rsidRPr="00811AE0">
        <w:rPr>
          <w:i/>
        </w:rPr>
        <w:t xml:space="preserve">тех или иных </w:t>
      </w:r>
      <w:r w:rsidRPr="00211C7C">
        <w:rPr>
          <w:b/>
          <w:i/>
        </w:rPr>
        <w:t>авторитетов персонально</w:t>
      </w:r>
      <w:r w:rsidRPr="00D30B85">
        <w:rPr>
          <w:vertAlign w:val="superscript"/>
        </w:rPr>
        <w:t>[DIX]</w:t>
      </w:r>
      <w:r w:rsidRPr="00811AE0">
        <w:rPr>
          <w:i/>
        </w:rPr>
        <w:t>)</w:t>
      </w:r>
      <w:r>
        <w:t xml:space="preserve"> или же в</w:t>
      </w:r>
      <w:r>
        <w:t>о</w:t>
      </w:r>
      <w:r>
        <w:t>левые качества индивида не развиты в процессе его воспит</w:t>
      </w:r>
      <w:r>
        <w:t>а</w:t>
      </w:r>
      <w:r>
        <w:t xml:space="preserve">ния. </w:t>
      </w:r>
    </w:p>
    <w:p w14:paraId="749EB1A7" w14:textId="77777777" w:rsidR="00D30B85" w:rsidRDefault="00D30B85" w:rsidP="00F509F0">
      <w:pPr>
        <w:pStyle w:val="af3"/>
      </w:pPr>
      <w:r>
        <w:t>В этих вариантах даже при осознании смысла деятельности, отсутствие воли вообще, а равно и её подавленность, обрекает индивида (если к тому располагают обстоятельства) на соуч</w:t>
      </w:r>
      <w:r>
        <w:t>а</w:t>
      </w:r>
      <w:r>
        <w:t xml:space="preserve">стие в стадно-стайном поведении </w:t>
      </w:r>
      <w:r w:rsidRPr="00223AAE">
        <w:t>—</w:t>
      </w:r>
      <w:r>
        <w:t xml:space="preserve"> такова алгоритмика бол</w:t>
      </w:r>
      <w:r>
        <w:t>ь</w:t>
      </w:r>
      <w:r>
        <w:t>шей части подростковой коллективной преступности: челов</w:t>
      </w:r>
      <w:r>
        <w:t>е</w:t>
      </w:r>
      <w:r>
        <w:t>ческой нравственности и жизненно-стратегических интересов родители, школа и телевидение не сформировали; волевые к</w:t>
      </w:r>
      <w:r>
        <w:t>а</w:t>
      </w:r>
      <w:r>
        <w:t xml:space="preserve">чества не воспитали; заняться «детишкам» нечем, энергии через край; выпили-накурились </w:t>
      </w:r>
      <w:r w:rsidRPr="00223AAE">
        <w:t>—</w:t>
      </w:r>
      <w:r>
        <w:t xml:space="preserve"> «крыша поехала», стадно-стайная алгоритмика активизировалась, и в итоге </w:t>
      </w:r>
      <w:r w:rsidRPr="00223AAE">
        <w:t>—</w:t>
      </w:r>
      <w:r>
        <w:t xml:space="preserve"> тяжкое преступл</w:t>
      </w:r>
      <w:r>
        <w:t>е</w:t>
      </w:r>
      <w:r>
        <w:t>ние, которого никто из них в подавляющем большинстве случ</w:t>
      </w:r>
      <w:r>
        <w:t>а</w:t>
      </w:r>
      <w:r>
        <w:t xml:space="preserve">ев совершать не умышлял… Но преступление тем не менее </w:t>
      </w:r>
      <w:r w:rsidRPr="00B67037">
        <w:t>—</w:t>
      </w:r>
      <w:r>
        <w:t xml:space="preserve"> свершилось, поскольку его нравственно обусловленная алг</w:t>
      </w:r>
      <w:r>
        <w:t>о</w:t>
      </w:r>
      <w:r>
        <w:t>ритмика разными своими фрагментами была рассредоточена по личностным психикам всех его участников в совокупности, а инстинкты стадно-стайного поведения собрали эти фрагменты воедино. Та же самая алгоритмика проявляется и в буйстве толпы скотов.</w:t>
      </w:r>
    </w:p>
    <w:p w14:paraId="07125CCA" w14:textId="77777777" w:rsidR="00D30B85" w:rsidRDefault="00D30B85" w:rsidP="00F509F0">
      <w:pPr>
        <w:pStyle w:val="af3"/>
      </w:pPr>
      <w:r>
        <w:lastRenderedPageBreak/>
        <w:t>Индивиды при животном типе строя психики, в том числе и при скотской его модификации, легко впадают под власть а</w:t>
      </w:r>
      <w:r>
        <w:t>л</w:t>
      </w:r>
      <w:r>
        <w:t>горитмики стадно-стайного поведения, со всеми выт</w:t>
      </w:r>
      <w:r>
        <w:t>е</w:t>
      </w:r>
      <w:r>
        <w:t>кающими из этого факта последствиями как для них самих, так и для о</w:t>
      </w:r>
      <w:r>
        <w:t>к</w:t>
      </w:r>
      <w:r>
        <w:t>ружающих.</w:t>
      </w:r>
      <w:r w:rsidRPr="008368A6">
        <w:t xml:space="preserve"> </w:t>
      </w:r>
    </w:p>
    <w:p w14:paraId="667E7471" w14:textId="77777777" w:rsidR="00D30B85" w:rsidRPr="00773411" w:rsidRDefault="00D30B85" w:rsidP="00F509F0">
      <w:pPr>
        <w:pStyle w:val="af3"/>
        <w:rPr>
          <w:i/>
        </w:rPr>
      </w:pPr>
      <w:r w:rsidRPr="00773411">
        <w:rPr>
          <w:i/>
        </w:rPr>
        <w:t>Какая бы то ни было идейная убеждённость и животный тип строя психики нес</w:t>
      </w:r>
      <w:r w:rsidRPr="00773411">
        <w:rPr>
          <w:i/>
        </w:rPr>
        <w:t>о</w:t>
      </w:r>
      <w:r w:rsidRPr="00773411">
        <w:rPr>
          <w:i/>
        </w:rPr>
        <w:t xml:space="preserve">вместимы. </w:t>
      </w:r>
    </w:p>
    <w:p w14:paraId="1C4602B2" w14:textId="77777777" w:rsidR="00D30B85" w:rsidRDefault="00D30B85" w:rsidP="00F509F0">
      <w:pPr>
        <w:pStyle w:val="a3"/>
        <w:numPr>
          <w:ilvl w:val="0"/>
          <w:numId w:val="20"/>
        </w:numPr>
        <w:spacing w:before="240"/>
        <w:ind w:left="397" w:hanging="227"/>
      </w:pPr>
      <w:r>
        <w:rPr>
          <w:b/>
        </w:rPr>
        <w:t xml:space="preserve">Строй психики биоробота, «зомби» </w:t>
      </w:r>
      <w:r>
        <w:t>— когда в основе пов</w:t>
      </w:r>
      <w:r>
        <w:t>е</w:t>
      </w:r>
      <w:r>
        <w:t>дения лежат культурно обусловленные автоматизмы, а вну</w:t>
      </w:r>
      <w:r>
        <w:t>т</w:t>
      </w:r>
      <w:r>
        <w:t>ренний психологический конфликт «инстинкты — кул</w:t>
      </w:r>
      <w:r>
        <w:t>ь</w:t>
      </w:r>
      <w:r>
        <w:t>турно обусловленные автоматизмы» в поведенческих ситуациях в большинстве случаев разрешается в пользу культурно об</w:t>
      </w:r>
      <w:r>
        <w:t>у</w:t>
      </w:r>
      <w:r>
        <w:t>словленных автоматизмов. Но если изменяющиеся общес</w:t>
      </w:r>
      <w:r>
        <w:t>т</w:t>
      </w:r>
      <w:r>
        <w:t>венно-исторические обстоятельства требуют отказаться от традиционных в той или иной культуре норм поведения и в</w:t>
      </w:r>
      <w:r>
        <w:t>ы</w:t>
      </w:r>
      <w:r>
        <w:t>работать новые, то «зомби» отдаёт предпочтение сложивше</w:t>
      </w:r>
      <w:r>
        <w:t>й</w:t>
      </w:r>
      <w:r>
        <w:t>ся традиции и отказывается от возможн</w:t>
      </w:r>
      <w:r>
        <w:t>о</w:t>
      </w:r>
      <w:r>
        <w:t>сти творчества.</w:t>
      </w:r>
    </w:p>
    <w:p w14:paraId="44E232DE" w14:textId="7D9EF72F" w:rsidR="00D30B85" w:rsidRDefault="00D30B85" w:rsidP="00F509F0">
      <w:pPr>
        <w:pStyle w:val="a3"/>
        <w:numPr>
          <w:ilvl w:val="0"/>
          <w:numId w:val="18"/>
        </w:numPr>
        <w:ind w:left="397" w:hanging="227"/>
      </w:pPr>
      <w:r>
        <w:rPr>
          <w:b/>
        </w:rPr>
        <w:t xml:space="preserve">Демонический строй психики </w:t>
      </w:r>
      <w:r>
        <w:t>характеризуется тем, что его носители способны волевым порядком переступить и через диктат инстинктов, и через исторически сложившиеся но</w:t>
      </w:r>
      <w:r>
        <w:t>р</w:t>
      </w:r>
      <w:r>
        <w:t>мы культуры, вырабатывая новые способы поведения и разреш</w:t>
      </w:r>
      <w:r>
        <w:t>е</w:t>
      </w:r>
      <w:r>
        <w:t>ния проблем, возникающих в их личной жизни и в жизни о</w:t>
      </w:r>
      <w:r>
        <w:t>б</w:t>
      </w:r>
      <w:r>
        <w:t>ществ. Будет ли это добром или злом в житейском понимании этих явлений окружающим — зависит от их реальной нравс</w:t>
      </w:r>
      <w:r>
        <w:t>т</w:t>
      </w:r>
      <w:r>
        <w:t>венности. Обретая ту или иную власть в обществе, демонизм требует безоговорочного служения себе, порождая самые жестокие и изощрённые формы подавления окружающих. При этом демонизм может быть привержен добродетельн</w:t>
      </w:r>
      <w:r>
        <w:t>о</w:t>
      </w:r>
      <w:r>
        <w:t>сти, но такая приверженность носит декларативно-показной характер либо покрывает некое скрытное зло.</w:t>
      </w:r>
      <w:r w:rsidRPr="00D30B85">
        <w:rPr>
          <w:vertAlign w:val="superscript"/>
        </w:rPr>
        <w:t>[DX]</w:t>
      </w:r>
      <w:r>
        <w:t xml:space="preserve"> </w:t>
      </w:r>
    </w:p>
    <w:p w14:paraId="34C63E13" w14:textId="77777777" w:rsidR="00D30B85" w:rsidRDefault="00D30B85" w:rsidP="00F509F0">
      <w:pPr>
        <w:pStyle w:val="af3"/>
      </w:pPr>
      <w:r>
        <w:t>Демонический тип строя психики включает в себя два по</w:t>
      </w:r>
      <w:r>
        <w:t>д</w:t>
      </w:r>
      <w:r>
        <w:t xml:space="preserve">типа: </w:t>
      </w:r>
    </w:p>
    <w:p w14:paraId="3448270F" w14:textId="77777777" w:rsidR="00D30B85" w:rsidRDefault="00D30B85" w:rsidP="00F509F0">
      <w:pPr>
        <w:pStyle w:val="2"/>
        <w:numPr>
          <w:ilvl w:val="0"/>
          <w:numId w:val="25"/>
        </w:numPr>
        <w:ind w:left="624" w:hanging="227"/>
      </w:pPr>
      <w:r>
        <w:t>демоны-единоличники, предпочитающие обособление и единоличные дейс</w:t>
      </w:r>
      <w:r>
        <w:t>т</w:t>
      </w:r>
      <w:r>
        <w:t xml:space="preserve">вия, </w:t>
      </w:r>
    </w:p>
    <w:p w14:paraId="4F0F4137" w14:textId="77777777" w:rsidR="00D30B85" w:rsidRDefault="00D30B85" w:rsidP="00F509F0">
      <w:pPr>
        <w:pStyle w:val="2"/>
        <w:numPr>
          <w:ilvl w:val="0"/>
          <w:numId w:val="25"/>
        </w:numPr>
        <w:ind w:left="624" w:hanging="227"/>
      </w:pPr>
      <w:r>
        <w:t>и демоны-корпоративники, предпочитающие соучастие в деятельности какой-либо корпорации на основе той или иной иерархически организованной корпоративной этики.</w:t>
      </w:r>
    </w:p>
    <w:p w14:paraId="1745C1DC" w14:textId="77777777" w:rsidR="00D30B85" w:rsidRDefault="00D30B85" w:rsidP="00F509F0">
      <w:pPr>
        <w:pStyle w:val="a3"/>
        <w:numPr>
          <w:ilvl w:val="0"/>
          <w:numId w:val="18"/>
        </w:numPr>
        <w:ind w:left="397" w:hanging="227"/>
      </w:pPr>
      <w:r>
        <w:rPr>
          <w:b/>
        </w:rPr>
        <w:lastRenderedPageBreak/>
        <w:t>Человечный строй психики</w:t>
      </w:r>
      <w:r>
        <w:t xml:space="preserve"> характеризуется тем, что ка</w:t>
      </w:r>
      <w:r>
        <w:t>ж</w:t>
      </w:r>
      <w:r>
        <w:t>дый его носитель осознаёт миссию человека — быть намес</w:t>
      </w:r>
      <w:r>
        <w:t>т</w:t>
      </w:r>
      <w:r>
        <w:t>ником Божиим на Земле. Соответственно этому обстоятельс</w:t>
      </w:r>
      <w:r>
        <w:t>т</w:t>
      </w:r>
      <w:r>
        <w:t>ву он выстраивает свои личностные взаимоотношения с Б</w:t>
      </w:r>
      <w:r>
        <w:t>о</w:t>
      </w:r>
      <w:r>
        <w:t>гом по Жизни и осмысленно, волевым порядком искренне способствует осуществлению Божиего Промысла так, как это чувствует и понимает. Обратные связи (в смысле указания на его ошибки) замыкаются Свыше тем, что человек оказывается в тех или иных обстоятельствах, соответствующих смыслу его молитв и намерений, подтверждающих его правоту или указывающих на его ошибки. Иными словами Бог говорит с людьми языком жизненных обсто</w:t>
      </w:r>
      <w:r>
        <w:t>я</w:t>
      </w:r>
      <w:r>
        <w:t>тельств.</w:t>
      </w:r>
    </w:p>
    <w:p w14:paraId="6A2AD775" w14:textId="77777777" w:rsidR="00D30B85" w:rsidRDefault="00D30B85" w:rsidP="00F509F0">
      <w:pPr>
        <w:pStyle w:val="af3"/>
      </w:pPr>
      <w:r>
        <w:t>Для человечного строя психики нормально, когда в иера</w:t>
      </w:r>
      <w:r>
        <w:t>р</w:t>
      </w:r>
      <w:r>
        <w:t>хии алгоритмики психики интуиция выше разума, разум выше инстинктов, а все вместе они обеспечивают пребывание чел</w:t>
      </w:r>
      <w:r>
        <w:t>о</w:t>
      </w:r>
      <w:r>
        <w:t>века в ладу с биосферой Земли, Космосом и Богом. Для чел</w:t>
      </w:r>
      <w:r>
        <w:t>о</w:t>
      </w:r>
      <w:r>
        <w:t>вечного строя психики нормальна — неформальная, внедогм</w:t>
      </w:r>
      <w:r>
        <w:t>а</w:t>
      </w:r>
      <w:r>
        <w:t>тическая и внеритуальная вера Богу по жизни и действие в ру</w:t>
      </w:r>
      <w:r>
        <w:t>с</w:t>
      </w:r>
      <w:r>
        <w:t>ле Промысла Божиего по своей доброй воле, т.е. для человека нормально яз</w:t>
      </w:r>
      <w:r>
        <w:t>ы</w:t>
      </w:r>
      <w:r>
        <w:t xml:space="preserve">чество в Единобожии. </w:t>
      </w:r>
    </w:p>
    <w:p w14:paraId="089888BC" w14:textId="77777777" w:rsidR="00D30B85" w:rsidRDefault="00D30B85" w:rsidP="00F509F0">
      <w:pPr>
        <w:pStyle w:val="af3"/>
      </w:pPr>
      <w:r w:rsidRPr="00B60D32">
        <w:rPr>
          <w:b/>
        </w:rPr>
        <w:t>Доказательства Своего бытия Бог даёт всем и каждому в диалоге с ним персонально тем, что отвечает молитве и</w:t>
      </w:r>
      <w:r w:rsidRPr="00B60D32">
        <w:rPr>
          <w:b/>
        </w:rPr>
        <w:t>з</w:t>
      </w:r>
      <w:r w:rsidRPr="00B60D32">
        <w:rPr>
          <w:b/>
        </w:rPr>
        <w:t>менением жизненных обстоятельств в соответствии с её смы</w:t>
      </w:r>
      <w:r w:rsidRPr="00B60D32">
        <w:rPr>
          <w:b/>
        </w:rPr>
        <w:t>с</w:t>
      </w:r>
      <w:r w:rsidRPr="00B60D32">
        <w:rPr>
          <w:b/>
        </w:rPr>
        <w:t>лом, либо так или иначе даёт понять, почему просимое не может быть исполнено.</w:t>
      </w:r>
      <w:r>
        <w:t xml:space="preserve"> То есть, как уже было сказано: </w:t>
      </w:r>
    </w:p>
    <w:p w14:paraId="5EC256FB" w14:textId="77777777" w:rsidR="00D30B85" w:rsidRDefault="00D30B85" w:rsidP="00C50FE4">
      <w:pPr>
        <w:pStyle w:val="a7"/>
        <w:rPr>
          <w:i/>
        </w:rPr>
      </w:pPr>
      <w:r>
        <w:t>Бытие Бога — не вопрос веры в то, что Бог есть либо в то, что Бога нет: это вопрос нравственно обусловленного о</w:t>
      </w:r>
      <w:r>
        <w:t>с</w:t>
      </w:r>
      <w:r>
        <w:t xml:space="preserve">мысления своей личной религиозной практики и </w:t>
      </w:r>
      <w:r w:rsidRPr="006620C4">
        <w:rPr>
          <w:i/>
        </w:rPr>
        <w:t>знание, практически подтверждаемое в повседневности жизни в диалоге с Б</w:t>
      </w:r>
      <w:r w:rsidRPr="006620C4">
        <w:rPr>
          <w:i/>
        </w:rPr>
        <w:t>о</w:t>
      </w:r>
      <w:r w:rsidRPr="006620C4">
        <w:rPr>
          <w:i/>
        </w:rPr>
        <w:t>гом.</w:t>
      </w:r>
    </w:p>
    <w:p w14:paraId="608FCE59" w14:textId="77777777" w:rsidR="00D30B85" w:rsidRDefault="00D30B85" w:rsidP="00873ABF">
      <w:pPr>
        <w:pStyle w:val="PlainText"/>
      </w:pPr>
      <w:r>
        <w:t xml:space="preserve">Тем не менее атеистические убеждения свойственны многим людям, поэтому человечный тип строя психики в том смысле, в каком он определён выше, для них </w:t>
      </w:r>
      <w:r w:rsidRPr="00223AAE">
        <w:t>—</w:t>
      </w:r>
      <w:r>
        <w:t xml:space="preserve"> выдумка, фикция. Соотве</w:t>
      </w:r>
      <w:r>
        <w:t>т</w:t>
      </w:r>
      <w:r>
        <w:t>ственно в их миропонимании демонический и челове</w:t>
      </w:r>
      <w:r>
        <w:t>ч</w:t>
      </w:r>
      <w:r>
        <w:t>ный тип строя психи структурно не отличимы друг от друга, т.е. они сл</w:t>
      </w:r>
      <w:r>
        <w:t>и</w:t>
      </w:r>
      <w:r>
        <w:t>ваются в один и тот же тип строя психики, в пределах которого им видится всё же различие по признаку «добрые» либо «злые». «Злых» они в бол</w:t>
      </w:r>
      <w:r>
        <w:t>ь</w:t>
      </w:r>
      <w:r>
        <w:t xml:space="preserve">шинстве своём согласны называть </w:t>
      </w:r>
      <w:r>
        <w:lastRenderedPageBreak/>
        <w:t>«демонами», а «добрых» они согласны называть «человек</w:t>
      </w:r>
      <w:r>
        <w:t>а</w:t>
      </w:r>
      <w:r>
        <w:t>ми». Однако такой подход должен ставить их перед вопросом об объективности ра</w:t>
      </w:r>
      <w:r>
        <w:t>з</w:t>
      </w:r>
      <w:r>
        <w:t>личия «Добра» и «Зла» и об источнике различения в реальной жизни «Добра» и «Зла» в их конкре</w:t>
      </w:r>
      <w:r>
        <w:t>т</w:t>
      </w:r>
      <w:r>
        <w:t>ных проявлениях.</w:t>
      </w:r>
    </w:p>
    <w:p w14:paraId="07EC0D25" w14:textId="77777777" w:rsidR="00D30B85" w:rsidRPr="0002705B" w:rsidRDefault="00D30B85" w:rsidP="00873ABF">
      <w:pPr>
        <w:pStyle w:val="PlainText"/>
      </w:pPr>
      <w:r>
        <w:t>Если же бытие Бога признаётся, то демонический и челове</w:t>
      </w:r>
      <w:r>
        <w:t>ч</w:t>
      </w:r>
      <w:r>
        <w:t>ный типы строя психики предстают как структурно различные, хотя неизбежно признание того факта, что среди демонов тоже встречаются вполне благонамеренные демоны.</w:t>
      </w:r>
    </w:p>
    <w:p w14:paraId="05C0EBA2" w14:textId="77777777" w:rsidR="00D30B85" w:rsidRDefault="00D30B85" w:rsidP="00873ABF">
      <w:pPr>
        <w:pStyle w:val="PlainText"/>
      </w:pPr>
      <w:r>
        <w:t>Ещё один тип строя психики люди породили сами.</w:t>
      </w:r>
    </w:p>
    <w:p w14:paraId="551C5940" w14:textId="6DDC5D66" w:rsidR="00D30B85" w:rsidRDefault="00D30B85" w:rsidP="00F509F0">
      <w:pPr>
        <w:pStyle w:val="a3"/>
        <w:numPr>
          <w:ilvl w:val="0"/>
          <w:numId w:val="18"/>
        </w:numPr>
        <w:spacing w:before="240"/>
        <w:ind w:left="397" w:hanging="227"/>
      </w:pPr>
      <w:r>
        <w:rPr>
          <w:b/>
        </w:rPr>
        <w:t xml:space="preserve">Опущенный в противоестественность </w:t>
      </w:r>
      <w:r>
        <w:t>строй психики — к</w:t>
      </w:r>
      <w:r>
        <w:t>о</w:t>
      </w:r>
      <w:r>
        <w:t>гда субъект, принадлежащий к биологическому виду «Чел</w:t>
      </w:r>
      <w:r>
        <w:t>о</w:t>
      </w:r>
      <w:r>
        <w:t>век разумный», одурманивает себя разными психотропными веществами: алкоголем, табаком и более тяжёлыми наркот</w:t>
      </w:r>
      <w:r>
        <w:t>и</w:t>
      </w:r>
      <w:r>
        <w:t>ками наших дней. Это ведёт к противоестественному искаж</w:t>
      </w:r>
      <w:r>
        <w:t>е</w:t>
      </w:r>
      <w:r>
        <w:t xml:space="preserve">нию характера физиологии организма как в аспекте обмена веществ, так и в аспекте </w:t>
      </w:r>
      <w:r>
        <w:rPr>
          <w:i/>
        </w:rPr>
        <w:t>физиологии биопóля,</w:t>
      </w:r>
      <w:r>
        <w:t xml:space="preserve"> что имеет сле</w:t>
      </w:r>
      <w:r>
        <w:t>д</w:t>
      </w:r>
      <w:r>
        <w:t>ствием множественные и разнообразные нарушения психич</w:t>
      </w:r>
      <w:r>
        <w:t>е</w:t>
      </w:r>
      <w:r>
        <w:t xml:space="preserve">ской деятельности </w:t>
      </w:r>
      <w:r>
        <w:rPr>
          <w:i/>
        </w:rPr>
        <w:t>во всех её аспектах (начиная от работы органов чувств и кончая интеллектом и волепроявлением)</w:t>
      </w:r>
      <w:r w:rsidRPr="00D30B85">
        <w:rPr>
          <w:vertAlign w:val="superscript"/>
        </w:rPr>
        <w:t>[DXI]</w:t>
      </w:r>
      <w:r>
        <w:t>, характерных для типов строя психики животного, зомби, д</w:t>
      </w:r>
      <w:r>
        <w:t>е</w:t>
      </w:r>
      <w:r>
        <w:t>монического (</w:t>
      </w:r>
      <w:r w:rsidRPr="006409FC">
        <w:rPr>
          <w:b/>
        </w:rPr>
        <w:t>носители человечного типа строя психики не одурманивают себя</w:t>
      </w:r>
      <w:r>
        <w:t>). Так человекообразный субъект стан</w:t>
      </w:r>
      <w:r>
        <w:t>о</w:t>
      </w:r>
      <w:r>
        <w:t>вится носителем организации психики, которой нет естес</w:t>
      </w:r>
      <w:r>
        <w:t>т</w:t>
      </w:r>
      <w:r>
        <w:t xml:space="preserve">венного места в биосфере, и по качеству своего </w:t>
      </w:r>
      <w:r>
        <w:rPr>
          <w:i/>
          <w:u w:val="single"/>
        </w:rPr>
        <w:t>не отвеча</w:t>
      </w:r>
      <w:r>
        <w:rPr>
          <w:i/>
          <w:u w:val="single"/>
        </w:rPr>
        <w:t>ю</w:t>
      </w:r>
      <w:r>
        <w:rPr>
          <w:i/>
          <w:u w:val="single"/>
        </w:rPr>
        <w:t>щего складывающимся обстоятельствам</w:t>
      </w:r>
      <w:r>
        <w:rPr>
          <w:i/>
        </w:rPr>
        <w:t xml:space="preserve"> поведения</w:t>
      </w:r>
      <w:r>
        <w:t xml:space="preserve"> </w:t>
      </w:r>
      <w:r>
        <w:rPr>
          <w:b/>
        </w:rPr>
        <w:t>оказ</w:t>
      </w:r>
      <w:r>
        <w:rPr>
          <w:b/>
        </w:rPr>
        <w:t>ы</w:t>
      </w:r>
      <w:r>
        <w:rPr>
          <w:b/>
        </w:rPr>
        <w:t>вается худшим из животных</w:t>
      </w:r>
      <w:r w:rsidRPr="00D30B85">
        <w:rPr>
          <w:vertAlign w:val="superscript"/>
        </w:rPr>
        <w:t>[DXII]</w:t>
      </w:r>
      <w:r>
        <w:rPr>
          <w:b/>
        </w:rPr>
        <w:t xml:space="preserve"> </w:t>
      </w:r>
      <w:r w:rsidRPr="0079164C">
        <w:t>(</w:t>
      </w:r>
      <w:r>
        <w:t>тем более, если он носитель скотского типа психики и преисполнен самомн</w:t>
      </w:r>
      <w:r>
        <w:t>е</w:t>
      </w:r>
      <w:r>
        <w:t xml:space="preserve">ния о том, что он — человек, и возможно — выдающийся). И за это </w:t>
      </w:r>
      <w:r w:rsidRPr="00673626">
        <w:rPr>
          <w:i/>
        </w:rPr>
        <w:t>наруш</w:t>
      </w:r>
      <w:r w:rsidRPr="00673626">
        <w:rPr>
          <w:i/>
        </w:rPr>
        <w:t>е</w:t>
      </w:r>
      <w:r w:rsidRPr="00673626">
        <w:rPr>
          <w:i/>
        </w:rPr>
        <w:t xml:space="preserve">ние им самим </w:t>
      </w:r>
      <w:r w:rsidRPr="00673626">
        <w:rPr>
          <w:u w:val="single"/>
        </w:rPr>
        <w:t>Свыше предопределённого для него статуса в биосфере Земли</w:t>
      </w:r>
      <w:r>
        <w:t xml:space="preserve"> он неотвратимо получает воздаяние по Жи</w:t>
      </w:r>
      <w:r>
        <w:t>з</w:t>
      </w:r>
      <w:r>
        <w:t>ни.</w:t>
      </w:r>
    </w:p>
    <w:p w14:paraId="3B98DD51" w14:textId="77777777" w:rsidR="00D30B85" w:rsidRDefault="00D30B85" w:rsidP="00F509F0">
      <w:pPr>
        <w:pStyle w:val="af3"/>
      </w:pPr>
      <w:r>
        <w:t>При этом если у субъекта возникает зависимость от дурм</w:t>
      </w:r>
      <w:r>
        <w:t>а</w:t>
      </w:r>
      <w:r>
        <w:t>нов, то он обретает стойкое искажение своего биополя. И соо</w:t>
      </w:r>
      <w:r>
        <w:t>т</w:t>
      </w:r>
      <w:r>
        <w:t>ветственно, по параметрам своего духа он перестаёт принадл</w:t>
      </w:r>
      <w:r>
        <w:t>е</w:t>
      </w:r>
      <w:r>
        <w:t xml:space="preserve">жать к биологическому виду «Человек разумный». Кроме того, большинство дурманов являются генетическими ядами, т.е. они нарушают работу хромосомного аппарата и </w:t>
      </w:r>
      <w:r>
        <w:lastRenderedPageBreak/>
        <w:t>разрушают хром</w:t>
      </w:r>
      <w:r>
        <w:t>о</w:t>
      </w:r>
      <w:r>
        <w:t xml:space="preserve">сомные структуры тех, кто их принимает в свои организмы. Дефективные хромосомные структуры передаются потомству, что </w:t>
      </w:r>
      <w:r w:rsidRPr="002B3879">
        <w:rPr>
          <w:i/>
        </w:rPr>
        <w:t>так или иначе подрывает</w:t>
      </w:r>
      <w:r>
        <w:t xml:space="preserve"> их здоровье, потенциал личнос</w:t>
      </w:r>
      <w:r>
        <w:t>т</w:t>
      </w:r>
      <w:r>
        <w:t>ного развития и творчества. Это тем более имеет место, если зачатие происходит до того, как системы восстановления хр</w:t>
      </w:r>
      <w:r>
        <w:t>о</w:t>
      </w:r>
      <w:r>
        <w:t>мосомных структур, действующие в организме, успевают и</w:t>
      </w:r>
      <w:r>
        <w:t>с</w:t>
      </w:r>
      <w:r>
        <w:t>править повреждения. Но если генетические яды поступают в организм слишком часто и в таких количествах, что системы восстановления хр</w:t>
      </w:r>
      <w:r>
        <w:t>о</w:t>
      </w:r>
      <w:r>
        <w:t>мосомных структур организма не успевают исправлять все повреждения, то потомство просто обречено на вырожд</w:t>
      </w:r>
      <w:r>
        <w:t>е</w:t>
      </w:r>
      <w:r>
        <w:t xml:space="preserve">ние. </w:t>
      </w:r>
    </w:p>
    <w:p w14:paraId="726F49EF" w14:textId="77777777" w:rsidR="00D30B85" w:rsidRDefault="00D30B85" w:rsidP="00F509F0">
      <w:pPr>
        <w:pStyle w:val="af3"/>
      </w:pPr>
      <w:r>
        <w:t>Именно эти обстоятельства и позволяют назвать этот тип строя психики, — порождённый самими людьми и воспроизв</w:t>
      </w:r>
      <w:r>
        <w:t>о</w:t>
      </w:r>
      <w:r>
        <w:t>димый культурой общества, — опущенным в противоестес</w:t>
      </w:r>
      <w:r>
        <w:t>т</w:t>
      </w:r>
      <w:r>
        <w:t xml:space="preserve">венность. </w:t>
      </w:r>
    </w:p>
    <w:p w14:paraId="32744A0A" w14:textId="77777777" w:rsidR="00D30B85" w:rsidRDefault="00D30B85" w:rsidP="00F509F0">
      <w:pPr>
        <w:pStyle w:val="af3"/>
      </w:pPr>
      <w:r>
        <w:t>Скотский тип строя психики достаточно часто переходит в опущенный в противоест</w:t>
      </w:r>
      <w:r>
        <w:t>е</w:t>
      </w:r>
      <w:r>
        <w:t>ственность.</w:t>
      </w:r>
    </w:p>
    <w:p w14:paraId="324930FC" w14:textId="77777777" w:rsidR="00D30B85" w:rsidRDefault="00D30B85" w:rsidP="00873ABF">
      <w:pPr>
        <w:pStyle w:val="PlainText"/>
      </w:pPr>
      <w:r>
        <w:t>Тип строя психики может меняться в течение жизни в проце</w:t>
      </w:r>
      <w:r>
        <w:t>с</w:t>
      </w:r>
      <w:r>
        <w:t>се личностного развития (а равно и деградации) и быть устойч</w:t>
      </w:r>
      <w:r>
        <w:t>и</w:t>
      </w:r>
      <w:r>
        <w:t>вым на протяжении некоторого продолжительного периода вр</w:t>
      </w:r>
      <w:r>
        <w:t>е</w:t>
      </w:r>
      <w:r>
        <w:t>мени. Но тип строя психики может быть и неустойчивым, т.е. м</w:t>
      </w:r>
      <w:r>
        <w:t>е</w:t>
      </w:r>
      <w:r>
        <w:t xml:space="preserve">няться под воздействием обстоятельств даже по нескольку раз на день. </w:t>
      </w:r>
    </w:p>
    <w:p w14:paraId="3CE8F4BC" w14:textId="25CCE4C2" w:rsidR="00D30B85" w:rsidRDefault="00D30B85" w:rsidP="00C50FE4">
      <w:pPr>
        <w:pStyle w:val="a7"/>
      </w:pPr>
      <w:r>
        <w:t>При этом все знания и навыки, которые несёт личность, я</w:t>
      </w:r>
      <w:r>
        <w:t>в</w:t>
      </w:r>
      <w:r>
        <w:t>ляются своего рода «при</w:t>
      </w:r>
      <w:r>
        <w:softHyphen/>
        <w:t>да</w:t>
      </w:r>
      <w:r>
        <w:softHyphen/>
        <w:t>ным» к типу строя психики в ка</w:t>
      </w:r>
      <w:r>
        <w:t>ж</w:t>
      </w:r>
      <w:r>
        <w:t>дый момент времени: т.е. знания и навыки сами по себе тип строя психики не характеризуют, а одни и те же знания и н</w:t>
      </w:r>
      <w:r>
        <w:t>а</w:t>
      </w:r>
      <w:r>
        <w:t>выки могут быть достоянием носителей разных типов строя псих</w:t>
      </w:r>
      <w:r>
        <w:t>и</w:t>
      </w:r>
      <w:r>
        <w:t>ки.</w:t>
      </w:r>
      <w:r w:rsidRPr="00D30B85">
        <w:rPr>
          <w:vertAlign w:val="superscript"/>
        </w:rPr>
        <w:t>[DXIII]</w:t>
      </w:r>
      <w:r>
        <w:t xml:space="preserve"> </w:t>
      </w:r>
    </w:p>
    <w:p w14:paraId="5001AB2F" w14:textId="77777777" w:rsidR="00D30B85" w:rsidRPr="00A34E98" w:rsidRDefault="00D30B85" w:rsidP="00F3791E">
      <w:pPr>
        <w:pStyle w:val="a9"/>
        <w:spacing w:before="0"/>
      </w:pPr>
      <w:r w:rsidRPr="00A34E98">
        <w:t>Каждый из типов строя психики взрослых людей (за и</w:t>
      </w:r>
      <w:r w:rsidRPr="00A34E98">
        <w:t>с</w:t>
      </w:r>
      <w:r w:rsidRPr="00A34E98">
        <w:t>ключением опущенного в противоестественность) выя</w:t>
      </w:r>
      <w:r w:rsidRPr="00A34E98">
        <w:t>в</w:t>
      </w:r>
      <w:r w:rsidRPr="00A34E98">
        <w:t>ляется на том основании, что в алгоритмике психики и</w:t>
      </w:r>
      <w:r w:rsidRPr="00A34E98">
        <w:t>н</w:t>
      </w:r>
      <w:r w:rsidRPr="00A34E98">
        <w:t>дивида доминирует тот или иной источник информац</w:t>
      </w:r>
      <w:r w:rsidRPr="00A34E98">
        <w:t>и</w:t>
      </w:r>
      <w:r w:rsidRPr="00A34E98">
        <w:t>онно-алгоритмического обеспеч</w:t>
      </w:r>
      <w:r w:rsidRPr="00A34E98">
        <w:t>е</w:t>
      </w:r>
      <w:r w:rsidRPr="00A34E98">
        <w:t xml:space="preserve">ния поведения. </w:t>
      </w:r>
    </w:p>
    <w:p w14:paraId="6B111093" w14:textId="77777777" w:rsidR="00D30B85" w:rsidRDefault="00D30B85" w:rsidP="00873ABF">
      <w:pPr>
        <w:pStyle w:val="PlainText"/>
      </w:pPr>
      <w:r>
        <w:t>Но если рассматривать психику индивида в её развитии от с</w:t>
      </w:r>
      <w:r>
        <w:t>о</w:t>
      </w:r>
      <w:r>
        <w:t>стояния новорождённого младенца до взрослого, достигшего н</w:t>
      </w:r>
      <w:r>
        <w:t>е</w:t>
      </w:r>
      <w:r>
        <w:t>обратимо человечного типа строя психики, то можно зам</w:t>
      </w:r>
      <w:r>
        <w:t>е</w:t>
      </w:r>
      <w:r>
        <w:t xml:space="preserve">тить: </w:t>
      </w:r>
      <w:r>
        <w:lastRenderedPageBreak/>
        <w:t>то, что является нормой для определённых возрастных периодов, с</w:t>
      </w:r>
      <w:r>
        <w:t>о</w:t>
      </w:r>
      <w:r>
        <w:t>ставляет основу н</w:t>
      </w:r>
      <w:r>
        <w:t>е</w:t>
      </w:r>
      <w:r>
        <w:t>человечных типов строя психики взрослого (за исключением опущенного в противоестественность). Иными сл</w:t>
      </w:r>
      <w:r>
        <w:t>о</w:t>
      </w:r>
      <w:r>
        <w:t>вами между определённым возрастными периодами и типами строя психики можно провести определённые пара</w:t>
      </w:r>
      <w:r>
        <w:t>л</w:t>
      </w:r>
      <w:r>
        <w:t>лели.</w:t>
      </w:r>
    </w:p>
    <w:p w14:paraId="08B5C3D4" w14:textId="77777777" w:rsidR="00D30B85" w:rsidRDefault="00D30B85" w:rsidP="00873ABF">
      <w:pPr>
        <w:pStyle w:val="PlainText"/>
      </w:pPr>
      <w:r>
        <w:t>Так практически всё информационно-алгоритмическое обе</w:t>
      </w:r>
      <w:r>
        <w:t>с</w:t>
      </w:r>
      <w:r>
        <w:t xml:space="preserve">печение поведения новорождённого младенца </w:t>
      </w:r>
      <w:r w:rsidRPr="00223AAE">
        <w:t>—</w:t>
      </w:r>
      <w:r>
        <w:t xml:space="preserve"> врождённые и</w:t>
      </w:r>
      <w:r>
        <w:t>н</w:t>
      </w:r>
      <w:r>
        <w:t>стинкты и рефлексы и всё прочее в поведении подчинено им. И это соответствует тому, что во взрослости характерно для живо</w:t>
      </w:r>
      <w:r>
        <w:t>т</w:t>
      </w:r>
      <w:r>
        <w:t>ного типа строя псих</w:t>
      </w:r>
      <w:r>
        <w:t>и</w:t>
      </w:r>
      <w:r>
        <w:t xml:space="preserve">ки. </w:t>
      </w:r>
    </w:p>
    <w:p w14:paraId="40264933" w14:textId="77777777" w:rsidR="00D30B85" w:rsidRDefault="00D30B85" w:rsidP="00873ABF">
      <w:pPr>
        <w:pStyle w:val="PlainText"/>
      </w:pPr>
      <w:r>
        <w:t>Потом, немного подросший ребёнок начинает подражательно перенимать у взрослых всё без как</w:t>
      </w:r>
      <w:r>
        <w:t>о</w:t>
      </w:r>
      <w:r>
        <w:t>го-либо осмысления и каких-либо нравственных оценок того, что он перенимает; он начинает строить своё поведение в жизни на основе того, что смог пер</w:t>
      </w:r>
      <w:r>
        <w:t>е</w:t>
      </w:r>
      <w:r>
        <w:t>нять. И это соответствует тому, что во взрослом состоянии хара</w:t>
      </w:r>
      <w:r>
        <w:t>к</w:t>
      </w:r>
      <w:r>
        <w:t>терно для типа строя психики зо</w:t>
      </w:r>
      <w:r>
        <w:t>м</w:t>
      </w:r>
      <w:r>
        <w:t>би-биоробота.</w:t>
      </w:r>
    </w:p>
    <w:p w14:paraId="17D2F150" w14:textId="77777777" w:rsidR="00D30B85" w:rsidRDefault="00D30B85" w:rsidP="00873ABF">
      <w:pPr>
        <w:pStyle w:val="PlainText"/>
      </w:pPr>
      <w:r>
        <w:t xml:space="preserve">Далее ребёнок (если он к этому времени не </w:t>
      </w:r>
      <w:r w:rsidRPr="000A532C">
        <w:rPr>
          <w:i/>
        </w:rPr>
        <w:t>раздавлен психол</w:t>
      </w:r>
      <w:r w:rsidRPr="000A532C">
        <w:rPr>
          <w:i/>
        </w:rPr>
        <w:t>о</w:t>
      </w:r>
      <w:r w:rsidRPr="000A532C">
        <w:rPr>
          <w:i/>
        </w:rPr>
        <w:t>гически</w:t>
      </w:r>
      <w:r>
        <w:t xml:space="preserve"> обстоятельствами и авторитетом старших) вступает в п</w:t>
      </w:r>
      <w:r>
        <w:t>е</w:t>
      </w:r>
      <w:r>
        <w:t>риод, когда в его поведении доминирует освоение его личностн</w:t>
      </w:r>
      <w:r>
        <w:t>о</w:t>
      </w:r>
      <w:r>
        <w:t xml:space="preserve">го творческого потенциала, которое находит своё выражение в отрицании культуры взрослых, в поисках самовыражения. И это носит достаточно часто безоглядный характер, что соответствует демоническому принципу «что хочу </w:t>
      </w:r>
      <w:r w:rsidRPr="00223AAE">
        <w:t>—</w:t>
      </w:r>
      <w:r>
        <w:t xml:space="preserve"> то и ворочу».</w:t>
      </w:r>
    </w:p>
    <w:p w14:paraId="12803DFE" w14:textId="77777777" w:rsidR="00D30B85" w:rsidRDefault="00D30B85" w:rsidP="00873ABF">
      <w:pPr>
        <w:pStyle w:val="PlainText"/>
      </w:pPr>
      <w:r>
        <w:t>И только после того, как ребёнок замечает, что его личностно-автономные возможности о</w:t>
      </w:r>
      <w:r>
        <w:t>г</w:t>
      </w:r>
      <w:r>
        <w:t>раничены, и что они должны быть в ладу с неограниченным, он, если задумывается о религ</w:t>
      </w:r>
      <w:r>
        <w:t>и</w:t>
      </w:r>
      <w:r>
        <w:t xml:space="preserve">озной и философской проблематике в жизни и о Промысле Божием, </w:t>
      </w:r>
      <w:r w:rsidRPr="00223AAE">
        <w:t>—</w:t>
      </w:r>
      <w:r>
        <w:t xml:space="preserve"> начинает продвигаться от более или менее интенсивных и ярких проявлений подросткового демонизма к необратимо человечному типу строя психики.</w:t>
      </w:r>
    </w:p>
    <w:p w14:paraId="5CD6E807" w14:textId="77777777" w:rsidR="00D30B85" w:rsidRDefault="00D30B85" w:rsidP="00873ABF">
      <w:pPr>
        <w:pStyle w:val="PlainText"/>
      </w:pPr>
      <w:r>
        <w:t>Т.е. этот анализ показывает, что типы строя психики живо</w:t>
      </w:r>
      <w:r>
        <w:t>т</w:t>
      </w:r>
      <w:r>
        <w:t>ный, зомби, демонический, пр</w:t>
      </w:r>
      <w:r>
        <w:t>о</w:t>
      </w:r>
      <w:r>
        <w:t>являющиеся в поведении взрослых людей, представляют собой результат остановки их личн</w:t>
      </w:r>
      <w:r>
        <w:t>о</w:t>
      </w:r>
      <w:r>
        <w:t>стного развития на каком-то из ранних этапов, выражение незавершённ</w:t>
      </w:r>
      <w:r>
        <w:t>о</w:t>
      </w:r>
      <w:r>
        <w:t>сти личностного ст</w:t>
      </w:r>
      <w:r>
        <w:t>а</w:t>
      </w:r>
      <w:r>
        <w:t>новления. Иными словами:</w:t>
      </w:r>
    </w:p>
    <w:p w14:paraId="3B903B92" w14:textId="77777777" w:rsidR="00D30B85" w:rsidRDefault="00D30B85" w:rsidP="00C50FE4">
      <w:pPr>
        <w:pStyle w:val="a7"/>
      </w:pPr>
      <w:r>
        <w:t>Тип строя психики взрослого человека изначально обусло</w:t>
      </w:r>
      <w:r>
        <w:t>в</w:t>
      </w:r>
      <w:r>
        <w:t xml:space="preserve">лен воспитанием, т.е. недостижение личностью к началу юности необратимо человечного типа строя психики </w:t>
      </w:r>
      <w:r>
        <w:lastRenderedPageBreak/>
        <w:t>— р</w:t>
      </w:r>
      <w:r>
        <w:t>е</w:t>
      </w:r>
      <w:r>
        <w:t>зультат порочности культуры общества и неправедного во</w:t>
      </w:r>
      <w:r>
        <w:t>с</w:t>
      </w:r>
      <w:r>
        <w:t xml:space="preserve">питания со стороны родителей, которые сами </w:t>
      </w:r>
      <w:r w:rsidRPr="00223AAE">
        <w:t>—</w:t>
      </w:r>
      <w:r>
        <w:t xml:space="preserve"> </w:t>
      </w:r>
      <w:r w:rsidRPr="00B2090E">
        <w:rPr>
          <w:i/>
        </w:rPr>
        <w:t>отчасти жертвы</w:t>
      </w:r>
      <w:r>
        <w:t xml:space="preserve"> той же порочной культуры, но в её более ранней версии. </w:t>
      </w:r>
    </w:p>
    <w:p w14:paraId="274A2084" w14:textId="77777777" w:rsidR="00D30B85" w:rsidRDefault="00D30B85" w:rsidP="00873ABF">
      <w:pPr>
        <w:pStyle w:val="PlainText"/>
      </w:pPr>
      <w:r>
        <w:t>Поэтому, будучи взрослым и осознавая этот факт, индивид способен перейти от любого т</w:t>
      </w:r>
      <w:r>
        <w:t>и</w:t>
      </w:r>
      <w:r>
        <w:t>па строя психики к человечному — основе для дальнейшего личностного и общественного разв</w:t>
      </w:r>
      <w:r>
        <w:t>и</w:t>
      </w:r>
      <w:r>
        <w:t>тия; и</w:t>
      </w:r>
      <w:r>
        <w:t>н</w:t>
      </w:r>
      <w:r>
        <w:t>дивид способен осознавать при каком типе строя психики он действовал в тех или иных обстоятельс</w:t>
      </w:r>
      <w:r>
        <w:t>т</w:t>
      </w:r>
      <w:r>
        <w:t>вах в прошлом, при каком типе строя психики пребывает в текущий момент времени; инд</w:t>
      </w:r>
      <w:r>
        <w:t>и</w:t>
      </w:r>
      <w:r>
        <w:t>вид способен предпринимать целенаправленные действия для того, чтобы п</w:t>
      </w:r>
      <w:r>
        <w:t>е</w:t>
      </w:r>
      <w:r>
        <w:t>рейти к необратимо человечному типу строя психики, и Бог поможет ему в такого рода усил</w:t>
      </w:r>
      <w:r>
        <w:t>и</w:t>
      </w:r>
      <w:r>
        <w:t>ях.</w:t>
      </w:r>
    </w:p>
    <w:p w14:paraId="61CE1E93" w14:textId="77777777" w:rsidR="00D30B85" w:rsidRDefault="00D30B85" w:rsidP="00873ABF">
      <w:pPr>
        <w:pStyle w:val="PlainText"/>
      </w:pPr>
      <w:r>
        <w:t>Статистика распределения взрослого населения по типам строя психики, при которых они проводят бóльшую часть врем</w:t>
      </w:r>
      <w:r>
        <w:t>е</w:t>
      </w:r>
      <w:r>
        <w:t>ни, по отношению к тем, кто не достиг необратимо человечного типа строя психики, представляет собой статистику остановки в личностном развитии на пути от младенчества ко взрослости. В зависимости от статистики распределения людей по типам строя психики общество порождает и свою социальную организацию, развивает свою культуру, либо способствуя консервации дости</w:t>
      </w:r>
      <w:r>
        <w:t>г</w:t>
      </w:r>
      <w:r>
        <w:t>нутого состояния и рецидивам попыток рабовладения, либо сп</w:t>
      </w:r>
      <w:r>
        <w:t>о</w:t>
      </w:r>
      <w:r>
        <w:t>собствуя тому, чтобы человечный строй психики был признан нормой и гарант</w:t>
      </w:r>
      <w:r>
        <w:t>и</w:t>
      </w:r>
      <w:r>
        <w:t>рованно воспроизводился культурой при смене поколений в качестве основы для дальнейшего личностного и общественного развития народов и человечества в ц</w:t>
      </w:r>
      <w:r>
        <w:t>е</w:t>
      </w:r>
      <w:r>
        <w:t>лом.</w:t>
      </w:r>
    </w:p>
    <w:p w14:paraId="3B77D734" w14:textId="77777777" w:rsidR="00D30B85" w:rsidRPr="00DC2E08" w:rsidRDefault="00D30B85" w:rsidP="00F509F0">
      <w:pPr>
        <w:pStyle w:val="ab"/>
      </w:pPr>
      <w:r w:rsidRPr="00223AAE">
        <w:t>————————</w:t>
      </w:r>
    </w:p>
    <w:p w14:paraId="7F87ABA5" w14:textId="77777777" w:rsidR="00D30B85" w:rsidRDefault="00D30B85" w:rsidP="00C50FE4">
      <w:pPr>
        <w:pStyle w:val="a9"/>
      </w:pPr>
      <w:r>
        <w:t>Изложенное выше в разделе 4.4 представляет собой кл</w:t>
      </w:r>
      <w:r>
        <w:t>ю</w:t>
      </w:r>
      <w:r>
        <w:t>чи к разрешению “неразрешимой” проблемы толпо-“эли</w:t>
      </w:r>
      <w:r>
        <w:softHyphen/>
        <w:t>та</w:t>
      </w:r>
      <w:r>
        <w:softHyphen/>
        <w:t>ризма” и конвергенции всех толпо-“элитарных” систем в процессе их развития в некое общество будущего, л</w:t>
      </w:r>
      <w:r>
        <w:t>и</w:t>
      </w:r>
      <w:r>
        <w:t>шённое пороков и недостатков каждой из них и обл</w:t>
      </w:r>
      <w:r>
        <w:t>а</w:t>
      </w:r>
      <w:r>
        <w:t>дающее качеством, которым ни одна из них не облад</w:t>
      </w:r>
      <w:r>
        <w:t>а</w:t>
      </w:r>
      <w:r>
        <w:t>ла и не обладает.</w:t>
      </w:r>
    </w:p>
    <w:p w14:paraId="12D0DD45" w14:textId="77777777" w:rsidR="00D30B85" w:rsidRDefault="00D30B85" w:rsidP="00C50FE4">
      <w:pPr>
        <w:pStyle w:val="a7"/>
      </w:pPr>
      <w:r>
        <w:lastRenderedPageBreak/>
        <w:t>Т.е. объективно конвергенция различных социальных систем способна решить все проблемы нынешней глобальной цив</w:t>
      </w:r>
      <w:r>
        <w:t>и</w:t>
      </w:r>
      <w:r>
        <w:t>лизации единственно в том случае, если в её ходе культурно своеобразные национальные и мног</w:t>
      </w:r>
      <w:r>
        <w:t>о</w:t>
      </w:r>
      <w:r>
        <w:t>национальные общества станут продвигаться в своём культурно-истори</w:t>
      </w:r>
      <w:r>
        <w:softHyphen/>
        <w:t>чес</w:t>
      </w:r>
      <w:r>
        <w:softHyphen/>
        <w:t>ком разв</w:t>
      </w:r>
      <w:r>
        <w:t>и</w:t>
      </w:r>
      <w:r>
        <w:t>тии к такому качеству, что все в них рождённые будут дост</w:t>
      </w:r>
      <w:r>
        <w:t>и</w:t>
      </w:r>
      <w:r>
        <w:t>гать необратимо человечного типа строя психики</w:t>
      </w:r>
      <w:r w:rsidRPr="00773411">
        <w:t xml:space="preserve"> </w:t>
      </w:r>
      <w:r>
        <w:t>к началу юности.</w:t>
      </w:r>
    </w:p>
    <w:p w14:paraId="71C54B26" w14:textId="77777777" w:rsidR="00D30B85" w:rsidRDefault="00D30B85" w:rsidP="00873ABF">
      <w:pPr>
        <w:pStyle w:val="PlainText"/>
      </w:pPr>
      <w:r>
        <w:t xml:space="preserve">И это утверждение </w:t>
      </w:r>
      <w:r w:rsidRPr="00223AAE">
        <w:t>—</w:t>
      </w:r>
      <w:r>
        <w:t xml:space="preserve"> не очередной в истории человечества утопизм, а объективно и давно открытая возможность развития человечества. Поэтому можно рассмотреть внутрисоциальные и внешние по отношению к обществу факторы, которые так или иначе связаны с этим проце</w:t>
      </w:r>
      <w:r>
        <w:t>с</w:t>
      </w:r>
      <w:r>
        <w:t>сом, и работают на осуществление конвергенции в указанном смысле либо ей противодейс</w:t>
      </w:r>
      <w:r>
        <w:t>т</w:t>
      </w:r>
      <w:r>
        <w:t>вуют. Такого рода факторами являются:</w:t>
      </w:r>
    </w:p>
    <w:p w14:paraId="38E0DBA7" w14:textId="77777777" w:rsidR="00D30B85" w:rsidRDefault="00D30B85" w:rsidP="00F509F0">
      <w:pPr>
        <w:pStyle w:val="a3"/>
        <w:numPr>
          <w:ilvl w:val="0"/>
          <w:numId w:val="20"/>
        </w:numPr>
        <w:ind w:left="397" w:hanging="227"/>
      </w:pPr>
      <w:r>
        <w:t>личностный субъективизм людей;</w:t>
      </w:r>
    </w:p>
    <w:p w14:paraId="25577068" w14:textId="77777777" w:rsidR="00D30B85" w:rsidRDefault="00D30B85" w:rsidP="00F509F0">
      <w:pPr>
        <w:pStyle w:val="a3"/>
        <w:numPr>
          <w:ilvl w:val="0"/>
          <w:numId w:val="20"/>
        </w:numPr>
        <w:ind w:left="397" w:hanging="227"/>
      </w:pPr>
      <w:r>
        <w:t>действие общественных институтов;</w:t>
      </w:r>
    </w:p>
    <w:p w14:paraId="26801E59" w14:textId="77777777" w:rsidR="00D30B85" w:rsidRDefault="00D30B85" w:rsidP="00F509F0">
      <w:pPr>
        <w:pStyle w:val="a3"/>
        <w:numPr>
          <w:ilvl w:val="0"/>
          <w:numId w:val="20"/>
        </w:numPr>
        <w:ind w:left="397" w:hanging="227"/>
      </w:pPr>
      <w:r>
        <w:t xml:space="preserve">воздействие на индивидов среды обитания </w:t>
      </w:r>
      <w:r w:rsidRPr="00223AAE">
        <w:t>—</w:t>
      </w:r>
      <w:r>
        <w:t xml:space="preserve"> как социальной, так и природной;</w:t>
      </w:r>
    </w:p>
    <w:p w14:paraId="1C190AA2" w14:textId="77777777" w:rsidR="00D30B85" w:rsidRDefault="00D30B85" w:rsidP="00F509F0">
      <w:pPr>
        <w:pStyle w:val="a3"/>
        <w:numPr>
          <w:ilvl w:val="0"/>
          <w:numId w:val="20"/>
        </w:numPr>
        <w:ind w:left="397" w:hanging="227"/>
      </w:pPr>
      <w:r>
        <w:t>Вседержительность.</w:t>
      </w:r>
    </w:p>
    <w:p w14:paraId="07B9BB93" w14:textId="77777777" w:rsidR="00D30B85" w:rsidRDefault="00D30B85" w:rsidP="00873ABF">
      <w:pPr>
        <w:pStyle w:val="PlainText"/>
      </w:pPr>
      <w:r>
        <w:rPr>
          <w:b/>
        </w:rPr>
        <w:t xml:space="preserve">Личностный субъективизм. </w:t>
      </w:r>
      <w:r>
        <w:t>Как было отмечено ранее, инд</w:t>
      </w:r>
      <w:r>
        <w:t>и</w:t>
      </w:r>
      <w:r>
        <w:t>вид в состоянии осознать, при каком типе строя психики он живёт и действует постоянно либо жил и действовал в тех или иных с</w:t>
      </w:r>
      <w:r>
        <w:t>и</w:t>
      </w:r>
      <w:r>
        <w:t>туациях в разное время. И соответственно за тип строя психики перед людьми и Богом отвечает он сам и никто, кроме него сам</w:t>
      </w:r>
      <w:r>
        <w:t>о</w:t>
      </w:r>
      <w:r>
        <w:t>го не может изменить его типа строя психики. Это касается как развития в направлении достижения необратимо человечного т</w:t>
      </w:r>
      <w:r>
        <w:t>и</w:t>
      </w:r>
      <w:r>
        <w:t xml:space="preserve">па строя психики хотя бы к старости, так и деградации </w:t>
      </w:r>
      <w:r w:rsidRPr="00223AAE">
        <w:t>—</w:t>
      </w:r>
      <w:r>
        <w:t xml:space="preserve"> перех</w:t>
      </w:r>
      <w:r>
        <w:t>о</w:t>
      </w:r>
      <w:r>
        <w:t>да к скотскому и опущенному в противоестественность типам строя психики.</w:t>
      </w:r>
    </w:p>
    <w:p w14:paraId="7B5DBE41" w14:textId="62F6EAE8" w:rsidR="00D30B85" w:rsidRDefault="00D30B85" w:rsidP="00873ABF">
      <w:pPr>
        <w:pStyle w:val="PlainText"/>
      </w:pPr>
      <w:r>
        <w:t>Поэтому не может быть никаких общественных институтов, которые бы проводили разовую (типа ЕГЭ) или периодическую аттестацию населения на предмет выявления статистики распр</w:t>
      </w:r>
      <w:r>
        <w:t>е</w:t>
      </w:r>
      <w:r>
        <w:t>деления по типам строя психики. Не говоря уж о том, что попытка порождения такого рода институтов приводит к грибоедовскому вопросу: “А судьи кто?”</w:t>
      </w:r>
      <w:r w:rsidRPr="00D30B85">
        <w:rPr>
          <w:vertAlign w:val="superscript"/>
        </w:rPr>
        <w:t>[DXIV]</w:t>
      </w:r>
      <w:r>
        <w:t xml:space="preserve">, </w:t>
      </w:r>
      <w:r w:rsidRPr="00223AAE">
        <w:t>—</w:t>
      </w:r>
      <w:r>
        <w:t xml:space="preserve"> Т.е. кто и как будет аттестовать с</w:t>
      </w:r>
      <w:r>
        <w:t>а</w:t>
      </w:r>
      <w:r>
        <w:t>мих работников такого рода институтов, если некая корпорация идиотов и мерза</w:t>
      </w:r>
      <w:r>
        <w:t>в</w:t>
      </w:r>
      <w:r>
        <w:t xml:space="preserve">цев пожелает их организовать и с их помощью строить политику, подобно тому, как на основе </w:t>
      </w:r>
      <w:r>
        <w:lastRenderedPageBreak/>
        <w:t>идей расизма б</w:t>
      </w:r>
      <w:r>
        <w:t>ы</w:t>
      </w:r>
      <w:r>
        <w:t>ли организованы общественные институты в «третьем рейхе» и с их помощью строилась политика государства. Если общество т</w:t>
      </w:r>
      <w:r>
        <w:t>а</w:t>
      </w:r>
      <w:r>
        <w:t>кое допустит, то оно само же в этом и будет виновно: читайте С.Лема “Звёздные дне</w:t>
      </w:r>
      <w:r>
        <w:t>в</w:t>
      </w:r>
      <w:r>
        <w:t>ники Ийона Тихого. Путешествие 24”</w:t>
      </w:r>
      <w:r w:rsidRPr="00D30B85">
        <w:rPr>
          <w:vertAlign w:val="superscript"/>
        </w:rPr>
        <w:t>[DXV]</w:t>
      </w:r>
      <w:r>
        <w:t>.</w:t>
      </w:r>
    </w:p>
    <w:p w14:paraId="5658CB3C" w14:textId="77777777" w:rsidR="00D30B85" w:rsidRDefault="00D30B85" w:rsidP="00873ABF">
      <w:pPr>
        <w:pStyle w:val="PlainText"/>
      </w:pPr>
      <w:r>
        <w:t>Также не может быть и никаких “Академий человечности”, которые бы обучали разнообразных недочеловеков, и те по з</w:t>
      </w:r>
      <w:r>
        <w:t>а</w:t>
      </w:r>
      <w:r>
        <w:t>вершении учебного курса, сдав некие квалификационные экзам</w:t>
      </w:r>
      <w:r>
        <w:t>е</w:t>
      </w:r>
      <w:r>
        <w:t>ны, получали бы “паспорт-диплом человека состоявшегося”, предъявляя который, они могли бы осуществлять в обществе н</w:t>
      </w:r>
      <w:r>
        <w:t>е</w:t>
      </w:r>
      <w:r>
        <w:t xml:space="preserve">дочеловеков свои «права человека». </w:t>
      </w:r>
    </w:p>
    <w:p w14:paraId="27798DF2" w14:textId="77777777" w:rsidR="00D30B85" w:rsidRDefault="00D30B85" w:rsidP="00873ABF">
      <w:pPr>
        <w:pStyle w:val="PlainText"/>
      </w:pPr>
      <w:r>
        <w:t xml:space="preserve">Причина этого в том, что если человечный тип строя психики строится на основе диалога по жизни личности и Бога, то </w:t>
      </w:r>
      <w:r w:rsidRPr="00B43227">
        <w:rPr>
          <w:i/>
        </w:rPr>
        <w:t>первое, что следует сделать индивиду, осознавшему себя нед</w:t>
      </w:r>
      <w:r w:rsidRPr="00B43227">
        <w:rPr>
          <w:i/>
        </w:rPr>
        <w:t>о</w:t>
      </w:r>
      <w:r w:rsidRPr="00B43227">
        <w:rPr>
          <w:i/>
        </w:rPr>
        <w:t>людком, — восстановить свои осознанно осмысленные взаимоотношения с Богом через свой внутренний мир, через своё сокровенное, и п</w:t>
      </w:r>
      <w:r w:rsidRPr="00B43227">
        <w:rPr>
          <w:i/>
        </w:rPr>
        <w:t>о</w:t>
      </w:r>
      <w:r w:rsidRPr="00B43227">
        <w:rPr>
          <w:i/>
        </w:rPr>
        <w:t>сле этого — следовать Божьему водительству по совести</w:t>
      </w:r>
      <w:r w:rsidRPr="000C0ABC">
        <w:t>.</w:t>
      </w:r>
      <w:r>
        <w:t xml:space="preserve"> Окр</w:t>
      </w:r>
      <w:r>
        <w:t>у</w:t>
      </w:r>
      <w:r>
        <w:t>жающие при этом могут не более, чем помочь в освещении обст</w:t>
      </w:r>
      <w:r>
        <w:t>а</w:t>
      </w:r>
      <w:r>
        <w:t>новки и и</w:t>
      </w:r>
      <w:r>
        <w:t>с</w:t>
      </w:r>
      <w:r>
        <w:t>толковании смысла жизни индивида и общества. И в силу своеобразия проблем каждого на пути к достижению нео</w:t>
      </w:r>
      <w:r>
        <w:t>б</w:t>
      </w:r>
      <w:r>
        <w:t xml:space="preserve">ратимо человечного типа строя психики </w:t>
      </w:r>
      <w:r w:rsidRPr="00223AAE">
        <w:t>—</w:t>
      </w:r>
      <w:r>
        <w:t xml:space="preserve"> каждый должен выр</w:t>
      </w:r>
      <w:r>
        <w:t>а</w:t>
      </w:r>
      <w:r>
        <w:t>ботать свою собственную «йогу», которая бы не изолировала его от Жизни, а помогала бы жить в русле Промысла и стать челов</w:t>
      </w:r>
      <w:r>
        <w:t>е</w:t>
      </w:r>
      <w:r>
        <w:t>ком, если под «йогой» понимать психофизиологические практики, направленные на достижение определённых целей и выработку определённых личностных к</w:t>
      </w:r>
      <w:r>
        <w:t>а</w:t>
      </w:r>
      <w:r>
        <w:t>честв.</w:t>
      </w:r>
    </w:p>
    <w:p w14:paraId="7D474BE3" w14:textId="77777777" w:rsidR="00D30B85" w:rsidRDefault="00D30B85" w:rsidP="00C50FE4">
      <w:pPr>
        <w:pStyle w:val="a7"/>
      </w:pPr>
      <w:r>
        <w:t xml:space="preserve">Фактически это означает, что </w:t>
      </w:r>
      <w:r>
        <w:rPr>
          <w:i/>
        </w:rPr>
        <w:t xml:space="preserve">всякий </w:t>
      </w:r>
      <w:r>
        <w:t xml:space="preserve">индивид может </w:t>
      </w:r>
      <w:r w:rsidRPr="008D4161">
        <w:rPr>
          <w:i/>
        </w:rPr>
        <w:t>сам</w:t>
      </w:r>
      <w:r>
        <w:t xml:space="preserve"> предпринять усилия к тому, чтобы ему </w:t>
      </w:r>
      <w:r w:rsidRPr="000C0ABC">
        <w:rPr>
          <w:i/>
        </w:rPr>
        <w:t>самому</w:t>
      </w:r>
      <w:r>
        <w:t xml:space="preserve"> стать челов</w:t>
      </w:r>
      <w:r>
        <w:t>е</w:t>
      </w:r>
      <w:r>
        <w:t>ком, воспитать человеками своих детей и внести свой вклад в воспитание их друзей, а также помочь в осознании и преод</w:t>
      </w:r>
      <w:r>
        <w:t>о</w:t>
      </w:r>
      <w:r>
        <w:t>лении этой проблематики другим людям, с которыми его сводит Жизнь.</w:t>
      </w:r>
    </w:p>
    <w:p w14:paraId="33372E8A" w14:textId="77777777" w:rsidR="00D30B85" w:rsidRDefault="00D30B85" w:rsidP="00873ABF">
      <w:pPr>
        <w:pStyle w:val="PlainText"/>
      </w:pPr>
      <w:r w:rsidRPr="003B061A">
        <w:rPr>
          <w:b/>
        </w:rPr>
        <w:t xml:space="preserve">Общественные институты. </w:t>
      </w:r>
      <w:r>
        <w:t>Историче</w:t>
      </w:r>
      <w:r w:rsidRPr="003B061A">
        <w:t>ски</w:t>
      </w:r>
      <w:r>
        <w:t xml:space="preserve"> сложившаяся кул</w:t>
      </w:r>
      <w:r>
        <w:t>ь</w:t>
      </w:r>
      <w:r>
        <w:t xml:space="preserve">тура, к сожалению, такова, что сложившиеся в ней </w:t>
      </w:r>
      <w:r w:rsidRPr="003B061A">
        <w:t>общественные</w:t>
      </w:r>
      <w:r>
        <w:t xml:space="preserve"> институты (государственность, наука, система образования, СМИ, политические партии, организации традиционных конфессий и нетрадиционных сект и т.п.) ничем не могут помочь обществу в разрешении проблематики скотства и перехода к культуре, в к</w:t>
      </w:r>
      <w:r>
        <w:t>о</w:t>
      </w:r>
      <w:r>
        <w:t>торой чел</w:t>
      </w:r>
      <w:r>
        <w:t>о</w:t>
      </w:r>
      <w:r>
        <w:t xml:space="preserve">вечный тип строя психики </w:t>
      </w:r>
      <w:r w:rsidRPr="00223AAE">
        <w:t>—</w:t>
      </w:r>
      <w:r>
        <w:t xml:space="preserve"> </w:t>
      </w:r>
      <w:r>
        <w:lastRenderedPageBreak/>
        <w:t>общепризнанная норма, уклонение от которой для всякого уклонившегося так омерз</w:t>
      </w:r>
      <w:r>
        <w:t>и</w:t>
      </w:r>
      <w:r>
        <w:t>тельно, что хочется сгореть от стыда. Более того, их деятельность направлена на усугубление системного кризиса глобальной цив</w:t>
      </w:r>
      <w:r>
        <w:t>и</w:t>
      </w:r>
      <w:r>
        <w:t>лизации. Это утверждение справедливо как при рассмотрении их деятельности в пределах государств, так и в глобальных масшт</w:t>
      </w:r>
      <w:r>
        <w:t>а</w:t>
      </w:r>
      <w:r>
        <w:t>бах; как в Россионии, так и других странах мира вне зависимости от того, идёт ли речь о «развитых» странах, либо о «развива</w:t>
      </w:r>
      <w:r>
        <w:t>ю</w:t>
      </w:r>
      <w:r>
        <w:t>щихся».</w:t>
      </w:r>
    </w:p>
    <w:p w14:paraId="67012D56" w14:textId="77777777" w:rsidR="00D30B85" w:rsidRDefault="00D30B85" w:rsidP="00873ABF">
      <w:pPr>
        <w:pStyle w:val="PlainText"/>
      </w:pPr>
      <w:r>
        <w:t xml:space="preserve">Причина этого в том, что: </w:t>
      </w:r>
    </w:p>
    <w:p w14:paraId="333527D7" w14:textId="77777777" w:rsidR="00D30B85" w:rsidRDefault="00D30B85" w:rsidP="00C50FE4">
      <w:pPr>
        <w:pStyle w:val="a7"/>
      </w:pPr>
      <w:r>
        <w:t xml:space="preserve">Общественные институты </w:t>
      </w:r>
      <w:r w:rsidRPr="00223AAE">
        <w:t>—</w:t>
      </w:r>
      <w:r>
        <w:t xml:space="preserve"> следствие культуры общ</w:t>
      </w:r>
      <w:r>
        <w:t>е</w:t>
      </w:r>
      <w:r>
        <w:t xml:space="preserve">ства, сложившейся в прошлом; а культура </w:t>
      </w:r>
      <w:r w:rsidRPr="00223AAE">
        <w:t>—</w:t>
      </w:r>
      <w:r>
        <w:t xml:space="preserve"> следствие концепции управления, под властью которой живёт общество. Соотве</w:t>
      </w:r>
      <w:r>
        <w:t>т</w:t>
      </w:r>
      <w:r>
        <w:t>ственно общественные институты обладают своей внутре</w:t>
      </w:r>
      <w:r>
        <w:t>н</w:t>
      </w:r>
      <w:r>
        <w:t>ней корпоративной дисциплиной, на основе которой и во</w:t>
      </w:r>
      <w:r>
        <w:t>с</w:t>
      </w:r>
      <w:r>
        <w:t>производят себя в преемственности поколений в русле опр</w:t>
      </w:r>
      <w:r>
        <w:t>е</w:t>
      </w:r>
      <w:r>
        <w:t>делённой концепции управления. Люди, чуждые госпо</w:t>
      </w:r>
      <w:r>
        <w:t>д</w:t>
      </w:r>
      <w:r>
        <w:t>ствующей концепции управления, в них не попадают в большинстве своём, а оказавшиеся в них в силу каких-то причин «исключения из правила» не определяют характера их деятельности или выдавливаются из их корпоративной среды.</w:t>
      </w:r>
    </w:p>
    <w:p w14:paraId="194636A7" w14:textId="77777777" w:rsidR="00D30B85" w:rsidRDefault="00D30B85" w:rsidP="00C50FE4">
      <w:pPr>
        <w:pStyle w:val="a9"/>
      </w:pPr>
      <w:r>
        <w:t>Фактически это означает, что прежде, чем изменится к</w:t>
      </w:r>
      <w:r>
        <w:t>а</w:t>
      </w:r>
      <w:r>
        <w:t>чество общественных институтов, общество должно и</w:t>
      </w:r>
      <w:r>
        <w:t>з</w:t>
      </w:r>
      <w:r>
        <w:t xml:space="preserve">мениться само. </w:t>
      </w:r>
    </w:p>
    <w:p w14:paraId="35AB6C73" w14:textId="77777777" w:rsidR="00D30B85" w:rsidRDefault="00D30B85" w:rsidP="00873ABF">
      <w:pPr>
        <w:pStyle w:val="PlainText"/>
      </w:pPr>
      <w:r>
        <w:t>Тогда люди с другими нравами, миропониманием и организ</w:t>
      </w:r>
      <w:r>
        <w:t>а</w:t>
      </w:r>
      <w:r>
        <w:t>цией психики войдут в состав действующих общественных и</w:t>
      </w:r>
      <w:r>
        <w:t>н</w:t>
      </w:r>
      <w:r>
        <w:t>ститутов, упразднят некоторые из них, создадут новые общес</w:t>
      </w:r>
      <w:r>
        <w:t>т</w:t>
      </w:r>
      <w:r>
        <w:t xml:space="preserve">венные институты, которых не было в прошлом. </w:t>
      </w:r>
    </w:p>
    <w:p w14:paraId="0C6C5212" w14:textId="77777777" w:rsidR="00D30B85" w:rsidRDefault="00D30B85" w:rsidP="00C50FE4">
      <w:pPr>
        <w:pStyle w:val="a7"/>
      </w:pPr>
      <w:r>
        <w:t>Пока же мы живём в условиях назревающего конфликта м</w:t>
      </w:r>
      <w:r>
        <w:t>и</w:t>
      </w:r>
      <w:r>
        <w:t>ропонимания исторически сложившихся общественных и</w:t>
      </w:r>
      <w:r>
        <w:t>н</w:t>
      </w:r>
      <w:r>
        <w:t>ститутов и той части общества, которая осознаёт, что так жить нельзя, и что надо вырабатывать и воплощать в жизнь альтернативу исторически сложившемуся образу жизни как национальных обществ, так и гл</w:t>
      </w:r>
      <w:r>
        <w:t>о</w:t>
      </w:r>
      <w:r>
        <w:t>бальной цивилизации.</w:t>
      </w:r>
    </w:p>
    <w:p w14:paraId="32952B4C" w14:textId="77777777" w:rsidR="00D30B85" w:rsidRDefault="00D30B85" w:rsidP="00873ABF">
      <w:pPr>
        <w:pStyle w:val="PlainText"/>
      </w:pPr>
      <w:r>
        <w:t>В истории, вне зависимости от того, проводятся ли некие р</w:t>
      </w:r>
      <w:r>
        <w:t>е</w:t>
      </w:r>
      <w:r>
        <w:t>формы «сверху», либо происх</w:t>
      </w:r>
      <w:r>
        <w:t>о</w:t>
      </w:r>
      <w:r>
        <w:t xml:space="preserve">дит революция и преобразования </w:t>
      </w:r>
      <w:r>
        <w:lastRenderedPageBreak/>
        <w:t xml:space="preserve">проводятся в жизнь «снизу», </w:t>
      </w:r>
      <w:r w:rsidRPr="00223AAE">
        <w:t>—</w:t>
      </w:r>
      <w:r>
        <w:t xml:space="preserve"> в обоих случаях политике изм</w:t>
      </w:r>
      <w:r>
        <w:t>е</w:t>
      </w:r>
      <w:r>
        <w:t>нения качества жизни общества предшествует изменение мир</w:t>
      </w:r>
      <w:r>
        <w:t>о</w:t>
      </w:r>
      <w:r>
        <w:t xml:space="preserve">воззрения и </w:t>
      </w:r>
      <w:r w:rsidRPr="003006D7">
        <w:rPr>
          <w:i/>
        </w:rPr>
        <w:t>психики в целом</w:t>
      </w:r>
      <w:r>
        <w:t xml:space="preserve"> представителей политически акти</w:t>
      </w:r>
      <w:r>
        <w:t>в</w:t>
      </w:r>
      <w:r>
        <w:t>ной части общества.</w:t>
      </w:r>
    </w:p>
    <w:p w14:paraId="1FAAC346" w14:textId="19CDE183" w:rsidR="00D30B85" w:rsidRDefault="00D30B85" w:rsidP="00873ABF">
      <w:pPr>
        <w:pStyle w:val="PlainText"/>
      </w:pPr>
      <w:r>
        <w:t xml:space="preserve">Поэтому уповать на то, что </w:t>
      </w:r>
      <w:r w:rsidRPr="00576DFC">
        <w:rPr>
          <w:i/>
        </w:rPr>
        <w:t>общественные институты (т.е. их нынешний кадровый состав)</w:t>
      </w:r>
      <w:r>
        <w:t xml:space="preserve"> внезапно проникнутся идеей ос</w:t>
      </w:r>
      <w:r>
        <w:t>у</w:t>
      </w:r>
      <w:r>
        <w:t>ществления на Земле царствия Божиего усилиями самих людей в Божьем водительстве и начнут воплощать её в жизнь нелицеме</w:t>
      </w:r>
      <w:r>
        <w:t>р</w:t>
      </w:r>
      <w:r>
        <w:t xml:space="preserve">но </w:t>
      </w:r>
      <w:r w:rsidRPr="00223AAE">
        <w:t>—</w:t>
      </w:r>
      <w:r>
        <w:t xml:space="preserve"> не приходится</w:t>
      </w:r>
      <w:r w:rsidRPr="00D30B85">
        <w:rPr>
          <w:vertAlign w:val="superscript"/>
        </w:rPr>
        <w:t>[DXVI]</w:t>
      </w:r>
      <w:r>
        <w:t xml:space="preserve">. Их кадровый состав, определяющий их «лицо» и характер их деятельности </w:t>
      </w:r>
      <w:r w:rsidRPr="00223AAE">
        <w:t>—</w:t>
      </w:r>
      <w:r>
        <w:t xml:space="preserve"> “элитарии” и холопы; и</w:t>
      </w:r>
      <w:r>
        <w:t>с</w:t>
      </w:r>
      <w:r>
        <w:t xml:space="preserve">ключения </w:t>
      </w:r>
      <w:r w:rsidRPr="00223AAE">
        <w:t>—</w:t>
      </w:r>
      <w:r>
        <w:t xml:space="preserve"> носят единичный характер. И потому для того, чт</w:t>
      </w:r>
      <w:r>
        <w:t>о</w:t>
      </w:r>
      <w:r>
        <w:t>бы общественные институты изменили качество своей деятельн</w:t>
      </w:r>
      <w:r>
        <w:t>о</w:t>
      </w:r>
      <w:r>
        <w:t>сти и свой характер, необходимо, чтобы они столкнулись с тем, что не могут «рулить» обществом по-старому</w:t>
      </w:r>
      <w:r w:rsidRPr="00D30B85">
        <w:rPr>
          <w:vertAlign w:val="superscript"/>
        </w:rPr>
        <w:t>[DXVII]</w:t>
      </w:r>
      <w:r>
        <w:t>. А для этого дол</w:t>
      </w:r>
      <w:r>
        <w:t>ж</w:t>
      </w:r>
      <w:r>
        <w:t>ны меняться люди, составляющие общество. Психология же то</w:t>
      </w:r>
      <w:r>
        <w:t>л</w:t>
      </w:r>
      <w:r>
        <w:t>пы носителей нечеловечных типов строя психики однообразна и неизменна на протяжении тысячелетий, и потому она не является ст</w:t>
      </w:r>
      <w:r>
        <w:t>и</w:t>
      </w:r>
      <w:r>
        <w:t>мулом для того, чтобы общественные институты толпо-“элитарного” общества меняли свой х</w:t>
      </w:r>
      <w:r>
        <w:t>а</w:t>
      </w:r>
      <w:r>
        <w:t>рактер.</w:t>
      </w:r>
    </w:p>
    <w:p w14:paraId="751224E6" w14:textId="2FC02825" w:rsidR="00D30B85" w:rsidRDefault="00D30B85" w:rsidP="00873ABF">
      <w:pPr>
        <w:pStyle w:val="PlainText"/>
      </w:pPr>
      <w:r>
        <w:t>Только в результате смещения статистики распределения о</w:t>
      </w:r>
      <w:r>
        <w:t>б</w:t>
      </w:r>
      <w:r>
        <w:t>щества по типам строя психики</w:t>
      </w:r>
      <w:r w:rsidRPr="00D30B85">
        <w:rPr>
          <w:vertAlign w:val="superscript"/>
        </w:rPr>
        <w:t>[DXVIII]</w:t>
      </w:r>
      <w:r>
        <w:t xml:space="preserve"> в сторону преобладания челове</w:t>
      </w:r>
      <w:r>
        <w:t>ч</w:t>
      </w:r>
      <w:r>
        <w:t>ного типа строя психики общественные институты перестанут скотствовать сами и начнут работать на искоренение толпо-“элитаризма” и становление человечности как глобального общ</w:t>
      </w:r>
      <w:r>
        <w:t>е</w:t>
      </w:r>
      <w:r>
        <w:t xml:space="preserve">ства, в котором человечный тип строя психики </w:t>
      </w:r>
      <w:r w:rsidRPr="00223AAE">
        <w:t>—</w:t>
      </w:r>
      <w:r>
        <w:t xml:space="preserve"> общепризна</w:t>
      </w:r>
      <w:r>
        <w:t>н</w:t>
      </w:r>
      <w:r>
        <w:t>ная норма, достигаемая всеми к началу юности. Пока же этого нет, то обществе</w:t>
      </w:r>
      <w:r>
        <w:t>н</w:t>
      </w:r>
      <w:r>
        <w:t xml:space="preserve">ные институты будут: </w:t>
      </w:r>
    </w:p>
    <w:p w14:paraId="541E8EE7" w14:textId="77777777" w:rsidR="00D30B85" w:rsidRDefault="00D30B85" w:rsidP="00F509F0">
      <w:pPr>
        <w:pStyle w:val="a3"/>
        <w:numPr>
          <w:ilvl w:val="0"/>
          <w:numId w:val="20"/>
        </w:numPr>
        <w:ind w:left="397" w:hanging="227"/>
      </w:pPr>
      <w:r>
        <w:t>либо нейтрально безучастны к проявлениями общественной инициативы, действующей в этом направлении, в каких-то случаях оказывая поддержку ей по недомыслию или на осн</w:t>
      </w:r>
      <w:r>
        <w:t>о</w:t>
      </w:r>
      <w:r>
        <w:t>ве совпадения каких-то частных интересов с интересами о</w:t>
      </w:r>
      <w:r>
        <w:t>б</w:t>
      </w:r>
      <w:r>
        <w:t xml:space="preserve">щественного развития; </w:t>
      </w:r>
    </w:p>
    <w:p w14:paraId="335D1DCB" w14:textId="100FF108" w:rsidR="00D30B85" w:rsidRDefault="00D30B85" w:rsidP="00F509F0">
      <w:pPr>
        <w:pStyle w:val="a3"/>
        <w:numPr>
          <w:ilvl w:val="0"/>
          <w:numId w:val="20"/>
        </w:numPr>
        <w:ind w:left="397" w:hanging="227"/>
      </w:pPr>
      <w:r>
        <w:t>либо будут ц</w:t>
      </w:r>
      <w:r>
        <w:t>е</w:t>
      </w:r>
      <w:r>
        <w:t xml:space="preserve">ленаправленно ей противодействовать, даже не понимая того, поскольку они в их исторически сложившемся виде </w:t>
      </w:r>
      <w:r w:rsidRPr="00223AAE">
        <w:t>—</w:t>
      </w:r>
      <w:r>
        <w:t xml:space="preserve"> порождение определённой концепции управления жизнью общества, которая защищает себя от альтернативных ей концепций управления</w:t>
      </w:r>
      <w:r w:rsidRPr="00D30B85">
        <w:rPr>
          <w:vertAlign w:val="superscript"/>
        </w:rPr>
        <w:t>[DXIX]</w:t>
      </w:r>
      <w:r>
        <w:t xml:space="preserve">. </w:t>
      </w:r>
    </w:p>
    <w:p w14:paraId="164CC17A" w14:textId="20067E7C" w:rsidR="00D30B85" w:rsidRDefault="00D30B85" w:rsidP="00F509F0">
      <w:pPr>
        <w:pStyle w:val="af3"/>
      </w:pPr>
      <w:r>
        <w:t xml:space="preserve">И к их противодействию надо быть готовым. Это не значит, что следует его провоцировать, «лезть на рожон», что в </w:t>
      </w:r>
      <w:r>
        <w:lastRenderedPageBreak/>
        <w:t>отн</w:t>
      </w:r>
      <w:r>
        <w:t>о</w:t>
      </w:r>
      <w:r>
        <w:t>шении него надо действовать экстремистски-терро</w:t>
      </w:r>
      <w:r>
        <w:softHyphen/>
        <w:t>рис</w:t>
      </w:r>
      <w:r>
        <w:softHyphen/>
        <w:t>ти</w:t>
      </w:r>
      <w:r>
        <w:softHyphen/>
        <w:t xml:space="preserve">ческими методами, но всё же надо понимать, что </w:t>
      </w:r>
      <w:r w:rsidRPr="00406351">
        <w:rPr>
          <w:i/>
        </w:rPr>
        <w:t>«те, кто г</w:t>
      </w:r>
      <w:r w:rsidRPr="00406351">
        <w:rPr>
          <w:i/>
        </w:rPr>
        <w:t>о</w:t>
      </w:r>
      <w:r w:rsidRPr="00406351">
        <w:rPr>
          <w:i/>
        </w:rPr>
        <w:t>тов отдать свою свободу, чтобы приобрести недолговечную защиту от опасности, не заслуживают ни свободы, ни без</w:t>
      </w:r>
      <w:r w:rsidRPr="00406351">
        <w:rPr>
          <w:i/>
        </w:rPr>
        <w:t>о</w:t>
      </w:r>
      <w:r w:rsidRPr="00406351">
        <w:rPr>
          <w:i/>
        </w:rPr>
        <w:t>пасности»</w:t>
      </w:r>
      <w:r w:rsidRPr="00D30B85">
        <w:rPr>
          <w:vertAlign w:val="superscript"/>
        </w:rPr>
        <w:t>[DXX]</w:t>
      </w:r>
      <w:r>
        <w:t xml:space="preserve"> и потому </w:t>
      </w:r>
      <w:r w:rsidRPr="00223AAE">
        <w:t>—</w:t>
      </w:r>
      <w:r>
        <w:t xml:space="preserve"> следует действовать по целесообразн</w:t>
      </w:r>
      <w:r>
        <w:t>о</w:t>
      </w:r>
      <w:r>
        <w:t>сти в интересах общественного развития и преодоления пр</w:t>
      </w:r>
      <w:r>
        <w:t>о</w:t>
      </w:r>
      <w:r>
        <w:t>блем в пределах наличествующих возможностей, наращивая и совершенствуя собственные способн</w:t>
      </w:r>
      <w:r>
        <w:t>о</w:t>
      </w:r>
      <w:r>
        <w:t xml:space="preserve">сти и навыки. </w:t>
      </w:r>
    </w:p>
    <w:p w14:paraId="19A718CC" w14:textId="51A0DA92" w:rsidR="00D30B85" w:rsidRDefault="00D30B85" w:rsidP="00873ABF">
      <w:pPr>
        <w:pStyle w:val="PlainText"/>
      </w:pPr>
      <w:r w:rsidRPr="00D16A39">
        <w:rPr>
          <w:b/>
        </w:rPr>
        <w:t>Воздействие на индивидов</w:t>
      </w:r>
      <w:r>
        <w:rPr>
          <w:b/>
        </w:rPr>
        <w:t xml:space="preserve"> внутрисоциальных факторов среды обитания</w:t>
      </w:r>
      <w:r>
        <w:t>. Действительность такова, что в настоящее вр</w:t>
      </w:r>
      <w:r>
        <w:t>е</w:t>
      </w:r>
      <w:r>
        <w:t>мя подавляющее большинство общества в России не знает ничего определённого о типах строя психики, не говоря уж о том, что этого не знают более 6 миллиардов нерусскоязычного населения планеты. Но и те, кто знаком с этой информ</w:t>
      </w:r>
      <w:r>
        <w:t>а</w:t>
      </w:r>
      <w:r>
        <w:t>цией уже более 10 лет</w:t>
      </w:r>
      <w:r w:rsidRPr="00D30B85">
        <w:rPr>
          <w:vertAlign w:val="superscript"/>
        </w:rPr>
        <w:t>[DXXI]</w:t>
      </w:r>
      <w:r>
        <w:t>, в своём большинстве организационно-психо</w:t>
      </w:r>
      <w:r>
        <w:softHyphen/>
        <w:t>ло</w:t>
      </w:r>
      <w:r>
        <w:softHyphen/>
        <w:t>ги</w:t>
      </w:r>
      <w:r>
        <w:softHyphen/>
        <w:t>чески мало измен</w:t>
      </w:r>
      <w:r>
        <w:t>и</w:t>
      </w:r>
      <w:r>
        <w:t xml:space="preserve">лись: накапливать знания, расширять кругозор, осваивать разнородные навыки </w:t>
      </w:r>
      <w:r w:rsidRPr="00223AAE">
        <w:t>—</w:t>
      </w:r>
      <w:r>
        <w:t xml:space="preserve"> это существенно проще, нежели выявлять и преодолевать проблематику в организации своей личностной пс</w:t>
      </w:r>
      <w:r>
        <w:t>и</w:t>
      </w:r>
      <w:r>
        <w:t>хики и в её взаимосвязях с эгрегориальной средой общества. Но именно в этом и состоит труд становления человека как нос</w:t>
      </w:r>
      <w:r>
        <w:t>и</w:t>
      </w:r>
      <w:r>
        <w:t>теля человечного типа строя психики в определённом выше смысле.</w:t>
      </w:r>
    </w:p>
    <w:p w14:paraId="3A6F1BC8" w14:textId="77777777" w:rsidR="00D30B85" w:rsidRDefault="00D30B85" w:rsidP="00873ABF">
      <w:pPr>
        <w:pStyle w:val="PlainText"/>
      </w:pPr>
      <w:r>
        <w:t>А есть и те, кто в силу разных причин (нравственного, мир</w:t>
      </w:r>
      <w:r>
        <w:t>о</w:t>
      </w:r>
      <w:r>
        <w:t>воззренческого, интеллектуального характера, увлечённости п</w:t>
      </w:r>
      <w:r>
        <w:t>о</w:t>
      </w:r>
      <w:r>
        <w:t>током суеты и т.п.), соприкоснувшись с материалами КОБ, не стали вдаваться в их изучение и соотнесение с жизнью человеч</w:t>
      </w:r>
      <w:r>
        <w:t>е</w:t>
      </w:r>
      <w:r>
        <w:t>ства, нашего и других обществ, со своею собственной жизнью и судьбами других людей.</w:t>
      </w:r>
    </w:p>
    <w:p w14:paraId="5389A10B" w14:textId="0E98CBBE" w:rsidR="00D30B85" w:rsidRDefault="00D30B85" w:rsidP="00873ABF">
      <w:pPr>
        <w:pStyle w:val="PlainText"/>
      </w:pPr>
      <w:r>
        <w:t>Кроме того, есть люди, которые слышали высказывания типа «идеи становятся материальной силой, когда они овладевают ма</w:t>
      </w:r>
      <w:r>
        <w:t>с</w:t>
      </w:r>
      <w:r>
        <w:t>сами». С точки зрения многих из них, поскольку КОБ «не овлад</w:t>
      </w:r>
      <w:r>
        <w:t>е</w:t>
      </w:r>
      <w:r>
        <w:t xml:space="preserve">ла массами» примерно за 20 лет деятельности ВП СССР, она </w:t>
      </w:r>
      <w:r w:rsidRPr="00223AAE">
        <w:t>—</w:t>
      </w:r>
      <w:r>
        <w:t xml:space="preserve"> вздор, и потому её следует игнорировать, не вдаваясь в её ра</w:t>
      </w:r>
      <w:r>
        <w:t>с</w:t>
      </w:r>
      <w:r>
        <w:t xml:space="preserve">смотрение: </w:t>
      </w:r>
      <w:r w:rsidRPr="00223AAE">
        <w:t>—</w:t>
      </w:r>
      <w:r>
        <w:t xml:space="preserve"> типично ско</w:t>
      </w:r>
      <w:r>
        <w:t>т</w:t>
      </w:r>
      <w:r>
        <w:t>ская позиция</w:t>
      </w:r>
      <w:r w:rsidRPr="00D30B85">
        <w:rPr>
          <w:vertAlign w:val="superscript"/>
        </w:rPr>
        <w:t>[DXXII]</w:t>
      </w:r>
      <w:r>
        <w:t>.</w:t>
      </w:r>
    </w:p>
    <w:p w14:paraId="61F41795" w14:textId="267B7AC1" w:rsidR="00D30B85" w:rsidRPr="00C31C30" w:rsidRDefault="00D30B85" w:rsidP="00873ABF">
      <w:pPr>
        <w:pStyle w:val="PlainText"/>
        <w:rPr>
          <w:b/>
        </w:rPr>
      </w:pPr>
      <w:r>
        <w:t>Тем не менее вне зависимости от наличия КОБ в обществе и отношения к ней, численности её носителей и численности им</w:t>
      </w:r>
      <w:r>
        <w:t>и</w:t>
      </w:r>
      <w:r>
        <w:t xml:space="preserve">таторов приверженности ей </w:t>
      </w:r>
      <w:r w:rsidRPr="00223AAE">
        <w:t>—</w:t>
      </w:r>
      <w:r>
        <w:t xml:space="preserve"> в обществах, в человечестве пр</w:t>
      </w:r>
      <w:r>
        <w:t>о</w:t>
      </w:r>
      <w:r>
        <w:t xml:space="preserve">текают определённые процессы, оказывающие воздействие на жизнь индивидов. И эти процессы по своему характеру таковы, </w:t>
      </w:r>
      <w:r>
        <w:lastRenderedPageBreak/>
        <w:t>что обществам человекообразных носителей нечел</w:t>
      </w:r>
      <w:r>
        <w:t>о</w:t>
      </w:r>
      <w:r>
        <w:t>вечных типов строя психики, несущих по их сути фашистские</w:t>
      </w:r>
      <w:r w:rsidRPr="00D30B85">
        <w:rPr>
          <w:vertAlign w:val="superscript"/>
        </w:rPr>
        <w:t>[DXXIII]</w:t>
      </w:r>
      <w:r>
        <w:t xml:space="preserve"> культуры усто</w:t>
      </w:r>
      <w:r>
        <w:t>й</w:t>
      </w:r>
      <w:r>
        <w:t xml:space="preserve">чивого воспроизводства толпо-“элитаризма” в преемственности поколений, </w:t>
      </w:r>
      <w:r w:rsidRPr="00223AAE">
        <w:t>—</w:t>
      </w:r>
      <w:r>
        <w:t xml:space="preserve"> </w:t>
      </w:r>
      <w:r w:rsidRPr="00C31C30">
        <w:rPr>
          <w:b/>
        </w:rPr>
        <w:t>ничего хорошего в перспе</w:t>
      </w:r>
      <w:r w:rsidRPr="00C31C30">
        <w:rPr>
          <w:b/>
        </w:rPr>
        <w:t>к</w:t>
      </w:r>
      <w:r w:rsidRPr="00C31C30">
        <w:rPr>
          <w:b/>
        </w:rPr>
        <w:t>тиве не светит.</w:t>
      </w:r>
    </w:p>
    <w:p w14:paraId="6C39A13E" w14:textId="77777777" w:rsidR="00D30B85" w:rsidRDefault="00D30B85" w:rsidP="00873ABF">
      <w:pPr>
        <w:pStyle w:val="PlainText"/>
      </w:pPr>
      <w:r>
        <w:t>Дело в том, что перезагрузка библейского проекта, в результ</w:t>
      </w:r>
      <w:r>
        <w:t>а</w:t>
      </w:r>
      <w:r>
        <w:t xml:space="preserve">те которой </w:t>
      </w:r>
      <w:r w:rsidRPr="00410506">
        <w:rPr>
          <w:i/>
        </w:rPr>
        <w:t>капитализм на основе идей буржуазного либерализма</w:t>
      </w:r>
      <w:r>
        <w:t xml:space="preserve"> подавил или заместил собой в глобальных масштабах феодализм и кое-где продолжавшие существовать откровенно рабовладел</w:t>
      </w:r>
      <w:r>
        <w:t>ь</w:t>
      </w:r>
      <w:r>
        <w:t>ческие общественно-экономические формации, породила соц</w:t>
      </w:r>
      <w:r>
        <w:t>и</w:t>
      </w:r>
      <w:r>
        <w:t xml:space="preserve">альное явление, которого не было в прошлом. Это явление </w:t>
      </w:r>
      <w:r w:rsidRPr="00223AAE">
        <w:t>—</w:t>
      </w:r>
      <w:r>
        <w:t xml:space="preserve"> у</w:t>
      </w:r>
      <w:r>
        <w:t>с</w:t>
      </w:r>
      <w:r>
        <w:t>корение научно-технического прогресса под воздействием ро</w:t>
      </w:r>
      <w:r>
        <w:t>с</w:t>
      </w:r>
      <w:r>
        <w:t>товщичества и кооперации индивидуального разнородного труда. Вот что говорит по этому вопросу вполне легитимный для отеч</w:t>
      </w:r>
      <w:r>
        <w:t>е</w:t>
      </w:r>
      <w:r>
        <w:t>ственных СМИ экономист М.Хазин:</w:t>
      </w:r>
    </w:p>
    <w:p w14:paraId="79EBB9DC" w14:textId="22B72121" w:rsidR="00D30B85" w:rsidRDefault="00D30B85" w:rsidP="00F509F0">
      <w:pPr>
        <w:pStyle w:val="a5"/>
      </w:pPr>
      <w:r>
        <w:t>«В XVI веке запрет (имеется в виду запрет на ростовщич</w:t>
      </w:r>
      <w:r>
        <w:t>е</w:t>
      </w:r>
      <w:r>
        <w:t>ство, который действовал в больши</w:t>
      </w:r>
      <w:r>
        <w:t>н</w:t>
      </w:r>
      <w:r>
        <w:t xml:space="preserve">стве католических государств в эпоху феодализма: </w:t>
      </w:r>
      <w:r w:rsidRPr="00223AAE">
        <w:t>—</w:t>
      </w:r>
      <w:r>
        <w:t xml:space="preserve"> наше пояснение при цитировании) был снят, и к концу XVIII века была создана современная капитал</w:t>
      </w:r>
      <w:r>
        <w:t>и</w:t>
      </w:r>
      <w:r>
        <w:t>стическая модель, которую мы теперь называем моделью научно-технического прогресса, суть которой состоит в том, что в кредит разрабатываются новые научные исследования, как он называется сейчас НИОКРы, научно-исследо</w:t>
      </w:r>
      <w:r>
        <w:softHyphen/>
        <w:t>ва</w:t>
      </w:r>
      <w:r>
        <w:softHyphen/>
        <w:t>тель</w:t>
      </w:r>
      <w:r>
        <w:softHyphen/>
        <w:t>ские опытно-конструкторские разработки. В кредит создаётся массовое прои</w:t>
      </w:r>
      <w:r>
        <w:t>з</w:t>
      </w:r>
      <w:r>
        <w:t>водство. И потом за счёт продажи кредиты возвращаются. Во всех экономических учебниках написано, что если есть 2 абс</w:t>
      </w:r>
      <w:r>
        <w:t>о</w:t>
      </w:r>
      <w:r>
        <w:t>лютно одинаковые фирмы, и одна развивается за счёт собстве</w:t>
      </w:r>
      <w:r>
        <w:t>н</w:t>
      </w:r>
      <w:r>
        <w:t>ных средств, а другая за счёт кредита, то та, которая развивается за счёт кредита, развивается быстрее. То есть, иными словами, был создан механизм, резко ускоряющий технологическое разв</w:t>
      </w:r>
      <w:r>
        <w:t>и</w:t>
      </w:r>
      <w:r>
        <w:t>тие. И эта модель дейс</w:t>
      </w:r>
      <w:r>
        <w:t>т</w:t>
      </w:r>
      <w:r>
        <w:t>вовала до недавнего времени. При этом специфика такой модели, которая сформировалась к концу XVIII века, состояла в том, что в качестве инструмента повышения производительности труда использовался механизм разделения труда</w:t>
      </w:r>
      <w:r w:rsidRPr="00D30B85">
        <w:rPr>
          <w:vertAlign w:val="superscript"/>
        </w:rPr>
        <w:t>[DXXIV]</w:t>
      </w:r>
      <w:r>
        <w:t>. А углубление разделения труда автоматически влечёт за собой расширение рынка. Соответственно, начиная с конца XVIII века, история человечества с точки зрения экономики представляла собой борьбу всё более сокращающихся в количес</w:t>
      </w:r>
      <w:r>
        <w:t>т</w:t>
      </w:r>
      <w:r>
        <w:t xml:space="preserve">ве и всё более </w:t>
      </w:r>
      <w:r>
        <w:lastRenderedPageBreak/>
        <w:t>расширяющихся по объёму нескольких независ</w:t>
      </w:r>
      <w:r>
        <w:t>и</w:t>
      </w:r>
      <w:r>
        <w:t>мых технологических центров, которые между собой конкурир</w:t>
      </w:r>
      <w:r>
        <w:t>о</w:t>
      </w:r>
      <w:r>
        <w:t>вали.</w:t>
      </w:r>
    </w:p>
    <w:p w14:paraId="63463451" w14:textId="6541BC16" w:rsidR="00D30B85" w:rsidRPr="006F75E8" w:rsidRDefault="00D30B85" w:rsidP="00F509F0">
      <w:pPr>
        <w:pStyle w:val="a5"/>
      </w:pPr>
      <w:r>
        <w:t xml:space="preserve">К концу XIX </w:t>
      </w:r>
      <w:r w:rsidRPr="00223AAE">
        <w:t>—</w:t>
      </w:r>
      <w:r>
        <w:t xml:space="preserve"> началу XX века центров было 4 </w:t>
      </w:r>
      <w:r w:rsidRPr="00223AAE">
        <w:t>—</w:t>
      </w:r>
      <w:r>
        <w:t xml:space="preserve"> это был центр первый, Великобритания, и 3 проекта догоняющего развития, которые успешно на тот момент были реализованы, </w:t>
      </w:r>
      <w:r w:rsidRPr="00223AAE">
        <w:t>—</w:t>
      </w:r>
      <w:r>
        <w:t xml:space="preserve"> это Германия, США и Япония. Дальше начались проблемы, п</w:t>
      </w:r>
      <w:r>
        <w:t>о</w:t>
      </w:r>
      <w:r>
        <w:t xml:space="preserve">тому что нужно было расширяться для того чтобы можно было развиваться, а расширяться было некуда» </w:t>
      </w:r>
      <w:r w:rsidRPr="003E0A5D">
        <w:t>(</w:t>
      </w:r>
      <w:r>
        <w:t>М.</w:t>
      </w:r>
      <w:r w:rsidRPr="003E0A5D">
        <w:t>Хазин, “Эхо М</w:t>
      </w:r>
      <w:r w:rsidRPr="003E0A5D">
        <w:t>о</w:t>
      </w:r>
      <w:r w:rsidRPr="003E0A5D">
        <w:t>сквы”, 31.03.2009</w:t>
      </w:r>
      <w:r>
        <w:t>; приводится по публикации в газете “К барь</w:t>
      </w:r>
      <w:r>
        <w:t>е</w:t>
      </w:r>
      <w:r>
        <w:t>ру!”</w:t>
      </w:r>
      <w:r w:rsidRPr="00D30B85">
        <w:rPr>
          <w:vertAlign w:val="superscript"/>
        </w:rPr>
        <w:t>[DXXV]</w:t>
      </w:r>
      <w:r>
        <w:t xml:space="preserve"> № 2 от 2 июня </w:t>
      </w:r>
      <w:smartTag w:uri="urn:schemas-microsoft-com:office:smarttags" w:element="metricconverter">
        <w:smartTagPr>
          <w:attr w:name="ProductID" w:val="2009 г"/>
        </w:smartTagPr>
        <w:r>
          <w:t>2009 г</w:t>
        </w:r>
      </w:smartTag>
      <w:r>
        <w:t xml:space="preserve">.: </w:t>
      </w:r>
      <w:hyperlink r:id="rId182" w:history="1">
        <w:r w:rsidRPr="000E513C">
          <w:rPr>
            <w:rStyle w:val="Hyperlink"/>
          </w:rPr>
          <w:t>http://www.duel.ru/200922/?02_4_2</w:t>
        </w:r>
      </w:hyperlink>
      <w:r>
        <w:t>).</w:t>
      </w:r>
    </w:p>
    <w:p w14:paraId="1751E9F6" w14:textId="77777777" w:rsidR="00D30B85" w:rsidRDefault="00D30B85" w:rsidP="00873ABF">
      <w:pPr>
        <w:pStyle w:val="PlainText"/>
      </w:pPr>
      <w:r>
        <w:t>И ускорение научно-технического прогресса является главным внутрисоциальным фактором воздействия на множество индив</w:t>
      </w:r>
      <w:r>
        <w:t>и</w:t>
      </w:r>
      <w:r>
        <w:t>дов, подрывающим устойчивость толпо-“элитаризма”. Но это н</w:t>
      </w:r>
      <w:r>
        <w:t>а</w:t>
      </w:r>
      <w:r>
        <w:t>до поя</w:t>
      </w:r>
      <w:r>
        <w:t>с</w:t>
      </w:r>
      <w:r>
        <w:t>нить.</w:t>
      </w:r>
    </w:p>
    <w:p w14:paraId="3C893060" w14:textId="77777777" w:rsidR="00D30B85" w:rsidRPr="00DC2E08" w:rsidRDefault="00D30B85" w:rsidP="00F509F0">
      <w:pPr>
        <w:pStyle w:val="ab"/>
      </w:pPr>
      <w:r w:rsidRPr="00223AAE">
        <w:t>————————</w:t>
      </w:r>
    </w:p>
    <w:p w14:paraId="76119A94" w14:textId="77777777" w:rsidR="00D30B85" w:rsidRDefault="00D30B85" w:rsidP="005E2BEF">
      <w:pPr>
        <w:pStyle w:val="Heading3"/>
        <w:spacing w:before="0"/>
      </w:pPr>
      <w:bookmarkStart w:id="49" w:name="_Toc237339551"/>
      <w:r w:rsidRPr="005E2BEF">
        <w:rPr>
          <w:b/>
          <w:i w:val="0"/>
        </w:rPr>
        <w:t xml:space="preserve">Отступление от темы: </w:t>
      </w:r>
      <w:r w:rsidRPr="005E2BEF">
        <w:rPr>
          <w:b/>
          <w:i w:val="0"/>
        </w:rPr>
        <w:br/>
      </w:r>
      <w:r w:rsidRPr="008563DC">
        <w:t>Изменение соотношения частот эталонов</w:t>
      </w:r>
      <w:r>
        <w:t xml:space="preserve"> </w:t>
      </w:r>
      <w:r>
        <w:br/>
      </w:r>
      <w:r w:rsidRPr="008563DC">
        <w:t xml:space="preserve">биологического и социального </w:t>
      </w:r>
      <w:r w:rsidRPr="008563DC">
        <w:t>в</w:t>
      </w:r>
      <w:r w:rsidRPr="008563DC">
        <w:t>ремени</w:t>
      </w:r>
      <w:bookmarkEnd w:id="49"/>
    </w:p>
    <w:p w14:paraId="1C641974" w14:textId="77777777" w:rsidR="00D30B85" w:rsidRDefault="00D30B85" w:rsidP="00873ABF">
      <w:pPr>
        <w:pStyle w:val="PlainText"/>
      </w:pPr>
      <w:r>
        <w:t>В высокоразвитых биологических видах адаптация их к среде обитания носит двухуровневый (или двухканальный) х</w:t>
      </w:r>
      <w:r>
        <w:t>а</w:t>
      </w:r>
      <w:r>
        <w:t xml:space="preserve">рактер: </w:t>
      </w:r>
    </w:p>
    <w:p w14:paraId="47312A04" w14:textId="77777777" w:rsidR="00D30B85" w:rsidRPr="00C005D7" w:rsidRDefault="00D30B85" w:rsidP="00F509F0">
      <w:pPr>
        <w:pStyle w:val="a3"/>
        <w:numPr>
          <w:ilvl w:val="0"/>
          <w:numId w:val="18"/>
        </w:numPr>
        <w:overflowPunct/>
        <w:autoSpaceDE/>
        <w:autoSpaceDN/>
        <w:adjustRightInd/>
        <w:ind w:left="397" w:hanging="227"/>
        <w:textAlignment w:val="auto"/>
        <w:rPr>
          <w:i/>
        </w:rPr>
      </w:pPr>
      <w:r>
        <w:t>К медленным, по отношению к смене поколений изменениям среды обитания, всякий вид (популяция) адаптируется изм</w:t>
      </w:r>
      <w:r>
        <w:t>е</w:t>
      </w:r>
      <w:r>
        <w:t xml:space="preserve">нением врождённых свойств особей в новых поколениях в пределах статистического разброса, допускаемого генетикой. </w:t>
      </w:r>
      <w:r w:rsidRPr="00C005D7">
        <w:rPr>
          <w:i/>
        </w:rPr>
        <w:t>Это — один канал течения информационных процессов.</w:t>
      </w:r>
    </w:p>
    <w:p w14:paraId="4425C21B" w14:textId="77777777" w:rsidR="00D30B85" w:rsidRDefault="00D30B85" w:rsidP="00F509F0">
      <w:pPr>
        <w:pStyle w:val="a3"/>
        <w:numPr>
          <w:ilvl w:val="0"/>
          <w:numId w:val="18"/>
        </w:numPr>
        <w:overflowPunct/>
        <w:autoSpaceDE/>
        <w:autoSpaceDN/>
        <w:adjustRightInd/>
        <w:ind w:left="397" w:hanging="227"/>
        <w:textAlignment w:val="auto"/>
      </w:pPr>
      <w:r>
        <w:t>К быстрым, по отношению к смене поколений изменениям, вид (популяция) не могут приспособиться изменением вро</w:t>
      </w:r>
      <w:r>
        <w:t>ж</w:t>
      </w:r>
      <w:r>
        <w:t>дённых свойств особей, вследствие чего к новым факторам воздействия среды адаптироваться должны все особи, кот</w:t>
      </w:r>
      <w:r>
        <w:t>о</w:t>
      </w:r>
      <w:r>
        <w:t>рые с ними сталкиваются в своей жизни. Те особи, которые, столкнувшись с давлением какого-либо фактора среды обит</w:t>
      </w:r>
      <w:r>
        <w:t>а</w:t>
      </w:r>
      <w:r>
        <w:t>ния, не могут к нему приспособиться, гибнут статистически чаще как вследствие прямого воздействия на них этого фа</w:t>
      </w:r>
      <w:r>
        <w:t>к</w:t>
      </w:r>
      <w:r>
        <w:t>тора, так и вследствие разного рода вторичных причин, большей частью внутренней по отношению к ним локализ</w:t>
      </w:r>
      <w:r>
        <w:t>а</w:t>
      </w:r>
      <w:r>
        <w:t xml:space="preserve">ции, вызванных к жизни “стрессами” и “неврозами”, </w:t>
      </w:r>
      <w:r>
        <w:lastRenderedPageBreak/>
        <w:t>поро</w:t>
      </w:r>
      <w:r>
        <w:t>ж</w:t>
      </w:r>
      <w:r>
        <w:t>дёнными неумением взаимодействовать с этим фактором (так до 70 % болезней человека, известных современной медиц</w:t>
      </w:r>
      <w:r>
        <w:t>и</w:t>
      </w:r>
      <w:r>
        <w:t>не, носят психосоматический характер). Те же, которые пр</w:t>
      </w:r>
      <w:r>
        <w:t>и</w:t>
      </w:r>
      <w:r>
        <w:t>способились, избегают прямой гибели и не испытывают во</w:t>
      </w:r>
      <w:r>
        <w:t>з</w:t>
      </w:r>
      <w:r>
        <w:t>действия “стрес</w:t>
      </w:r>
      <w:r>
        <w:softHyphen/>
        <w:t xml:space="preserve">сов” и “неврозов”. </w:t>
      </w:r>
      <w:r w:rsidRPr="00C005D7">
        <w:rPr>
          <w:i/>
        </w:rPr>
        <w:t>Это — второй канал т</w:t>
      </w:r>
      <w:r w:rsidRPr="00C005D7">
        <w:rPr>
          <w:i/>
        </w:rPr>
        <w:t>е</w:t>
      </w:r>
      <w:r w:rsidRPr="00C005D7">
        <w:rPr>
          <w:i/>
        </w:rPr>
        <w:t>чения информационных процессов в жизни биологической в</w:t>
      </w:r>
      <w:r w:rsidRPr="00C005D7">
        <w:rPr>
          <w:i/>
        </w:rPr>
        <w:t>и</w:t>
      </w:r>
      <w:r w:rsidRPr="00C005D7">
        <w:rPr>
          <w:i/>
        </w:rPr>
        <w:t>да как системной целостности в составе биосферы</w:t>
      </w:r>
      <w:r>
        <w:t>.</w:t>
      </w:r>
    </w:p>
    <w:p w14:paraId="779459CD" w14:textId="77777777" w:rsidR="00D30B85" w:rsidRPr="00EB544E" w:rsidRDefault="00D30B85" w:rsidP="00873ABF">
      <w:pPr>
        <w:pStyle w:val="PlainText"/>
        <w:rPr>
          <w:i/>
        </w:rPr>
      </w:pPr>
      <w:r>
        <w:t>Описанная общебиологическая закономерность жизни всех без исключения высо</w:t>
      </w:r>
      <w:r>
        <w:softHyphen/>
        <w:t>кораз</w:t>
      </w:r>
      <w:r>
        <w:softHyphen/>
        <w:t>витых биологических видов на Земле по отношению к виду «Человек разумный» обладает своеобраз</w:t>
      </w:r>
      <w:r>
        <w:t>и</w:t>
      </w:r>
      <w:r>
        <w:t>ем. Оказывается, что одним из факторов воздействия среды об</w:t>
      </w:r>
      <w:r>
        <w:t>и</w:t>
      </w:r>
      <w:r>
        <w:t xml:space="preserve">тания на человека, к которому человек как биологический вид так или иначе должен приспособиться, стал порождённый им же </w:t>
      </w:r>
      <w:r w:rsidRPr="00CD6AC9">
        <w:rPr>
          <w:b/>
        </w:rPr>
        <w:t>н</w:t>
      </w:r>
      <w:r w:rsidRPr="00CD6AC9">
        <w:rPr>
          <w:b/>
        </w:rPr>
        <w:t>а</w:t>
      </w:r>
      <w:r w:rsidRPr="00CD6AC9">
        <w:rPr>
          <w:b/>
        </w:rPr>
        <w:t>учно-технический</w:t>
      </w:r>
      <w:r>
        <w:t xml:space="preserve"> </w:t>
      </w:r>
      <w:r w:rsidRPr="00223AAE">
        <w:t>—</w:t>
      </w:r>
      <w:r>
        <w:t xml:space="preserve"> </w:t>
      </w:r>
      <w:r w:rsidRPr="00CD6AC9">
        <w:rPr>
          <w:b/>
        </w:rPr>
        <w:t>технико-технологический прогресс</w:t>
      </w:r>
      <w:r>
        <w:t xml:space="preserve"> </w:t>
      </w:r>
      <w:r w:rsidRPr="00223AAE">
        <w:t>—</w:t>
      </w:r>
      <w:r>
        <w:t xml:space="preserve"> и его последс</w:t>
      </w:r>
      <w:r>
        <w:t>т</w:t>
      </w:r>
      <w:r>
        <w:t xml:space="preserve">вия. </w:t>
      </w:r>
    </w:p>
    <w:p w14:paraId="1145FF11" w14:textId="77777777" w:rsidR="00D30B85" w:rsidRDefault="00D30B85" w:rsidP="00873ABF">
      <w:pPr>
        <w:pStyle w:val="PlainText"/>
      </w:pPr>
      <w:r>
        <w:t>Этот фактор может быть описан вкратце в следующих сл</w:t>
      </w:r>
      <w:r>
        <w:t>о</w:t>
      </w:r>
      <w:r>
        <w:t>вах:</w:t>
      </w:r>
    </w:p>
    <w:p w14:paraId="4556F0BD" w14:textId="77777777" w:rsidR="00D30B85" w:rsidRDefault="00D30B85" w:rsidP="00F509F0">
      <w:pPr>
        <w:pStyle w:val="a3"/>
        <w:numPr>
          <w:ilvl w:val="0"/>
          <w:numId w:val="18"/>
        </w:numPr>
        <w:overflowPunct/>
        <w:autoSpaceDE/>
        <w:autoSpaceDN/>
        <w:adjustRightInd/>
        <w:ind w:left="397" w:hanging="227"/>
        <w:textAlignment w:val="auto"/>
      </w:pPr>
      <w:r>
        <w:t>В древности, несколько тысяч лет тому назад, на заре стано</w:t>
      </w:r>
      <w:r>
        <w:t>в</w:t>
      </w:r>
      <w:r>
        <w:t>ления нынешней глобальной цивилизации, когда библейский проект порабощения человечества в его первой версии только внедрялся в глобальную политику, скорость течения технико-технологического прогресса была близка к нулю. Это выр</w:t>
      </w:r>
      <w:r>
        <w:t>а</w:t>
      </w:r>
      <w:r>
        <w:t>жалось в том, что через практически неизменный в технико-технологическом отношении мир проходили десятки, если не сотни поколений людей.</w:t>
      </w:r>
    </w:p>
    <w:p w14:paraId="335E5A07" w14:textId="0EB8DFFC" w:rsidR="00D30B85" w:rsidRDefault="00D30B85" w:rsidP="00F509F0">
      <w:pPr>
        <w:pStyle w:val="a3"/>
        <w:numPr>
          <w:ilvl w:val="0"/>
          <w:numId w:val="18"/>
        </w:numPr>
        <w:overflowPunct/>
        <w:autoSpaceDE/>
        <w:autoSpaceDN/>
        <w:adjustRightInd/>
        <w:ind w:left="397" w:hanging="227"/>
        <w:textAlignment w:val="auto"/>
      </w:pPr>
      <w:r>
        <w:t>В настоящее время в течение продолжительности жизни о</w:t>
      </w:r>
      <w:r>
        <w:t>д</w:t>
      </w:r>
      <w:r>
        <w:t>ного поколения успевают смениться несколько поколений техники и технологий</w:t>
      </w:r>
      <w:r w:rsidRPr="00D30B85">
        <w:rPr>
          <w:vertAlign w:val="superscript"/>
        </w:rPr>
        <w:t>[DXXVI]</w:t>
      </w:r>
      <w:r>
        <w:t xml:space="preserve">. </w:t>
      </w:r>
    </w:p>
    <w:p w14:paraId="45B09071" w14:textId="77777777" w:rsidR="00D30B85" w:rsidRDefault="00D30B85" w:rsidP="00873ABF">
      <w:pPr>
        <w:pStyle w:val="PlainText"/>
      </w:pPr>
      <w:r>
        <w:t>Если рассматривать многоканальные системы переработки информации, то каждый из к</w:t>
      </w:r>
      <w:r>
        <w:t>а</w:t>
      </w:r>
      <w:r>
        <w:t>налов переработки информации в них характеризуется своими характеристиками: скоростью и об</w:t>
      </w:r>
      <w:r>
        <w:t>ъ</w:t>
      </w:r>
      <w:r>
        <w:t>ёмами перерабатываемой информации; а система в целом хара</w:t>
      </w:r>
      <w:r>
        <w:t>к</w:t>
      </w:r>
      <w:r>
        <w:t>теризуется соотношением параметров каждого из каналов перер</w:t>
      </w:r>
      <w:r>
        <w:t>а</w:t>
      </w:r>
      <w:r>
        <w:t>ботки информации и параметрами перетекания информации ме</w:t>
      </w:r>
      <w:r>
        <w:t>ж</w:t>
      </w:r>
      <w:r>
        <w:t>ду к</w:t>
      </w:r>
      <w:r>
        <w:t>а</w:t>
      </w:r>
      <w:r>
        <w:t>налами.</w:t>
      </w:r>
    </w:p>
    <w:p w14:paraId="21A206FC" w14:textId="77777777" w:rsidR="00D30B85" w:rsidRDefault="00D30B85" w:rsidP="00873ABF">
      <w:pPr>
        <w:pStyle w:val="PlainText"/>
      </w:pPr>
      <w:r>
        <w:t>Как было отмечено выше, всякий достаточно высоко орган</w:t>
      </w:r>
      <w:r>
        <w:t>и</w:t>
      </w:r>
      <w:r>
        <w:t>зованный биологический вид в процессе адаптации к изменя</w:t>
      </w:r>
      <w:r>
        <w:t>ю</w:t>
      </w:r>
      <w:r>
        <w:t>щимся усл</w:t>
      </w:r>
      <w:r>
        <w:t>о</w:t>
      </w:r>
      <w:r>
        <w:t xml:space="preserve">виям среды обитания может быть охарактеризован как </w:t>
      </w:r>
      <w:r w:rsidRPr="00CD6AC9">
        <w:rPr>
          <w:b/>
        </w:rPr>
        <w:t>двухканальная информационная система</w:t>
      </w:r>
      <w:r>
        <w:t>. Это касается и чел</w:t>
      </w:r>
      <w:r>
        <w:t>о</w:t>
      </w:r>
      <w:r>
        <w:t>вечества:</w:t>
      </w:r>
    </w:p>
    <w:p w14:paraId="5FF2B368" w14:textId="77777777" w:rsidR="00D30B85" w:rsidRDefault="00D30B85" w:rsidP="00F509F0">
      <w:pPr>
        <w:pStyle w:val="a3"/>
        <w:numPr>
          <w:ilvl w:val="0"/>
          <w:numId w:val="18"/>
        </w:numPr>
        <w:overflowPunct/>
        <w:autoSpaceDE/>
        <w:autoSpaceDN/>
        <w:adjustRightInd/>
        <w:ind w:left="397" w:hanging="227"/>
        <w:textAlignment w:val="auto"/>
      </w:pPr>
      <w:r w:rsidRPr="00CD6AC9">
        <w:rPr>
          <w:b/>
        </w:rPr>
        <w:lastRenderedPageBreak/>
        <w:t>Один канал</w:t>
      </w:r>
      <w:r>
        <w:t xml:space="preserve"> — далее его будем именовать </w:t>
      </w:r>
      <w:r w:rsidRPr="00CD6AC9">
        <w:rPr>
          <w:b/>
          <w:i/>
        </w:rPr>
        <w:t>генетический</w:t>
      </w:r>
      <w:r>
        <w:t xml:space="preserve"> — обеспечивает адаптацию в процессе смены поколений на о</w:t>
      </w:r>
      <w:r>
        <w:t>с</w:t>
      </w:r>
      <w:r>
        <w:t xml:space="preserve">нове работы генетического механизма, одной из компонент которого является хромосомный аппарат. </w:t>
      </w:r>
    </w:p>
    <w:p w14:paraId="7CD99004" w14:textId="23B7E83B" w:rsidR="00D30B85" w:rsidRDefault="00D30B85" w:rsidP="00F509F0">
      <w:pPr>
        <w:pStyle w:val="a3"/>
        <w:numPr>
          <w:ilvl w:val="0"/>
          <w:numId w:val="18"/>
        </w:numPr>
        <w:overflowPunct/>
        <w:autoSpaceDE/>
        <w:autoSpaceDN/>
        <w:adjustRightInd/>
        <w:ind w:left="397" w:hanging="227"/>
        <w:textAlignment w:val="auto"/>
      </w:pPr>
      <w:r w:rsidRPr="00CD6AC9">
        <w:rPr>
          <w:b/>
        </w:rPr>
        <w:t>Второй канал</w:t>
      </w:r>
      <w:r>
        <w:t xml:space="preserve"> можно было бы назвать индивидуально-реак</w:t>
      </w:r>
      <w:r>
        <w:softHyphen/>
        <w:t>тив</w:t>
      </w:r>
      <w:r>
        <w:softHyphen/>
        <w:t>ный, поскольку он обеспечивает адаптацию за счёт инд</w:t>
      </w:r>
      <w:r>
        <w:t>и</w:t>
      </w:r>
      <w:r>
        <w:t>видуальных реакций особей, которые непосредственно ста</w:t>
      </w:r>
      <w:r>
        <w:t>л</w:t>
      </w:r>
      <w:r>
        <w:t>киваются с факторами воздействия среды. Однако, хотя речь идёт об индивидуальных реакциях, но второй канал правил</w:t>
      </w:r>
      <w:r>
        <w:t>ь</w:t>
      </w:r>
      <w:r>
        <w:t xml:space="preserve">нее назвать </w:t>
      </w:r>
      <w:r w:rsidRPr="00CD6AC9">
        <w:rPr>
          <w:b/>
          <w:i/>
        </w:rPr>
        <w:t>социальным</w:t>
      </w:r>
      <w:r>
        <w:t>, поскольку генетически не насл</w:t>
      </w:r>
      <w:r>
        <w:t>е</w:t>
      </w:r>
      <w:r>
        <w:t>дуемые поведенческие навыки (включая творческие) и знания всякий индивид большей частью воспринимает из культуры общества в процессе воспитания и самовоспитания</w:t>
      </w:r>
      <w:r w:rsidRPr="00D30B85">
        <w:rPr>
          <w:vertAlign w:val="superscript"/>
        </w:rPr>
        <w:t>[DXXVII]</w:t>
      </w:r>
      <w:r>
        <w:t>.</w:t>
      </w:r>
    </w:p>
    <w:p w14:paraId="4176F798" w14:textId="77777777" w:rsidR="00D30B85" w:rsidRDefault="00D30B85" w:rsidP="00873ABF">
      <w:pPr>
        <w:pStyle w:val="PlainText"/>
      </w:pPr>
      <w:r>
        <w:t>Рассмотрение человечества как двухканальной информацио</w:t>
      </w:r>
      <w:r>
        <w:t>н</w:t>
      </w:r>
      <w:r>
        <w:t>ной системы при анализе во</w:t>
      </w:r>
      <w:r>
        <w:t>з</w:t>
      </w:r>
      <w:r>
        <w:t>действия технико-технологи</w:t>
      </w:r>
      <w:r>
        <w:softHyphen/>
        <w:t>чес</w:t>
      </w:r>
      <w:r>
        <w:softHyphen/>
        <w:t>кого прогресса на жизнь людей позволяет показать изменения качес</w:t>
      </w:r>
      <w:r>
        <w:t>т</w:t>
      </w:r>
      <w:r>
        <w:t>венного характера в жизни глобальной цивилизации, происше</w:t>
      </w:r>
      <w:r>
        <w:t>д</w:t>
      </w:r>
      <w:r>
        <w:t>шие в теч</w:t>
      </w:r>
      <w:r>
        <w:t>е</w:t>
      </w:r>
      <w:r>
        <w:t>ние ХХ века.</w:t>
      </w:r>
    </w:p>
    <w:p w14:paraId="0C054BBA" w14:textId="77777777" w:rsidR="00D30B85" w:rsidRDefault="00D30B85" w:rsidP="00873ABF">
      <w:pPr>
        <w:pStyle w:val="PlainText"/>
      </w:pPr>
      <w:r>
        <w:t>Скорость обновления информационного состояния человеч</w:t>
      </w:r>
      <w:r>
        <w:t>е</w:t>
      </w:r>
      <w:r>
        <w:t>ства по генетическому каналу можно характеризовать частотой обновления поколений людей. Эта величина обусловлена биол</w:t>
      </w:r>
      <w:r>
        <w:t>о</w:t>
      </w:r>
      <w:r>
        <w:t>гией вида «Человек разумный» и практически неизменна на пр</w:t>
      </w:r>
      <w:r>
        <w:t>о</w:t>
      </w:r>
      <w:r>
        <w:t>тяжении всей истории человечества: среднестатистически в ка</w:t>
      </w:r>
      <w:r>
        <w:t>ж</w:t>
      </w:r>
      <w:r>
        <w:t>дой родовой линии новое поколение вступает в жизнь каждые 17 — 25 лет по достижении половой зрелости предъидущим покол</w:t>
      </w:r>
      <w:r>
        <w:t>е</w:t>
      </w:r>
      <w:r>
        <w:t>нием.</w:t>
      </w:r>
    </w:p>
    <w:p w14:paraId="4236D950" w14:textId="77777777" w:rsidR="00D30B85" w:rsidRDefault="00D30B85" w:rsidP="00873ABF">
      <w:pPr>
        <w:pStyle w:val="PlainText"/>
      </w:pPr>
      <w:r>
        <w:t>Скорость обновления информационного состояния по соц</w:t>
      </w:r>
      <w:r>
        <w:t>и</w:t>
      </w:r>
      <w:r>
        <w:t>альному (индивидуально-реак</w:t>
      </w:r>
      <w:r>
        <w:softHyphen/>
        <w:t>ти</w:t>
      </w:r>
      <w:r>
        <w:softHyphen/>
        <w:t>в</w:t>
      </w:r>
      <w:r>
        <w:softHyphen/>
        <w:t>ному) каналу в интересующем нас аспекте влияния технико-технологического прогресса можно характеризовать частотой обновления прикладных знаний и н</w:t>
      </w:r>
      <w:r>
        <w:t>а</w:t>
      </w:r>
      <w:r>
        <w:t>выков, на основе которых люди могут пользоваться теми или иными объектами техносферы, технологиями и организационн</w:t>
      </w:r>
      <w:r>
        <w:t>ы</w:t>
      </w:r>
      <w:r>
        <w:t>ми процедурами, необходимыми для поддержания професси</w:t>
      </w:r>
      <w:r>
        <w:t>о</w:t>
      </w:r>
      <w:r>
        <w:t>нальной состоятельности и социального статуса в ту или иную рассматриваемую эпоху. Т.е. при таком подходе для каждой ист</w:t>
      </w:r>
      <w:r>
        <w:t>о</w:t>
      </w:r>
      <w:r>
        <w:t>рической эпохи можно составить перечень технологий, технич</w:t>
      </w:r>
      <w:r>
        <w:t>е</w:t>
      </w:r>
      <w:r>
        <w:t>ских ус</w:t>
      </w:r>
      <w:r>
        <w:t>т</w:t>
      </w:r>
      <w:r>
        <w:t>ройств и предметов быта, которыми люди пользуются. И составленные таким образом для разных эпох перечни можно с</w:t>
      </w:r>
      <w:r>
        <w:t>о</w:t>
      </w:r>
      <w:r>
        <w:t>пост</w:t>
      </w:r>
      <w:r>
        <w:t>а</w:t>
      </w:r>
      <w:r>
        <w:t xml:space="preserve">вить друг </w:t>
      </w:r>
      <w:r>
        <w:lastRenderedPageBreak/>
        <w:t xml:space="preserve">с другом. </w:t>
      </w:r>
    </w:p>
    <w:p w14:paraId="4D3BBB7C" w14:textId="77777777" w:rsidR="00D30B85" w:rsidRDefault="00D30B85" w:rsidP="00873ABF">
      <w:pPr>
        <w:pStyle w:val="PlainText"/>
      </w:pPr>
      <w:r>
        <w:t>При этом выяснится, что какие-то технические устройства и технологии вышли из употребления, но появились какие-то н</w:t>
      </w:r>
      <w:r>
        <w:t>о</w:t>
      </w:r>
      <w:r>
        <w:t>вые; также выяснится, что какие-то знания и навыки, необход</w:t>
      </w:r>
      <w:r>
        <w:t>и</w:t>
      </w:r>
      <w:r>
        <w:t>мые для пользования вышедшими из употребления техническими устройствами и технологиями утратили социальную значимость, а какие-то новые знания и навыки стали актуальн</w:t>
      </w:r>
      <w:r>
        <w:t>ы</w:t>
      </w:r>
      <w:r>
        <w:t xml:space="preserve">ми. </w:t>
      </w:r>
    </w:p>
    <w:p w14:paraId="079473B2" w14:textId="77777777" w:rsidR="00D30B85" w:rsidRDefault="00D30B85" w:rsidP="00873ABF">
      <w:pPr>
        <w:pStyle w:val="PlainText"/>
      </w:pPr>
      <w:r>
        <w:t>Если рассматривать течение глобального исторического пр</w:t>
      </w:r>
      <w:r>
        <w:t>о</w:t>
      </w:r>
      <w:r>
        <w:t>цесса, то скорость обновления социально значимых знаний и н</w:t>
      </w:r>
      <w:r>
        <w:t>а</w:t>
      </w:r>
      <w:r>
        <w:t>выков технико-технологического характера в разных реги</w:t>
      </w:r>
      <w:r>
        <w:t>о</w:t>
      </w:r>
      <w:r>
        <w:t>нах и в глобальной цивилизации в целом не постоянна на протяжении всей истории: чем дальше в прошлое — тем она ниже, чем ближе к современности — тем она выше. И можно заметить, что к сер</w:t>
      </w:r>
      <w:r>
        <w:t>е</w:t>
      </w:r>
      <w:r>
        <w:t xml:space="preserve">дине ХХ века частота обновления социально значимых знаний и навыков технико-технологического и процедурного характера сравнялась с частотой обновления поколений в родовых линиях, а во второй половине ХХ века </w:t>
      </w:r>
      <w:r w:rsidRPr="00223AAE">
        <w:t>—</w:t>
      </w:r>
      <w:r>
        <w:t xml:space="preserve"> продолжала нарастать и превыс</w:t>
      </w:r>
      <w:r>
        <w:t>и</w:t>
      </w:r>
      <w:r>
        <w:t xml:space="preserve">ла её. </w:t>
      </w:r>
    </w:p>
    <w:p w14:paraId="65271980" w14:textId="77777777" w:rsidR="00D30B85" w:rsidRDefault="00D30B85" w:rsidP="00873ABF">
      <w:pPr>
        <w:pStyle w:val="PlainText"/>
      </w:pPr>
      <w:r>
        <w:t>Так в древности, в средние века прикладные знания и навыки не устаревали столетиями. Ещё в конце Х</w:t>
      </w:r>
      <w:r>
        <w:rPr>
          <w:lang w:val="en-US"/>
        </w:rPr>
        <w:t>I</w:t>
      </w:r>
      <w:r>
        <w:t>Х века студент, вызу</w:t>
      </w:r>
      <w:r>
        <w:t>б</w:t>
      </w:r>
      <w:r>
        <w:t>рив всё один раз, мог жить этими запасами знаний всю свою тр</w:t>
      </w:r>
      <w:r>
        <w:t>у</w:t>
      </w:r>
      <w:r>
        <w:t xml:space="preserve">довую жизнь. </w:t>
      </w:r>
    </w:p>
    <w:p w14:paraId="280A394A" w14:textId="77777777" w:rsidR="00D30B85" w:rsidRDefault="00D30B85" w:rsidP="00873ABF">
      <w:pPr>
        <w:pStyle w:val="PlainText"/>
      </w:pPr>
      <w:r>
        <w:t>В настоящее время прикладные знания и навыки, однажды о</w:t>
      </w:r>
      <w:r>
        <w:t>с</w:t>
      </w:r>
      <w:r>
        <w:t>военные, во многих отраслях обезцениваю</w:t>
      </w:r>
      <w:r>
        <w:t>т</w:t>
      </w:r>
      <w:r>
        <w:t>ся в течение 5 — 7 лет, что в судьбах многих людей способно повлечь за собой пот</w:t>
      </w:r>
      <w:r>
        <w:t>е</w:t>
      </w:r>
      <w:r>
        <w:t>рю профессионального статуса, социального статуса, крах семьи и многие другие непр</w:t>
      </w:r>
      <w:r>
        <w:t>и</w:t>
      </w:r>
      <w:r>
        <w:t>ятности. Речь идёт именно о том, что эти процессы затрагивают множество людей, поскольку под возде</w:t>
      </w:r>
      <w:r>
        <w:t>й</w:t>
      </w:r>
      <w:r>
        <w:t>ствием появления новых знаний происходит структурная пер</w:t>
      </w:r>
      <w:r>
        <w:t>е</w:t>
      </w:r>
      <w:r>
        <w:t>стройка многоотраслевых производственно-потребительских си</w:t>
      </w:r>
      <w:r>
        <w:t>с</w:t>
      </w:r>
      <w:r>
        <w:t xml:space="preserve">тем, в результате чего одни профессиональные навыки массово становятся никчёмными, а новые </w:t>
      </w:r>
      <w:r w:rsidRPr="00223AAE">
        <w:t>—</w:t>
      </w:r>
      <w:r>
        <w:t xml:space="preserve"> столь же массово становятся востребованными. И вопрос в том, способны ли люди, чьи пр</w:t>
      </w:r>
      <w:r>
        <w:t>о</w:t>
      </w:r>
      <w:r>
        <w:t>фессии обезценились, быстро освоить новые профессии, и есть ли в обществе система поддержки массовой профессиональной п</w:t>
      </w:r>
      <w:r>
        <w:t>е</w:t>
      </w:r>
      <w:r>
        <w:t>реподготовки.</w:t>
      </w:r>
    </w:p>
    <w:p w14:paraId="2B44940A" w14:textId="77777777" w:rsidR="00D30B85" w:rsidRDefault="00D30B85" w:rsidP="00873ABF">
      <w:pPr>
        <w:pStyle w:val="PlainText"/>
      </w:pPr>
      <w:r>
        <w:t>Кроме того:</w:t>
      </w:r>
    </w:p>
    <w:p w14:paraId="00F01A67" w14:textId="77777777" w:rsidR="00D30B85" w:rsidRDefault="00D30B85" w:rsidP="00C50FE4">
      <w:pPr>
        <w:pStyle w:val="a7"/>
      </w:pPr>
      <w:r>
        <w:lastRenderedPageBreak/>
        <w:t>К настоящему времени скорость научно-технического пр</w:t>
      </w:r>
      <w:r>
        <w:t>о</w:t>
      </w:r>
      <w:r>
        <w:t>гресса достигла предела, обусловленного психол</w:t>
      </w:r>
      <w:r>
        <w:t>о</w:t>
      </w:r>
      <w:r>
        <w:t xml:space="preserve">гически </w:t>
      </w:r>
      <w:r w:rsidRPr="00223AAE">
        <w:t>—</w:t>
      </w:r>
      <w:r>
        <w:t xml:space="preserve"> способностью психики людей перерабатывать потоки и</w:t>
      </w:r>
      <w:r>
        <w:t>н</w:t>
      </w:r>
      <w:r>
        <w:t>формации и осваивать необходимые им новые знания и н</w:t>
      </w:r>
      <w:r>
        <w:t>а</w:t>
      </w:r>
      <w:r>
        <w:t>выки при ведении образа жизни, свойственного каждой с</w:t>
      </w:r>
      <w:r>
        <w:t>о</w:t>
      </w:r>
      <w:r>
        <w:t xml:space="preserve">циальной группе. </w:t>
      </w:r>
    </w:p>
    <w:p w14:paraId="1631A1EF" w14:textId="77777777" w:rsidR="00D30B85" w:rsidRDefault="00D30B85" w:rsidP="00873ABF">
      <w:pPr>
        <w:pStyle w:val="PlainText"/>
      </w:pPr>
      <w:r>
        <w:t xml:space="preserve">И это обстоятельство является главным генератором стрессов, под воздействием которого оказалось всё население развитых стран и, в особенности, </w:t>
      </w:r>
      <w:r w:rsidRPr="00223AAE">
        <w:t>—</w:t>
      </w:r>
      <w:r>
        <w:t xml:space="preserve"> его «продвинутые» в интеллект</w:t>
      </w:r>
      <w:r>
        <w:t>у</w:t>
      </w:r>
      <w:r>
        <w:t>ально-образовательном отношении социальные группы.</w:t>
      </w:r>
    </w:p>
    <w:p w14:paraId="091E105E" w14:textId="77777777" w:rsidR="00D30B85" w:rsidRDefault="00D30B85" w:rsidP="00873ABF">
      <w:pPr>
        <w:pStyle w:val="PlainText"/>
      </w:pPr>
      <w:r>
        <w:t>При этом качество жизни общества в определённом смысле характеризуется соотношением скоростей изменения информац</w:t>
      </w:r>
      <w:r>
        <w:t>и</w:t>
      </w:r>
      <w:r>
        <w:t>онного состояния по обоим указанным каналам. И с</w:t>
      </w:r>
      <w:r>
        <w:t>о</w:t>
      </w:r>
      <w:r>
        <w:t>ответственно изложенному выше, произошло изменение характ</w:t>
      </w:r>
      <w:r>
        <w:t>е</w:t>
      </w:r>
      <w:r>
        <w:t>ристических частот обновления информационного состояния человеч</w:t>
      </w:r>
      <w:r>
        <w:t>е</w:t>
      </w:r>
      <w:r>
        <w:t>ства по обоим каналам.</w:t>
      </w:r>
    </w:p>
    <w:p w14:paraId="61668A26" w14:textId="77777777" w:rsidR="00D30B85" w:rsidRDefault="00D30B85" w:rsidP="00873ABF">
      <w:pPr>
        <w:pStyle w:val="PlainText"/>
      </w:pPr>
      <w:r>
        <w:t>Поскольку всякий процесс, в котором можно выделить нек</w:t>
      </w:r>
      <w:r>
        <w:t>о</w:t>
      </w:r>
      <w:r>
        <w:t>торую периодичность, может быть избран в качестве эталона вр</w:t>
      </w:r>
      <w:r>
        <w:t>е</w:t>
      </w:r>
      <w:r>
        <w:t>мени, то для краткости это изменение будем называть и</w:t>
      </w:r>
      <w:r>
        <w:t>з</w:t>
      </w:r>
      <w:r>
        <w:t xml:space="preserve">менением соотношения частот эталонов биологического (основанного на частоте обновления поколений в родовых линиях) и социального (основанного на частоте обновления социально значимых знаний и навыков) </w:t>
      </w:r>
      <w:r>
        <w:t>в</w:t>
      </w:r>
      <w:r>
        <w:t xml:space="preserve">ремени. </w:t>
      </w:r>
    </w:p>
    <w:p w14:paraId="35CECB81" w14:textId="77777777" w:rsidR="00D30B85" w:rsidRPr="00C61D66" w:rsidRDefault="00D30B85" w:rsidP="00873ABF">
      <w:pPr>
        <w:pStyle w:val="PlainText"/>
        <w:rPr>
          <w:i/>
        </w:rPr>
      </w:pPr>
      <w:r w:rsidRPr="008127A3">
        <w:t>По отношению ко многоканальным системам переработки информации такого рода изм</w:t>
      </w:r>
      <w:r w:rsidRPr="008127A3">
        <w:t>е</w:t>
      </w:r>
      <w:r w:rsidRPr="008127A3">
        <w:t>нения соотношений характеристик каналов означают, что система объективно п</w:t>
      </w:r>
      <w:r w:rsidRPr="008127A3">
        <w:t>е</w:t>
      </w:r>
      <w:r w:rsidRPr="008127A3">
        <w:t xml:space="preserve">решла в иной режим своего </w:t>
      </w:r>
      <w:r w:rsidRPr="00C61D66">
        <w:rPr>
          <w:i/>
        </w:rPr>
        <w:t>функционирования — существ</w:t>
      </w:r>
      <w:r w:rsidRPr="00C61D66">
        <w:rPr>
          <w:i/>
        </w:rPr>
        <w:t>о</w:t>
      </w:r>
      <w:r w:rsidRPr="00C61D66">
        <w:rPr>
          <w:i/>
        </w:rPr>
        <w:t xml:space="preserve">вания. </w:t>
      </w:r>
    </w:p>
    <w:p w14:paraId="5961E10A" w14:textId="77777777" w:rsidR="00D30B85" w:rsidRDefault="00D30B85" w:rsidP="00C50FE4">
      <w:pPr>
        <w:pStyle w:val="a7"/>
      </w:pPr>
      <w:r>
        <w:t>И в этом новом режиме информационно-алгоритмическое обе</w:t>
      </w:r>
      <w:r>
        <w:softHyphen/>
        <w:t>с</w:t>
      </w:r>
      <w:r>
        <w:softHyphen/>
        <w:t>печение, на основе которого си</w:t>
      </w:r>
      <w:r>
        <w:t>с</w:t>
      </w:r>
      <w:r>
        <w:t>тема функционировала в прошлом, в большей или меньшей мере может утратить р</w:t>
      </w:r>
      <w:r>
        <w:t>а</w:t>
      </w:r>
      <w:r>
        <w:t>ботоспособность; соответственно цели, на осуществление которых была направлена деятельность системы, станут в большей или меньшей мере неосуществимыми или множес</w:t>
      </w:r>
      <w:r>
        <w:t>т</w:t>
      </w:r>
      <w:r>
        <w:t>во целей некоторым образом изм</w:t>
      </w:r>
      <w:r>
        <w:t>е</w:t>
      </w:r>
      <w:r>
        <w:t xml:space="preserve">нится. </w:t>
      </w:r>
    </w:p>
    <w:p w14:paraId="1B0319EC" w14:textId="77777777" w:rsidR="00D30B85" w:rsidRDefault="00D30B85" w:rsidP="00C50FE4">
      <w:pPr>
        <w:pStyle w:val="a9"/>
      </w:pPr>
      <w:r>
        <w:t>Обеспечение же устойчивого функционирования системы при изменившемся соотношении характ</w:t>
      </w:r>
      <w:r>
        <w:t>е</w:t>
      </w:r>
      <w:r>
        <w:t>ристик каналов требует иного информационно-алгорит</w:t>
      </w:r>
      <w:r>
        <w:softHyphen/>
        <w:t>ми</w:t>
      </w:r>
      <w:r>
        <w:softHyphen/>
        <w:t xml:space="preserve">ческого </w:t>
      </w:r>
      <w:r>
        <w:lastRenderedPageBreak/>
        <w:t>обесп</w:t>
      </w:r>
      <w:r>
        <w:t>е</w:t>
      </w:r>
      <w:r>
        <w:t>чения функционирования системы в целом и соста</w:t>
      </w:r>
      <w:r>
        <w:t>в</w:t>
      </w:r>
      <w:r>
        <w:t>ляющих её элементов.</w:t>
      </w:r>
    </w:p>
    <w:p w14:paraId="61062BAE" w14:textId="77777777" w:rsidR="00D30B85" w:rsidRDefault="00D30B85" w:rsidP="00873ABF">
      <w:pPr>
        <w:pStyle w:val="PlainText"/>
      </w:pPr>
      <w:r>
        <w:t>Последнее по отношению к человечеству в целом, соста</w:t>
      </w:r>
      <w:r>
        <w:t>в</w:t>
      </w:r>
      <w:r>
        <w:t>ляющим его национальным обществам, диаспорам и иным соц</w:t>
      </w:r>
      <w:r>
        <w:t>и</w:t>
      </w:r>
      <w:r>
        <w:t>альным группам означает, что дальнейшее существование чел</w:t>
      </w:r>
      <w:r>
        <w:t>о</w:t>
      </w:r>
      <w:r>
        <w:t>вечества при изменившимся характере внутрисоциальных пр</w:t>
      </w:r>
      <w:r>
        <w:t>о</w:t>
      </w:r>
      <w:r>
        <w:t>цессов требует изменение кач</w:t>
      </w:r>
      <w:r>
        <w:t>е</w:t>
      </w:r>
      <w:r>
        <w:t>ства культуры, прежде всего — в аспектах воспитания (в смысле формирования психики личности) и образования (в смысле обучения владению теми или иными знаниями и навыками) и их целях. Это изменение качества кул</w:t>
      </w:r>
      <w:r>
        <w:t>ь</w:t>
      </w:r>
      <w:r>
        <w:t xml:space="preserve">туры требует от </w:t>
      </w:r>
      <w:r w:rsidRPr="008127A3">
        <w:rPr>
          <w:i/>
        </w:rPr>
        <w:t>людей персонально</w:t>
      </w:r>
      <w:r>
        <w:t xml:space="preserve"> освоения ими генетического потенциала личностного развития, не востребуемого в толпо-“элитарных” культ</w:t>
      </w:r>
      <w:r>
        <w:t>у</w:t>
      </w:r>
      <w:r>
        <w:t xml:space="preserve">рах. </w:t>
      </w:r>
    </w:p>
    <w:p w14:paraId="44C68DD9" w14:textId="77777777" w:rsidR="00D30B85" w:rsidRPr="00DC2E08" w:rsidRDefault="00D30B85" w:rsidP="00F509F0">
      <w:pPr>
        <w:pStyle w:val="ab"/>
      </w:pPr>
      <w:r w:rsidRPr="00223AAE">
        <w:t>————————</w:t>
      </w:r>
    </w:p>
    <w:p w14:paraId="103C9D4B" w14:textId="77777777" w:rsidR="00D30B85" w:rsidRDefault="00D30B85" w:rsidP="00873ABF">
      <w:pPr>
        <w:pStyle w:val="PlainText"/>
      </w:pPr>
      <w:r>
        <w:t>Толпо-“элитаризм”, тем более толпо-“элитаризм” на основе родоплеменного строя (клан</w:t>
      </w:r>
      <w:r>
        <w:t>о</w:t>
      </w:r>
      <w:r>
        <w:t xml:space="preserve">вого, сословно-кастового разделения общества) был внутренне-алгоритмически устойчив при прежнем соотношении эталонных частот биологического и социального времени, когда через технико-технологически неизменный мир проходило множество поколений. Тогда один отец учил сына быть государем, а другой </w:t>
      </w:r>
      <w:r w:rsidRPr="00223AAE">
        <w:t>—</w:t>
      </w:r>
      <w:r>
        <w:t xml:space="preserve"> пахарем. И единожды освоенные ими знания и навыки определяли их социальный статус на всю оста</w:t>
      </w:r>
      <w:r>
        <w:t>в</w:t>
      </w:r>
      <w:r>
        <w:t>шуюся жизнь. Знания и навыки соответствовали социальному статусу и отождествлялись обществом с личностным достоинс</w:t>
      </w:r>
      <w:r>
        <w:t>т</w:t>
      </w:r>
      <w:r>
        <w:t>вом и соответствующим достоинству социальным статусом, п</w:t>
      </w:r>
      <w:r>
        <w:t>о</w:t>
      </w:r>
      <w:r>
        <w:t>скол</w:t>
      </w:r>
      <w:r>
        <w:t>ь</w:t>
      </w:r>
      <w:r>
        <w:t xml:space="preserve">ку именно личность была носителем неотчуждаемых от неё </w:t>
      </w:r>
      <w:r w:rsidRPr="005546EC">
        <w:rPr>
          <w:i/>
        </w:rPr>
        <w:t xml:space="preserve">знаний и навыков, </w:t>
      </w:r>
      <w:r>
        <w:rPr>
          <w:i/>
        </w:rPr>
        <w:t xml:space="preserve">организации психики, </w:t>
      </w:r>
      <w:r w:rsidRPr="005546EC">
        <w:rPr>
          <w:i/>
        </w:rPr>
        <w:t>которые были недосту</w:t>
      </w:r>
      <w:r w:rsidRPr="005546EC">
        <w:rPr>
          <w:i/>
        </w:rPr>
        <w:t>п</w:t>
      </w:r>
      <w:r w:rsidRPr="005546EC">
        <w:rPr>
          <w:i/>
        </w:rPr>
        <w:t>ны в силу социальной организации и занятости делами другим людям</w:t>
      </w:r>
      <w:r>
        <w:t>. Кроме того, простолюдин, если и становился обладателем некой «царской» информации, в подавляющем большинстве сл</w:t>
      </w:r>
      <w:r>
        <w:t>у</w:t>
      </w:r>
      <w:r>
        <w:t>чаев не обладал мировоззрением и кругозором, позволяющими ему оценить её именно в таковом качестве и распорядиться ею хоть на пользу себе лично, хоть на пользу обществу в целом. Т.е. идиома «из грязи в князи» имела право на существование в смы</w:t>
      </w:r>
      <w:r>
        <w:t>с</w:t>
      </w:r>
      <w:r>
        <w:t xml:space="preserve">ле порицания выскочек при прежнем соотношении эталонных частот биологического и социального времени в условиях толпо-“элитарного” уклада жизни общества. </w:t>
      </w:r>
    </w:p>
    <w:p w14:paraId="006B0976" w14:textId="71FBEED2" w:rsidR="00D30B85" w:rsidRDefault="00D30B85" w:rsidP="00873ABF">
      <w:pPr>
        <w:pStyle w:val="PlainText"/>
      </w:pPr>
      <w:r>
        <w:lastRenderedPageBreak/>
        <w:t>Зародившись в таких условиях, библейский проект порабощ</w:t>
      </w:r>
      <w:r>
        <w:t>е</w:t>
      </w:r>
      <w:r>
        <w:t>ния человечества, если вывести из рассмотрения его нравственно-этическую порочность, соответствовал в целом и в частностях этим социальным условиям. И при соотношении эталонных ча</w:t>
      </w:r>
      <w:r>
        <w:t>с</w:t>
      </w:r>
      <w:r>
        <w:t>тот биологического и социального времени, которое имело место до начала ХХ века, общество могло состоять большей частью из носителей нечеловечных типов строя психики, поскольку стре</w:t>
      </w:r>
      <w:r>
        <w:t>с</w:t>
      </w:r>
      <w:r>
        <w:t>совая нагрузка была незначительной в сопоставлении с ныне</w:t>
      </w:r>
      <w:r>
        <w:t>ш</w:t>
      </w:r>
      <w:r>
        <w:t>ними временами, и дееспособность нечеловечных типов строя психики</w:t>
      </w:r>
      <w:r w:rsidRPr="00D30B85">
        <w:rPr>
          <w:vertAlign w:val="superscript"/>
        </w:rPr>
        <w:t>[DXXVIII]</w:t>
      </w:r>
      <w:r>
        <w:t xml:space="preserve"> в большинстве случаев была достаточной для обеспеч</w:t>
      </w:r>
      <w:r>
        <w:t>е</w:t>
      </w:r>
      <w:r>
        <w:t>ния взаимодействия индивида с потоком событий. Потому би</w:t>
      </w:r>
      <w:r>
        <w:t>б</w:t>
      </w:r>
      <w:r>
        <w:t>лейский проект в общем-то успешно продвигался в жизнь до во</w:t>
      </w:r>
      <w:r>
        <w:t>з</w:t>
      </w:r>
      <w:r>
        <w:t>никновения его первого кризиса в эпоху феодализма (о нём речь шла в разделе 3.3.1), когда национальные аристократии стали его внутренним тормозом, поскольку не признавали “элитарно”-влас</w:t>
      </w:r>
      <w:r>
        <w:softHyphen/>
        <w:t>т</w:t>
      </w:r>
      <w:r>
        <w:softHyphen/>
        <w:t xml:space="preserve">ного космополитичного статуса внутренних мафий иудейской диаспоры, а ростовщичество </w:t>
      </w:r>
      <w:r w:rsidRPr="00223AAE">
        <w:t>—</w:t>
      </w:r>
      <w:r>
        <w:t xml:space="preserve"> основное средство расшир</w:t>
      </w:r>
      <w:r>
        <w:t>е</w:t>
      </w:r>
      <w:r>
        <w:t>ния зоны, подвластной проекту, порицалось католической церк</w:t>
      </w:r>
      <w:r>
        <w:t>о</w:t>
      </w:r>
      <w:r>
        <w:t xml:space="preserve">вью. </w:t>
      </w:r>
    </w:p>
    <w:p w14:paraId="2556A4B9" w14:textId="77777777" w:rsidR="00D30B85" w:rsidRDefault="00D30B85" w:rsidP="00873ABF">
      <w:pPr>
        <w:pStyle w:val="PlainText"/>
      </w:pPr>
      <w:r>
        <w:t>Перезагрузка библейского проекта, породившая капитализм на основе идей буржуазного либерализма, легитимизации ро</w:t>
      </w:r>
      <w:r>
        <w:t>с</w:t>
      </w:r>
      <w:r>
        <w:t>товщичества и принципа всеобщей продажности, сняла эту пр</w:t>
      </w:r>
      <w:r>
        <w:t>о</w:t>
      </w:r>
      <w:r>
        <w:t>блему и обеспечила “элитарно”-властный космополитичный ст</w:t>
      </w:r>
      <w:r>
        <w:t>а</w:t>
      </w:r>
      <w:r>
        <w:t>тус внутренним мафиям иудейской д</w:t>
      </w:r>
      <w:r>
        <w:t>и</w:t>
      </w:r>
      <w:r>
        <w:t xml:space="preserve">аспоры. </w:t>
      </w:r>
    </w:p>
    <w:p w14:paraId="07FA112C" w14:textId="77777777" w:rsidR="00D30B85" w:rsidRDefault="00D30B85" w:rsidP="00873ABF">
      <w:pPr>
        <w:pStyle w:val="PlainText"/>
      </w:pPr>
      <w:r>
        <w:t>При этом имела место нравственно-этическая конвергенция исторически реального христианства и иудаизма в Европе (за пределами России) и в США. К.Маркс, хотя и не употреблял те</w:t>
      </w:r>
      <w:r>
        <w:t>р</w:t>
      </w:r>
      <w:r>
        <w:t>мина «конвергенция», появившегося в политологии в середине ХХ века, писал об этом явлении так (пояснения в сносках, отм</w:t>
      </w:r>
      <w:r>
        <w:t>е</w:t>
      </w:r>
      <w:r>
        <w:t>ченные обозначением «</w:t>
      </w:r>
      <w:r w:rsidRPr="00793B2E">
        <w:rPr>
          <w:i/>
        </w:rPr>
        <w:t>—</w:t>
      </w:r>
      <w:r>
        <w:rPr>
          <w:i/>
        </w:rPr>
        <w:t> </w:t>
      </w:r>
      <w:r w:rsidRPr="00793B2E">
        <w:rPr>
          <w:i/>
        </w:rPr>
        <w:t>Ред.</w:t>
      </w:r>
      <w:r>
        <w:t>», приводятся по цитируемой пу</w:t>
      </w:r>
      <w:r>
        <w:t>б</w:t>
      </w:r>
      <w:r>
        <w:t xml:space="preserve">ликации, прочие пояснения и замечания </w:t>
      </w:r>
      <w:r w:rsidRPr="00223AAE">
        <w:t>—</w:t>
      </w:r>
      <w:r>
        <w:t xml:space="preserve"> н</w:t>
      </w:r>
      <w:r>
        <w:t>а</w:t>
      </w:r>
      <w:r>
        <w:t>ши):</w:t>
      </w:r>
    </w:p>
    <w:p w14:paraId="1F717A4C" w14:textId="2CC17D10" w:rsidR="00D30B85" w:rsidRDefault="00D30B85" w:rsidP="00F509F0">
      <w:pPr>
        <w:pStyle w:val="a5"/>
      </w:pPr>
      <w:r>
        <w:t>«Еврей эмансипировал себя еврейским способом, он эманс</w:t>
      </w:r>
      <w:r>
        <w:t>и</w:t>
      </w:r>
      <w:r>
        <w:t>пировал себя не только тем, что пр</w:t>
      </w:r>
      <w:r>
        <w:t>и</w:t>
      </w:r>
      <w:r>
        <w:t>своил себе денежную власть, но и тем, что через него и помимо него</w:t>
      </w:r>
      <w:r w:rsidRPr="00D30B85">
        <w:rPr>
          <w:vertAlign w:val="superscript"/>
        </w:rPr>
        <w:t>[DXXIX]</w:t>
      </w:r>
      <w:r>
        <w:t xml:space="preserve"> </w:t>
      </w:r>
      <w:r>
        <w:rPr>
          <w:i/>
          <w:iCs/>
        </w:rPr>
        <w:t>деньги</w:t>
      </w:r>
      <w:r>
        <w:t xml:space="preserve"> стали мировой властью, а практический дух еврейства стал практическим духом христианских народов. Евреи настолько эмансипировали себя, насколько христиане стали евре</w:t>
      </w:r>
      <w:r>
        <w:t>я</w:t>
      </w:r>
      <w:r>
        <w:t>ми.</w:t>
      </w:r>
    </w:p>
    <w:p w14:paraId="5F6D855E" w14:textId="5102898C" w:rsidR="00D30B85" w:rsidRDefault="00D30B85" w:rsidP="00F509F0">
      <w:pPr>
        <w:pStyle w:val="a5"/>
      </w:pPr>
      <w:r>
        <w:t xml:space="preserve">“Благочестивый и политически свободный обитатель Новой Англии”, — говорит, например, полковник Гамильтон, </w:t>
      </w:r>
      <w:r>
        <w:lastRenderedPageBreak/>
        <w:t xml:space="preserve">— “есть своего рода </w:t>
      </w:r>
      <w:r>
        <w:rPr>
          <w:i/>
          <w:iCs/>
        </w:rPr>
        <w:t>Лаокоон</w:t>
      </w:r>
      <w:r w:rsidRPr="00D30B85">
        <w:rPr>
          <w:iCs/>
          <w:vertAlign w:val="superscript"/>
        </w:rPr>
        <w:t>[DXXX]</w:t>
      </w:r>
      <w:r>
        <w:rPr>
          <w:i/>
          <w:iCs/>
        </w:rPr>
        <w:t>,</w:t>
      </w:r>
      <w:r>
        <w:t xml:space="preserve"> не делающий ни малейших усилий, чтобы освободиться от обвивших его змей. </w:t>
      </w:r>
      <w:r>
        <w:rPr>
          <w:i/>
          <w:iCs/>
        </w:rPr>
        <w:t>Маммона</w:t>
      </w:r>
      <w:r w:rsidRPr="00D30B85">
        <w:rPr>
          <w:iCs/>
          <w:vertAlign w:val="superscript"/>
        </w:rPr>
        <w:t>[DXXXI]</w:t>
      </w:r>
      <w:r>
        <w:rPr>
          <w:i/>
          <w:iCs/>
        </w:rPr>
        <w:t xml:space="preserve"> — </w:t>
      </w:r>
      <w:r>
        <w:t>их идол, они почитают её не только своими у</w:t>
      </w:r>
      <w:r>
        <w:t>с</w:t>
      </w:r>
      <w:r>
        <w:t>тами, но и всеми силами своего тела и души. В их глазах вся земля — не что иное, как биржа, и они убеждены, что у них нет иного назначения на земле, как стать богаче своих соседей. Торгашество овладело всеми их п</w:t>
      </w:r>
      <w:r>
        <w:t>о</w:t>
      </w:r>
      <w:r>
        <w:t>мыслами, смена одних предметов торгашества другими — еди</w:t>
      </w:r>
      <w:r>
        <w:t>н</w:t>
      </w:r>
      <w:r>
        <w:t>ственное для них отдохновение. Путешествуя, они, так сказать, носят с собой на плечах свою лавочку или контору и не говорят ни о чём другом, как о процентах и прибыли. Если же они на минуту и упустят из виду свои дела, то только затем, чтобы пр</w:t>
      </w:r>
      <w:r>
        <w:t>о</w:t>
      </w:r>
      <w:r>
        <w:t>нюхать, как идут дела у других”.</w:t>
      </w:r>
    </w:p>
    <w:p w14:paraId="07A261D9" w14:textId="77777777" w:rsidR="00D30B85" w:rsidRDefault="00D30B85" w:rsidP="00F509F0">
      <w:pPr>
        <w:pStyle w:val="a5"/>
      </w:pPr>
      <w:r>
        <w:t>Мало того, практическое господство еврейства над христиа</w:t>
      </w:r>
      <w:r>
        <w:t>н</w:t>
      </w:r>
      <w:r>
        <w:t>ским миром достигло в Северной Америке своего недвусмысле</w:t>
      </w:r>
      <w:r>
        <w:t>н</w:t>
      </w:r>
      <w:r>
        <w:t xml:space="preserve">ного, законченного выражения в том, что сама </w:t>
      </w:r>
      <w:r>
        <w:rPr>
          <w:i/>
          <w:iCs/>
        </w:rPr>
        <w:t>проповедь еванг</w:t>
      </w:r>
      <w:r>
        <w:rPr>
          <w:i/>
          <w:iCs/>
        </w:rPr>
        <w:t>е</w:t>
      </w:r>
      <w:r>
        <w:rPr>
          <w:i/>
          <w:iCs/>
        </w:rPr>
        <w:t>лия,</w:t>
      </w:r>
      <w:r>
        <w:t xml:space="preserve"> сан христианского вероучителя превращается в товар, что обанкротившийся купец начинает промышлять евангелием, а ра</w:t>
      </w:r>
      <w:r>
        <w:t>з</w:t>
      </w:r>
      <w:r>
        <w:t>богатевший проповедник евангелия берётся за торговые махин</w:t>
      </w:r>
      <w:r>
        <w:t>а</w:t>
      </w:r>
      <w:r>
        <w:t>ции.</w:t>
      </w:r>
    </w:p>
    <w:p w14:paraId="7B9072D5" w14:textId="5F53743F" w:rsidR="00D30B85" w:rsidRDefault="00D30B85" w:rsidP="00F509F0">
      <w:pPr>
        <w:pStyle w:val="a5"/>
      </w:pPr>
      <w:r>
        <w:t>“Человек, которого вы видите во главе почтенной конгрег</w:t>
      </w:r>
      <w:r>
        <w:t>а</w:t>
      </w:r>
      <w:r>
        <w:t>ции, был вначале купцом; когда он в этом деле потерпел крах, он стал священнослужителем; другой начал со служения богу, но как только у него в руках оказалась некоторая сумма денег, он променял кафедру проповедника на торговлю. В глазах больши</w:t>
      </w:r>
      <w:r>
        <w:t>н</w:t>
      </w:r>
      <w:r>
        <w:t>ства духовный сан — это настоящий доходный промысел” (Б</w:t>
      </w:r>
      <w:r>
        <w:t>о</w:t>
      </w:r>
      <w:r>
        <w:t>мон, указ. соч., стр. 185, 186)</w:t>
      </w:r>
      <w:r w:rsidRPr="00D30B85">
        <w:rPr>
          <w:vertAlign w:val="superscript"/>
        </w:rPr>
        <w:t>[DXXXII]</w:t>
      </w:r>
      <w:r>
        <w:t>.</w:t>
      </w:r>
    </w:p>
    <w:p w14:paraId="6F924DA3" w14:textId="2B8827A7" w:rsidR="00D30B85" w:rsidRDefault="00D30B85" w:rsidP="00F509F0">
      <w:pPr>
        <w:pStyle w:val="a5"/>
        <w:widowControl w:val="0"/>
      </w:pPr>
      <w:r>
        <w:t>Бауэр считает “ложным такое положение вещей, при котором в теории за евреем не признаётся политических прав, между тем как на практике еврей пользуется огромной властью и проявл</w:t>
      </w:r>
      <w:r>
        <w:t>я</w:t>
      </w:r>
      <w:r>
        <w:t>ет своё политическое влияние en gros</w:t>
      </w:r>
      <w:r w:rsidRPr="00D30B85">
        <w:rPr>
          <w:vertAlign w:val="superscript"/>
        </w:rPr>
        <w:t>[DXXXIII]</w:t>
      </w:r>
      <w:r>
        <w:t>, когда это влияние стеснено для него en detail</w:t>
      </w:r>
      <w:r w:rsidRPr="00D30B85">
        <w:rPr>
          <w:vertAlign w:val="superscript"/>
        </w:rPr>
        <w:t>[DXXXIV]</w:t>
      </w:r>
      <w:r>
        <w:t>” (“Еврейский в</w:t>
      </w:r>
      <w:r>
        <w:t>о</w:t>
      </w:r>
      <w:r>
        <w:t>прос”, стр. 114).</w:t>
      </w:r>
    </w:p>
    <w:p w14:paraId="5AB95495" w14:textId="1F49DA9A" w:rsidR="00D30B85" w:rsidRDefault="00D30B85" w:rsidP="00F509F0">
      <w:pPr>
        <w:pStyle w:val="a5"/>
      </w:pPr>
      <w:r>
        <w:t>Противоречие между политической властью еврея на практ</w:t>
      </w:r>
      <w:r>
        <w:t>и</w:t>
      </w:r>
      <w:r>
        <w:t>ке и его политическими правами есть противоречие между пол</w:t>
      </w:r>
      <w:r>
        <w:t>и</w:t>
      </w:r>
      <w:r>
        <w:t>тикой и денежной властью вообще. В то время как по идее пол</w:t>
      </w:r>
      <w:r>
        <w:t>и</w:t>
      </w:r>
      <w:r>
        <w:t>тическая власть возвышается над денежной властью, на деле она стала её рабыней</w:t>
      </w:r>
      <w:r w:rsidRPr="00D30B85">
        <w:rPr>
          <w:vertAlign w:val="superscript"/>
        </w:rPr>
        <w:t>[DXXXV]</w:t>
      </w:r>
      <w:r>
        <w:t>.</w:t>
      </w:r>
    </w:p>
    <w:p w14:paraId="12EEC767" w14:textId="6B7DA116" w:rsidR="00D30B85" w:rsidRDefault="00D30B85" w:rsidP="00F509F0">
      <w:pPr>
        <w:pStyle w:val="a5"/>
      </w:pPr>
      <w:r>
        <w:t xml:space="preserve">Еврейство удержалось </w:t>
      </w:r>
      <w:r>
        <w:rPr>
          <w:i/>
          <w:iCs/>
        </w:rPr>
        <w:t>рядом</w:t>
      </w:r>
      <w:r>
        <w:t xml:space="preserve"> с христианством не только как религиозная критика христианс</w:t>
      </w:r>
      <w:r>
        <w:t>т</w:t>
      </w:r>
      <w:r>
        <w:t xml:space="preserve">ва, не только как воплощённое сомнение в религиозном происхождении </w:t>
      </w:r>
      <w:r>
        <w:lastRenderedPageBreak/>
        <w:t>христианства, но также и потому, что практически — еврейский дух — еврейство — удержался в самом христианском общес</w:t>
      </w:r>
      <w:r>
        <w:t>т</w:t>
      </w:r>
      <w:r>
        <w:t>ве и даже достиг здесь своего высшего развития. Еврей, в качестве особой составной части гражданского общества, есть лишь особое проявление е</w:t>
      </w:r>
      <w:r>
        <w:t>в</w:t>
      </w:r>
      <w:r>
        <w:t>рейского характера гражданского общества.</w:t>
      </w:r>
      <w:r w:rsidRPr="00D30B85">
        <w:rPr>
          <w:vertAlign w:val="superscript"/>
        </w:rPr>
        <w:t>[DXXXVI]</w:t>
      </w:r>
      <w:r>
        <w:t>» (приведено по пу</w:t>
      </w:r>
      <w:r>
        <w:t>б</w:t>
      </w:r>
      <w:r>
        <w:t xml:space="preserve">ликации: </w:t>
      </w:r>
      <w:hyperlink r:id="rId183" w:history="1">
        <w:r w:rsidRPr="00F164AC">
          <w:rPr>
            <w:rStyle w:val="Hyperlink"/>
          </w:rPr>
          <w:t>http://www.avtonom.org/lib/theory/marx-engels/juden.html</w:t>
        </w:r>
      </w:hyperlink>
      <w:r>
        <w:t>;</w:t>
      </w:r>
      <w:r w:rsidRPr="0049378B">
        <w:t xml:space="preserve"> </w:t>
      </w:r>
      <w:r>
        <w:t>см. также типографски изданный текст: К. Маркс, Ф. Энгельс, С</w:t>
      </w:r>
      <w:r>
        <w:t>о</w:t>
      </w:r>
      <w:r>
        <w:t xml:space="preserve">чинения, изд. 2, т. 1, стр. 382 </w:t>
      </w:r>
      <w:r w:rsidRPr="00223AAE">
        <w:t>—</w:t>
      </w:r>
      <w:r>
        <w:t xml:space="preserve"> 413).</w:t>
      </w:r>
    </w:p>
    <w:p w14:paraId="6D6463C7" w14:textId="77777777" w:rsidR="00D30B85" w:rsidRDefault="00D30B85" w:rsidP="00873ABF">
      <w:pPr>
        <w:pStyle w:val="PlainText"/>
      </w:pPr>
      <w:r>
        <w:t>Это было определённым достижением заправил библейского проекта, но ускорение научно-технического прогресса и темпов технико-технологического обновления жизни общества, хотя и обеспечило победу капитализма на основе идей буржуазного л</w:t>
      </w:r>
      <w:r>
        <w:t>и</w:t>
      </w:r>
      <w:r>
        <w:t>берализма над прочими общественно-экономическими форм</w:t>
      </w:r>
      <w:r>
        <w:t>а</w:t>
      </w:r>
      <w:r>
        <w:t>циями, однако породило новый кризис библейского проекта. Х</w:t>
      </w:r>
      <w:r>
        <w:t>а</w:t>
      </w:r>
      <w:r>
        <w:t xml:space="preserve">рактер этого кризиса обусловлен тем, что: </w:t>
      </w:r>
    </w:p>
    <w:p w14:paraId="3F54AD53" w14:textId="77777777" w:rsidR="00D30B85" w:rsidRDefault="00D30B85" w:rsidP="00F509F0">
      <w:pPr>
        <w:pStyle w:val="a3"/>
        <w:numPr>
          <w:ilvl w:val="0"/>
          <w:numId w:val="20"/>
        </w:numPr>
        <w:ind w:left="397" w:hanging="227"/>
      </w:pPr>
      <w:r>
        <w:t>Интеграция человечества под власть библейского проекта и уничтожение противящихся ему не успели завершиться до изменения соотношения частот биологического и социальн</w:t>
      </w:r>
      <w:r>
        <w:t>о</w:t>
      </w:r>
      <w:r>
        <w:t>го вр</w:t>
      </w:r>
      <w:r>
        <w:t>е</w:t>
      </w:r>
      <w:r>
        <w:t xml:space="preserve">мени. </w:t>
      </w:r>
    </w:p>
    <w:p w14:paraId="2E8A0F83" w14:textId="77777777" w:rsidR="00D30B85" w:rsidRDefault="00D30B85" w:rsidP="00F509F0">
      <w:pPr>
        <w:pStyle w:val="a3"/>
        <w:numPr>
          <w:ilvl w:val="0"/>
          <w:numId w:val="20"/>
        </w:numPr>
        <w:ind w:left="397" w:hanging="227"/>
      </w:pPr>
      <w:r>
        <w:t>При новом соотношении частот биологического и социальн</w:t>
      </w:r>
      <w:r>
        <w:t>о</w:t>
      </w:r>
      <w:r>
        <w:t>го времени проект утратил внутреннюю алгоритмическую у</w:t>
      </w:r>
      <w:r>
        <w:t>с</w:t>
      </w:r>
      <w:r>
        <w:t>тойчивость, что делает все его исторически известные версии неработоспособными.</w:t>
      </w:r>
    </w:p>
    <w:p w14:paraId="0181DD93" w14:textId="77777777" w:rsidR="00D30B85" w:rsidRDefault="00D30B85" w:rsidP="00873ABF">
      <w:pPr>
        <w:pStyle w:val="PlainText"/>
      </w:pPr>
      <w:r>
        <w:t xml:space="preserve">После изменения соотношения эталонных частот социального и биологического времени </w:t>
      </w:r>
      <w:r w:rsidRPr="00B43227">
        <w:rPr>
          <w:i/>
        </w:rPr>
        <w:t>(т.е. при нынешнем соотношении, к</w:t>
      </w:r>
      <w:r w:rsidRPr="00B43227">
        <w:rPr>
          <w:i/>
        </w:rPr>
        <w:t>о</w:t>
      </w:r>
      <w:r w:rsidRPr="00B43227">
        <w:rPr>
          <w:i/>
        </w:rPr>
        <w:t>гда на протяжении жизни одного поколения успевают сменить друг друга несколько поколений социально значимых знаний и н</w:t>
      </w:r>
      <w:r w:rsidRPr="00B43227">
        <w:rPr>
          <w:i/>
        </w:rPr>
        <w:t>а</w:t>
      </w:r>
      <w:r w:rsidRPr="00B43227">
        <w:rPr>
          <w:i/>
        </w:rPr>
        <w:t>выков)</w:t>
      </w:r>
      <w:r>
        <w:t xml:space="preserve"> толпо-“эли</w:t>
      </w:r>
      <w:r>
        <w:softHyphen/>
      </w:r>
      <w:r>
        <w:softHyphen/>
        <w:t>таризм” утратил внутреннюю устойчивость именно потому, что знания и навыки могут непредсказуемо обе</w:t>
      </w:r>
      <w:r>
        <w:t>з</w:t>
      </w:r>
      <w:r>
        <w:t>цениться в течение весьма непродолжительного времени, а это делает несостоятельными притязания на прежний социальный статус личностей и социальных групп.</w:t>
      </w:r>
    </w:p>
    <w:p w14:paraId="6E1E00BB" w14:textId="18B84412" w:rsidR="00D30B85" w:rsidRPr="00323415" w:rsidRDefault="00D30B85" w:rsidP="00873ABF">
      <w:pPr>
        <w:pStyle w:val="PlainText"/>
      </w:pPr>
      <w:r>
        <w:t xml:space="preserve">Кроме того, распространение систем всеобщего образования, деятельность общедоступных СМИ, интернет, входящий почти в каждый дом в «развитых» странах, </w:t>
      </w:r>
      <w:r w:rsidRPr="00223AAE">
        <w:t>—</w:t>
      </w:r>
      <w:r>
        <w:t xml:space="preserve"> это факторы, которые ра</w:t>
      </w:r>
      <w:r>
        <w:t>с</w:t>
      </w:r>
      <w:r>
        <w:t xml:space="preserve">ширяют кругозор множества людей, принадлежащих к различным социальным слоям. Т.е. </w:t>
      </w:r>
      <w:r>
        <w:rPr>
          <w:b/>
          <w:i/>
        </w:rPr>
        <w:t>лежащая в основе толпо-“элита</w:t>
      </w:r>
      <w:r>
        <w:rPr>
          <w:b/>
          <w:i/>
        </w:rPr>
        <w:softHyphen/>
        <w:t>риз</w:t>
      </w:r>
      <w:r>
        <w:rPr>
          <w:b/>
          <w:i/>
        </w:rPr>
        <w:softHyphen/>
        <w:t>ма”</w:t>
      </w:r>
      <w:r w:rsidRPr="00D30B85">
        <w:rPr>
          <w:vertAlign w:val="superscript"/>
        </w:rPr>
        <w:t>[DXXXVII]</w:t>
      </w:r>
      <w:r w:rsidRPr="00F019B9">
        <w:rPr>
          <w:b/>
        </w:rPr>
        <w:t xml:space="preserve"> монополия правящей “элиты” на </w:t>
      </w:r>
      <w:r w:rsidRPr="00F019B9">
        <w:rPr>
          <w:b/>
        </w:rPr>
        <w:lastRenderedPageBreak/>
        <w:t>информацию, и прежде вс</w:t>
      </w:r>
      <w:r w:rsidRPr="00F019B9">
        <w:rPr>
          <w:b/>
        </w:rPr>
        <w:t>е</w:t>
      </w:r>
      <w:r w:rsidRPr="00F019B9">
        <w:rPr>
          <w:b/>
        </w:rPr>
        <w:t>го</w:t>
      </w:r>
      <w:r>
        <w:rPr>
          <w:b/>
        </w:rPr>
        <w:t>,</w:t>
      </w:r>
      <w:r w:rsidRPr="00F019B9">
        <w:rPr>
          <w:b/>
        </w:rPr>
        <w:t xml:space="preserve"> — на «царскую» информацию</w:t>
      </w:r>
      <w:r>
        <w:rPr>
          <w:b/>
        </w:rPr>
        <w:t xml:space="preserve">, </w:t>
      </w:r>
      <w:r w:rsidRPr="00F019B9">
        <w:rPr>
          <w:b/>
        </w:rPr>
        <w:t>под воздействием этих факторов разрушена</w:t>
      </w:r>
      <w:r>
        <w:t>. И это объективная пре</w:t>
      </w:r>
      <w:r>
        <w:t>д</w:t>
      </w:r>
      <w:r>
        <w:t>посылка к тому, что “элитарии” утрачивают статус безальтернативных авторит</w:t>
      </w:r>
      <w:r>
        <w:t>е</w:t>
      </w:r>
      <w:r>
        <w:t>тов в любой сфере деятельности, поскольку любой индивид, чья культура чувств и интеллектуальной деятельн</w:t>
      </w:r>
      <w:r>
        <w:t>о</w:t>
      </w:r>
      <w:r>
        <w:t xml:space="preserve">сти достаточно развита, </w:t>
      </w:r>
      <w:r w:rsidRPr="00223AAE">
        <w:t>—</w:t>
      </w:r>
      <w:r>
        <w:t xml:space="preserve"> в таких условиях способен превзойти по уровню ко</w:t>
      </w:r>
      <w:r>
        <w:t>м</w:t>
      </w:r>
      <w:r>
        <w:t>петентности и дееспособности в соответствующей професси</w:t>
      </w:r>
      <w:r>
        <w:t>о</w:t>
      </w:r>
      <w:r>
        <w:t>нальной сф</w:t>
      </w:r>
      <w:r>
        <w:t>е</w:t>
      </w:r>
      <w:r>
        <w:t>ре любого “элитария”, получившего соответствующее професси</w:t>
      </w:r>
      <w:r>
        <w:t>о</w:t>
      </w:r>
      <w:r>
        <w:t xml:space="preserve">нальное образование, но не научившегося думать </w:t>
      </w:r>
      <w:r w:rsidRPr="00223AAE">
        <w:t>—</w:t>
      </w:r>
      <w:r>
        <w:t xml:space="preserve"> т.е. </w:t>
      </w:r>
      <w:r w:rsidRPr="00F019B9">
        <w:rPr>
          <w:i/>
        </w:rPr>
        <w:t>производить новые для него знания и навыки в темпе возни</w:t>
      </w:r>
      <w:r w:rsidRPr="00F019B9">
        <w:rPr>
          <w:i/>
        </w:rPr>
        <w:t>к</w:t>
      </w:r>
      <w:r w:rsidRPr="00F019B9">
        <w:rPr>
          <w:i/>
        </w:rPr>
        <w:t>новения в них п</w:t>
      </w:r>
      <w:r w:rsidRPr="00F019B9">
        <w:rPr>
          <w:i/>
        </w:rPr>
        <w:t>о</w:t>
      </w:r>
      <w:r w:rsidRPr="00F019B9">
        <w:rPr>
          <w:i/>
        </w:rPr>
        <w:t>требностей.</w:t>
      </w:r>
      <w:r w:rsidRPr="00D30B85">
        <w:rPr>
          <w:vertAlign w:val="superscript"/>
        </w:rPr>
        <w:t>[DXXXVIII]</w:t>
      </w:r>
      <w:r>
        <w:t xml:space="preserve"> </w:t>
      </w:r>
    </w:p>
    <w:p w14:paraId="100EE5D9" w14:textId="7E3633E3" w:rsidR="00D30B85" w:rsidRDefault="00D30B85" w:rsidP="00C50FE4">
      <w:pPr>
        <w:pStyle w:val="a7"/>
      </w:pPr>
      <w:r>
        <w:t xml:space="preserve">Последнее </w:t>
      </w:r>
      <w:r w:rsidRPr="00223AAE">
        <w:t>—</w:t>
      </w:r>
      <w:r>
        <w:t xml:space="preserve"> то, что необходимо всем и каждому для жизни и общественного развития в условиях, сложившихся после изменения соотношения эталонных частот биологического и социального времени. Но это же </w:t>
      </w:r>
      <w:r w:rsidRPr="00223AAE">
        <w:t>—</w:t>
      </w:r>
      <w:r>
        <w:t xml:space="preserve"> именно то, чему не учит школа</w:t>
      </w:r>
      <w:r w:rsidRPr="00D30B85">
        <w:rPr>
          <w:vertAlign w:val="superscript"/>
        </w:rPr>
        <w:t>[DXXXIX]</w:t>
      </w:r>
      <w:r>
        <w:t xml:space="preserve">, </w:t>
      </w:r>
      <w:r w:rsidRPr="00141719">
        <w:rPr>
          <w:i/>
        </w:rPr>
        <w:t>сложившаяся под властью толпо-“элитарных” культур вообще и библейского проекта порабощения челов</w:t>
      </w:r>
      <w:r w:rsidRPr="00141719">
        <w:rPr>
          <w:i/>
        </w:rPr>
        <w:t>е</w:t>
      </w:r>
      <w:r w:rsidRPr="00141719">
        <w:rPr>
          <w:i/>
        </w:rPr>
        <w:t>чества, в частности,</w:t>
      </w:r>
      <w:r>
        <w:t xml:space="preserve"> которая подавляет познавательно-твор</w:t>
      </w:r>
      <w:r>
        <w:softHyphen/>
        <w:t>чес</w:t>
      </w:r>
      <w:r>
        <w:softHyphen/>
        <w:t>кий потенциал людей, но грузит в их психику множество готовых к употреблению знаний и навыков, далеко не все из которых адекватны жизни, а изрядная доля которых утратит свою актуальность прежде, нежели завершится процесс об</w:t>
      </w:r>
      <w:r>
        <w:t>у</w:t>
      </w:r>
      <w:r>
        <w:t xml:space="preserve">чения. </w:t>
      </w:r>
    </w:p>
    <w:p w14:paraId="269461AB" w14:textId="77777777" w:rsidR="00D30B85" w:rsidRDefault="00D30B85" w:rsidP="00C50FE4">
      <w:pPr>
        <w:pStyle w:val="a9"/>
      </w:pPr>
      <w:r>
        <w:t>Это уже само по себе говорит о глубочайшем кризисе всей современной системы образования. И этот кризис не ра</w:t>
      </w:r>
      <w:r>
        <w:t>з</w:t>
      </w:r>
      <w:r>
        <w:t>решить ни введением тестовых вопросов в системе ЕГЭ, ни вхождением в «болонский процесс», ни развёртыван</w:t>
      </w:r>
      <w:r>
        <w:t>и</w:t>
      </w:r>
      <w:r>
        <w:t>ем системы «непрерывного обучения» взрослых на всём протяжении их жизни.</w:t>
      </w:r>
    </w:p>
    <w:p w14:paraId="25739A90" w14:textId="77777777" w:rsidR="00D30B85" w:rsidRPr="002213E4" w:rsidRDefault="00D30B85" w:rsidP="00873ABF">
      <w:pPr>
        <w:pStyle w:val="PlainText"/>
      </w:pPr>
      <w:r>
        <w:t>Наряду с этим носители нечеловечных типов строя психики в сложившихся условиях оказываются неспособными перерабат</w:t>
      </w:r>
      <w:r>
        <w:t>ы</w:t>
      </w:r>
      <w:r>
        <w:t>вать потоки информации и осваивать знания и навыки, необход</w:t>
      </w:r>
      <w:r>
        <w:t>и</w:t>
      </w:r>
      <w:r>
        <w:t>мые для поддержания профессиональной состоятельности и соц</w:t>
      </w:r>
      <w:r>
        <w:t>и</w:t>
      </w:r>
      <w:r>
        <w:t>ального статуса в течение всего срока их активной жизни, что я</w:t>
      </w:r>
      <w:r>
        <w:t>в</w:t>
      </w:r>
      <w:r>
        <w:t xml:space="preserve">ляется главной причиной их биологически ранних смертей под воздействием психосоматических </w:t>
      </w:r>
      <w:r>
        <w:lastRenderedPageBreak/>
        <w:t>заболеваний и самоубийств под воздействием депрессий и нервных срывов.</w:t>
      </w:r>
    </w:p>
    <w:p w14:paraId="5EFD5E0D" w14:textId="77777777" w:rsidR="00D30B85" w:rsidRDefault="00D30B85" w:rsidP="00873ABF">
      <w:pPr>
        <w:pStyle w:val="PlainText"/>
      </w:pPr>
      <w:r>
        <w:t>Таким образом утрата внутренней устойчивости алгоритмикой воспроизведения толпо-“элитаризма” под воздействием измен</w:t>
      </w:r>
      <w:r>
        <w:t>е</w:t>
      </w:r>
      <w:r>
        <w:t>ния соотношения эталонных частот биологического и социальн</w:t>
      </w:r>
      <w:r>
        <w:t>о</w:t>
      </w:r>
      <w:r>
        <w:t>го времени ставит заправил библейского проекта перед выб</w:t>
      </w:r>
      <w:r>
        <w:t>о</w:t>
      </w:r>
      <w:r>
        <w:t>ром:</w:t>
      </w:r>
    </w:p>
    <w:p w14:paraId="390E0D76" w14:textId="3979DF61" w:rsidR="00D30B85" w:rsidRDefault="00D30B85" w:rsidP="00F509F0">
      <w:pPr>
        <w:pStyle w:val="a3"/>
        <w:numPr>
          <w:ilvl w:val="0"/>
          <w:numId w:val="20"/>
        </w:numPr>
        <w:ind w:left="397" w:hanging="227"/>
      </w:pPr>
      <w:r>
        <w:t>остановить научно-технический прогресс и «зафиксировать» некую техносферу, чтобы она стала неизменным фактором среды обитания и перестала косить толпу стрессами, которые порождают массовое антисоциальное поведение, разруш</w:t>
      </w:r>
      <w:r>
        <w:t>и</w:t>
      </w:r>
      <w:r>
        <w:t>тельное для любой социальной системы</w:t>
      </w:r>
      <w:r w:rsidRPr="00D30B85">
        <w:rPr>
          <w:vertAlign w:val="superscript"/>
        </w:rPr>
        <w:t>[DXL]</w:t>
      </w:r>
      <w:r>
        <w:t>;</w:t>
      </w:r>
    </w:p>
    <w:p w14:paraId="6B27418E" w14:textId="77777777" w:rsidR="00D30B85" w:rsidRPr="002C4A77" w:rsidRDefault="00D30B85" w:rsidP="00F509F0">
      <w:pPr>
        <w:pStyle w:val="a3"/>
        <w:numPr>
          <w:ilvl w:val="0"/>
          <w:numId w:val="20"/>
        </w:numPr>
        <w:ind w:left="397" w:hanging="227"/>
      </w:pPr>
      <w:r>
        <w:t>выработать и внедрить в жизнь общества некую новую алг</w:t>
      </w:r>
      <w:r>
        <w:t>о</w:t>
      </w:r>
      <w:r>
        <w:t>ритмику социального поведения, реализующую принцип ид</w:t>
      </w:r>
      <w:r>
        <w:t>е</w:t>
      </w:r>
      <w:r>
        <w:t xml:space="preserve">ального рабовладения, в котором </w:t>
      </w:r>
      <w:r w:rsidRPr="004672C8">
        <w:rPr>
          <w:i/>
        </w:rPr>
        <w:t>«</w:t>
      </w:r>
      <w:r>
        <w:rPr>
          <w:i/>
        </w:rPr>
        <w:t xml:space="preserve">рабы, </w:t>
      </w:r>
      <w:r w:rsidRPr="004672C8">
        <w:rPr>
          <w:i/>
        </w:rPr>
        <w:t>не обладая свобо</w:t>
      </w:r>
      <w:r>
        <w:rPr>
          <w:i/>
        </w:rPr>
        <w:t>дой, считали бы</w:t>
      </w:r>
      <w:r w:rsidRPr="004672C8">
        <w:rPr>
          <w:i/>
        </w:rPr>
        <w:t xml:space="preserve"> себя свободным</w:t>
      </w:r>
      <w:r>
        <w:rPr>
          <w:i/>
        </w:rPr>
        <w:t>и</w:t>
      </w:r>
      <w:r w:rsidRPr="004672C8">
        <w:rPr>
          <w:i/>
        </w:rPr>
        <w:t>»</w:t>
      </w:r>
      <w:r>
        <w:rPr>
          <w:i/>
        </w:rPr>
        <w:t>,</w:t>
      </w:r>
      <w:r>
        <w:t xml:space="preserve"> а система была бы внутренне устойчива в преемстве</w:t>
      </w:r>
      <w:r>
        <w:t>н</w:t>
      </w:r>
      <w:r>
        <w:t xml:space="preserve">ности поколений. </w:t>
      </w:r>
    </w:p>
    <w:p w14:paraId="5C0ACEAF" w14:textId="77777777" w:rsidR="00D30B85" w:rsidRDefault="00D30B85" w:rsidP="00873ABF">
      <w:pPr>
        <w:pStyle w:val="PlainText"/>
      </w:pPr>
      <w:r>
        <w:t xml:space="preserve">Однако возможность такого выбора </w:t>
      </w:r>
      <w:r w:rsidRPr="00223AAE">
        <w:t>—</w:t>
      </w:r>
      <w:r>
        <w:t xml:space="preserve"> иллюзорна вследствие воздействия на общество вн</w:t>
      </w:r>
      <w:r>
        <w:t>е</w:t>
      </w:r>
      <w:r>
        <w:t>социальных природных факторов.</w:t>
      </w:r>
    </w:p>
    <w:p w14:paraId="25A7F135" w14:textId="77777777" w:rsidR="00D30B85" w:rsidRPr="00FA2241" w:rsidRDefault="00D30B85" w:rsidP="00873ABF">
      <w:pPr>
        <w:pStyle w:val="PlainText"/>
      </w:pPr>
      <w:r w:rsidRPr="006C4321">
        <w:rPr>
          <w:b/>
        </w:rPr>
        <w:t xml:space="preserve">Воздействие на индивида внесоциальных природных </w:t>
      </w:r>
      <w:r w:rsidRPr="00403082">
        <w:rPr>
          <w:b/>
        </w:rPr>
        <w:t>фа</w:t>
      </w:r>
      <w:r w:rsidRPr="00403082">
        <w:rPr>
          <w:b/>
        </w:rPr>
        <w:t>к</w:t>
      </w:r>
      <w:r w:rsidRPr="00403082">
        <w:rPr>
          <w:b/>
        </w:rPr>
        <w:t>торов</w:t>
      </w:r>
      <w:r w:rsidRPr="00FA2241">
        <w:t xml:space="preserve">. </w:t>
      </w:r>
      <w:r>
        <w:t>Иллюзорность</w:t>
      </w:r>
      <w:r w:rsidRPr="00FA2241">
        <w:t xml:space="preserve"> во</w:t>
      </w:r>
      <w:r w:rsidRPr="00FA2241">
        <w:t>з</w:t>
      </w:r>
      <w:r w:rsidRPr="00FA2241">
        <w:t>мо</w:t>
      </w:r>
      <w:r>
        <w:softHyphen/>
      </w:r>
      <w:r w:rsidRPr="00FA2241">
        <w:t>ж</w:t>
      </w:r>
      <w:r>
        <w:softHyphen/>
      </w:r>
      <w:r w:rsidRPr="00FA2241">
        <w:t>н</w:t>
      </w:r>
      <w:r>
        <w:t>ости этого выбора состоит в том,</w:t>
      </w:r>
      <w:r w:rsidRPr="00FA2241">
        <w:t xml:space="preserve"> что </w:t>
      </w:r>
      <w:r>
        <w:t>капитализм на основе идей буржуазного либерализма и “с</w:t>
      </w:r>
      <w:r>
        <w:t>о</w:t>
      </w:r>
      <w:r>
        <w:t xml:space="preserve">циализм” на основе идей «мраксизма» (а равно </w:t>
      </w:r>
      <w:r w:rsidRPr="00223AAE">
        <w:t>—</w:t>
      </w:r>
      <w:r>
        <w:t xml:space="preserve"> гитлеризма или северокорейского «чу</w:t>
      </w:r>
      <w:r>
        <w:t>ч</w:t>
      </w:r>
      <w:r>
        <w:t>хе») непрестанно порождают и усугубляют глобальный биосферно-экологический кр</w:t>
      </w:r>
      <w:r>
        <w:t>и</w:t>
      </w:r>
      <w:r>
        <w:t>зис.</w:t>
      </w:r>
    </w:p>
    <w:p w14:paraId="36DD4BBB" w14:textId="77777777" w:rsidR="00D30B85" w:rsidRDefault="00D30B85" w:rsidP="00873ABF">
      <w:pPr>
        <w:pStyle w:val="PlainText"/>
      </w:pPr>
      <w:r>
        <w:t>В представлении большинства пишущих на эту тему, возде</w:t>
      </w:r>
      <w:r>
        <w:t>й</w:t>
      </w:r>
      <w:r>
        <w:t>ствие технико-техноло</w:t>
      </w:r>
      <w:r>
        <w:softHyphen/>
        <w:t>ги</w:t>
      </w:r>
      <w:r>
        <w:softHyphen/>
        <w:t>чес</w:t>
      </w:r>
      <w:r>
        <w:softHyphen/>
        <w:t>кого прогресса на среду обитания и человека выражается в основном в следующих факт</w:t>
      </w:r>
      <w:r>
        <w:t>о</w:t>
      </w:r>
      <w:r>
        <w:t>рах:</w:t>
      </w:r>
    </w:p>
    <w:p w14:paraId="62AF17BA" w14:textId="77777777" w:rsidR="00D30B85" w:rsidRDefault="00D30B85" w:rsidP="00F509F0">
      <w:pPr>
        <w:pStyle w:val="a3"/>
        <w:numPr>
          <w:ilvl w:val="0"/>
          <w:numId w:val="20"/>
        </w:numPr>
        <w:textAlignment w:val="auto"/>
      </w:pPr>
      <w:r>
        <w:t>Загрязнение среды обитания техногенными и биогенными о</w:t>
      </w:r>
      <w:r>
        <w:t>т</w:t>
      </w:r>
      <w:r>
        <w:t>ходами производства и быта, вследствие чего целые регионы превращаются в свалки, которые вытесняют сложившиеся в них прежде биоценозы, а в круговорот веществ в природе и в трофические цепи биосферы оказываются вовлечёнными хим</w:t>
      </w:r>
      <w:r>
        <w:t>и</w:t>
      </w:r>
      <w:r>
        <w:t>ческие соединения, прежде им не свойственные, которые н</w:t>
      </w:r>
      <w:r>
        <w:t>а</w:t>
      </w:r>
      <w:r>
        <w:t>рушают естественную физиологию и генетику живых органи</w:t>
      </w:r>
      <w:r>
        <w:t>з</w:t>
      </w:r>
      <w:r>
        <w:t>мов, включая и организмы людей.</w:t>
      </w:r>
    </w:p>
    <w:p w14:paraId="722E2FC1" w14:textId="66307F46" w:rsidR="00D30B85" w:rsidRDefault="00D30B85" w:rsidP="00F509F0">
      <w:pPr>
        <w:pStyle w:val="a3"/>
        <w:numPr>
          <w:ilvl w:val="0"/>
          <w:numId w:val="20"/>
        </w:numPr>
        <w:textAlignment w:val="auto"/>
      </w:pPr>
      <w:r>
        <w:t>Локальный разогрев среды обитания техногенной энергией и изменение под его воздействием структуры и динамики атм</w:t>
      </w:r>
      <w:r>
        <w:t>о</w:t>
      </w:r>
      <w:r>
        <w:t xml:space="preserve">сферных и гидросферных процессов, влекущее за собой </w:t>
      </w:r>
      <w:r>
        <w:lastRenderedPageBreak/>
        <w:t>изм</w:t>
      </w:r>
      <w:r>
        <w:t>е</w:t>
      </w:r>
      <w:r>
        <w:t>нение климата на планете в целом и в её регионах. На этом о</w:t>
      </w:r>
      <w:r>
        <w:t>д</w:t>
      </w:r>
      <w:r>
        <w:t>ни исследователи настаив</w:t>
      </w:r>
      <w:r>
        <w:t>а</w:t>
      </w:r>
      <w:r>
        <w:t>ют, а другие не менее настойчиво их опровергают. Однако, как утверждают метеорологи, каждый старт «Шатла» с мыса Канаверал во Флориде ломает прогнозы погоды на две недели вперёд. Кроме того, стати</w:t>
      </w:r>
      <w:r>
        <w:softHyphen/>
        <w:t>стический ан</w:t>
      </w:r>
      <w:r>
        <w:t>а</w:t>
      </w:r>
      <w:r>
        <w:t>лиз выявляет корреляцию</w:t>
      </w:r>
      <w:r w:rsidRPr="00D30B85">
        <w:rPr>
          <w:vertAlign w:val="superscript"/>
        </w:rPr>
        <w:t>[DXLI]</w:t>
      </w:r>
      <w:r>
        <w:t xml:space="preserve"> засух в Африке, ливней в США, сл</w:t>
      </w:r>
      <w:r>
        <w:t>я</w:t>
      </w:r>
      <w:r>
        <w:t>котных зим в Европе, сильных землетрясений в Мексике, К</w:t>
      </w:r>
      <w:r>
        <w:t>а</w:t>
      </w:r>
      <w:r>
        <w:t>лифорнии и на Аляске с активностью кос</w:t>
      </w:r>
      <w:r>
        <w:softHyphen/>
        <w:t xml:space="preserve">модрома во Флориде (см., в частности, С.Рыбников, “Кувалдой по хрустальному своду”, журнал “Знание — сила”, № 5, </w:t>
      </w:r>
      <w:smartTag w:uri="urn:schemas-microsoft-com:office:smarttags" w:element="metricconverter">
        <w:smartTagPr>
          <w:attr w:name="ProductID" w:val="1991 г"/>
        </w:smartTagPr>
        <w:r>
          <w:t>1991 г</w:t>
        </w:r>
      </w:smartTag>
      <w:r>
        <w:t>.]. Т.е. климатич</w:t>
      </w:r>
      <w:r>
        <w:t>е</w:t>
      </w:r>
      <w:r>
        <w:t>ская система планеты гораздо более чувствительна к техноге</w:t>
      </w:r>
      <w:r>
        <w:t>н</w:t>
      </w:r>
      <w:r>
        <w:t>ному воздействию, нежели это представляется большинству «умозрительно».</w:t>
      </w:r>
    </w:p>
    <w:p w14:paraId="70EB029C" w14:textId="77777777" w:rsidR="00D30B85" w:rsidRDefault="00D30B85" w:rsidP="00F509F0">
      <w:pPr>
        <w:pStyle w:val="a3"/>
        <w:numPr>
          <w:ilvl w:val="0"/>
          <w:numId w:val="18"/>
        </w:numPr>
        <w:overflowPunct/>
        <w:autoSpaceDE/>
        <w:adjustRightInd/>
        <w:ind w:left="397" w:hanging="227"/>
        <w:textAlignment w:val="auto"/>
      </w:pPr>
      <w:r>
        <w:t xml:space="preserve">Изменение естественно природных уровня и </w:t>
      </w:r>
      <w:r>
        <w:rPr>
          <w:i/>
        </w:rPr>
        <w:t>мелодической модуляции</w:t>
      </w:r>
      <w:r>
        <w:t xml:space="preserve"> фона проникающей радиации (потоков разноро</w:t>
      </w:r>
      <w:r>
        <w:t>д</w:t>
      </w:r>
      <w:r>
        <w:t>ных «элементарных» частиц и γ-излучения) и фона физич</w:t>
      </w:r>
      <w:r>
        <w:t>е</w:t>
      </w:r>
      <w:r>
        <w:t>ских полей (электромагнитного, электростатического, ак</w:t>
      </w:r>
      <w:r>
        <w:t>у</w:t>
      </w:r>
      <w:r>
        <w:t>стического и т.п.) под воздействием технико-техно</w:t>
      </w:r>
      <w:r>
        <w:softHyphen/>
        <w:t>ло</w:t>
      </w:r>
      <w:r>
        <w:softHyphen/>
        <w:t>ги</w:t>
      </w:r>
      <w:r>
        <w:softHyphen/>
        <w:t>чес</w:t>
      </w:r>
      <w:r>
        <w:softHyphen/>
        <w:t>кой деятельности.</w:t>
      </w:r>
    </w:p>
    <w:p w14:paraId="02D0127C" w14:textId="77777777" w:rsidR="00D30B85" w:rsidRDefault="00D30B85" w:rsidP="00873ABF">
      <w:pPr>
        <w:pStyle w:val="PlainText"/>
      </w:pPr>
      <w:r>
        <w:t>В наиболее тяжёлых случаях всё названное в совокупности может приводить к уничтожению сложившихся в регионах план</w:t>
      </w:r>
      <w:r>
        <w:t>е</w:t>
      </w:r>
      <w:r>
        <w:t>ты биоценозов и замещению их новыми. Это явление, в свою оч</w:t>
      </w:r>
      <w:r>
        <w:t>е</w:t>
      </w:r>
      <w:r>
        <w:t>редь, обретая массовый и повсеместный характер, способно пр</w:t>
      </w:r>
      <w:r>
        <w:t>и</w:t>
      </w:r>
      <w:r>
        <w:t>вести к уничтожению нынешней биосферы планеты как систе</w:t>
      </w:r>
      <w:r>
        <w:t>м</w:t>
      </w:r>
      <w:r>
        <w:t>ной целостности со всеми вытекающими из этого результата п</w:t>
      </w:r>
      <w:r>
        <w:t>о</w:t>
      </w:r>
      <w:r>
        <w:t>следствиями, в том числе — и для вида «Человек разумный», п</w:t>
      </w:r>
      <w:r>
        <w:t>о</w:t>
      </w:r>
      <w:r>
        <w:t>скольку в последующей биосфере ему может просто не оказаться места — экологической ниши, не говоря уж о том, что глобальная катастрофа биосферы повлечёт за собой катастрофу культуры и социальной орган</w:t>
      </w:r>
      <w:r>
        <w:t>и</w:t>
      </w:r>
      <w:r>
        <w:t xml:space="preserve">зации в большинстве регионов планеты. </w:t>
      </w:r>
    </w:p>
    <w:p w14:paraId="0361E39C" w14:textId="77777777" w:rsidR="00D30B85" w:rsidRDefault="00D30B85" w:rsidP="00873ABF">
      <w:pPr>
        <w:pStyle w:val="PlainText"/>
      </w:pPr>
      <w:r>
        <w:t>В таких обстоятельствах остановка научно-технического пр</w:t>
      </w:r>
      <w:r>
        <w:t>о</w:t>
      </w:r>
      <w:r>
        <w:t xml:space="preserve">гресса и «фиксация» некой </w:t>
      </w:r>
      <w:r w:rsidRPr="00D34B00">
        <w:rPr>
          <w:i/>
        </w:rPr>
        <w:t>техносферы, сложившейся на основе известных нынешней науке принципах и выражающих их техн</w:t>
      </w:r>
      <w:r w:rsidRPr="00D34B00">
        <w:rPr>
          <w:i/>
        </w:rPr>
        <w:t>о</w:t>
      </w:r>
      <w:r w:rsidRPr="00D34B00">
        <w:rPr>
          <w:i/>
        </w:rPr>
        <w:t>логиях и технических решениях,</w:t>
      </w:r>
      <w:r>
        <w:t xml:space="preserve"> фактически означает перенос з</w:t>
      </w:r>
      <w:r>
        <w:t>а</w:t>
      </w:r>
      <w:r>
        <w:t>вершающего этапа би</w:t>
      </w:r>
      <w:r>
        <w:t>о</w:t>
      </w:r>
      <w:r>
        <w:t>сферно-экологической катастрофы в не очень отдалённое будущее, а не разрешение глобального би</w:t>
      </w:r>
      <w:r>
        <w:t>о</w:t>
      </w:r>
      <w:r>
        <w:t xml:space="preserve">сферно-экологического кризиса в ходе развития цивилизации. </w:t>
      </w:r>
    </w:p>
    <w:p w14:paraId="5D6592DE" w14:textId="77777777" w:rsidR="00D30B85" w:rsidRDefault="00D30B85" w:rsidP="00C50FE4">
      <w:pPr>
        <w:pStyle w:val="a7"/>
      </w:pPr>
      <w:r>
        <w:lastRenderedPageBreak/>
        <w:t>Т.е. остановка научно-технического прогресса и «фи</w:t>
      </w:r>
      <w:r>
        <w:t>к</w:t>
      </w:r>
      <w:r>
        <w:t>сация» техносферы, исходящие из требования разрешения глобал</w:t>
      </w:r>
      <w:r>
        <w:t>ь</w:t>
      </w:r>
      <w:r>
        <w:t>ного биосферно-эколо</w:t>
      </w:r>
      <w:r>
        <w:softHyphen/>
        <w:t>гического кризиса о</w:t>
      </w:r>
      <w:r>
        <w:t>з</w:t>
      </w:r>
      <w:r>
        <w:t>начают, что речь должна идти о возврате глобальной цивилизации в историч</w:t>
      </w:r>
      <w:r>
        <w:t>е</w:t>
      </w:r>
      <w:r>
        <w:t xml:space="preserve">ски короткие сроки к уровню техногенного воздействия на природную среду, который имел место не позднее середины </w:t>
      </w:r>
      <w:r w:rsidRPr="00223AAE">
        <w:t>—</w:t>
      </w:r>
      <w:r>
        <w:t xml:space="preserve"> конца </w:t>
      </w:r>
      <w:r>
        <w:rPr>
          <w:lang w:val="en-US"/>
        </w:rPr>
        <w:t>XIX</w:t>
      </w:r>
      <w:r>
        <w:t xml:space="preserve"> века в промышленно развитых регионах план</w:t>
      </w:r>
      <w:r>
        <w:t>е</w:t>
      </w:r>
      <w:r>
        <w:t xml:space="preserve">ты. </w:t>
      </w:r>
    </w:p>
    <w:p w14:paraId="1CC02C27" w14:textId="660CE3CA" w:rsidR="00D30B85" w:rsidRDefault="00D30B85" w:rsidP="00873ABF">
      <w:pPr>
        <w:pStyle w:val="PlainText"/>
      </w:pPr>
      <w:r>
        <w:t>Это требование означает не только отказ от развития «отст</w:t>
      </w:r>
      <w:r>
        <w:t>а</w:t>
      </w:r>
      <w:r>
        <w:t>лых» стран по пути, пройде</w:t>
      </w:r>
      <w:r>
        <w:t>н</w:t>
      </w:r>
      <w:r>
        <w:t>ному «передовыми» в научно-техническом отношении государствами, но и потребительский регресс «развитых» стран. Поскольку в условиях толпо-“элитаризма” ни обыватели, ни политики на такие жертвы добр</w:t>
      </w:r>
      <w:r>
        <w:t>о</w:t>
      </w:r>
      <w:r>
        <w:t>вольно пойти не способны</w:t>
      </w:r>
      <w:r w:rsidRPr="00D30B85">
        <w:rPr>
          <w:vertAlign w:val="superscript"/>
        </w:rPr>
        <w:t>[DXLII]</w:t>
      </w:r>
      <w:r>
        <w:t>, то такое возвращение глобальной ц</w:t>
      </w:r>
      <w:r>
        <w:t>и</w:t>
      </w:r>
      <w:r>
        <w:t xml:space="preserve">вилизации к уровню техногенного давления на биосферу планеты, который имел место не позднее конца </w:t>
      </w:r>
      <w:r>
        <w:rPr>
          <w:lang w:val="en-US"/>
        </w:rPr>
        <w:t>XIX</w:t>
      </w:r>
      <w:r>
        <w:t xml:space="preserve"> века, может быть ре</w:t>
      </w:r>
      <w:r>
        <w:t>а</w:t>
      </w:r>
      <w:r>
        <w:t>лизовано только в ходе катастрофы ныне сложившейся в разв</w:t>
      </w:r>
      <w:r>
        <w:t>и</w:t>
      </w:r>
      <w:r>
        <w:t>тых странах кул</w:t>
      </w:r>
      <w:r>
        <w:t>ь</w:t>
      </w:r>
      <w:r>
        <w:t>туры</w:t>
      </w:r>
      <w:r w:rsidRPr="00D30B85">
        <w:rPr>
          <w:vertAlign w:val="superscript"/>
        </w:rPr>
        <w:t>[DXLIII]</w:t>
      </w:r>
      <w:r>
        <w:t xml:space="preserve">. </w:t>
      </w:r>
    </w:p>
    <w:p w14:paraId="136A92BC" w14:textId="77777777" w:rsidR="00D30B85" w:rsidRDefault="00D30B85" w:rsidP="00873ABF">
      <w:pPr>
        <w:pStyle w:val="PlainText"/>
      </w:pPr>
      <w:r>
        <w:t xml:space="preserve">Есть мнение, что нравы заправил библейского проекта таковы, что они способны пойти и на более глубокий откат цивилизации в прошлое </w:t>
      </w:r>
      <w:r w:rsidRPr="00223AAE">
        <w:t>—</w:t>
      </w:r>
      <w:r>
        <w:t xml:space="preserve"> вплоть до сброса толпы в каменный век. Однако есть ряд обстоятельств, которые вносят непредсказуемость в такого рода сценарии, что делает их неприемлемыми для заправил гл</w:t>
      </w:r>
      <w:r>
        <w:t>о</w:t>
      </w:r>
      <w:r>
        <w:t>бальной политики по причине не гарантированной управляем</w:t>
      </w:r>
      <w:r>
        <w:t>о</w:t>
      </w:r>
      <w:r>
        <w:t>сти. Такого рода сценарии требуют, чтобы катастрофа культуры была управляемой и н</w:t>
      </w:r>
      <w:r>
        <w:t>о</w:t>
      </w:r>
      <w:r>
        <w:t>сила глобальный характер, т.е. из неё не должно быть исключений и в неё должны быть вовлечены все, начиная от США и Европы, и кончая какими-то затерявшимися в океане ос</w:t>
      </w:r>
      <w:r>
        <w:t>т</w:t>
      </w:r>
      <w:r>
        <w:t>ровами, куда раз в несколько месяцев пароход завозит некое снабжение и забирает какую-то продукцию местного пр</w:t>
      </w:r>
      <w:r>
        <w:t>о</w:t>
      </w:r>
      <w:r>
        <w:t>изводс</w:t>
      </w:r>
      <w:r>
        <w:t>т</w:t>
      </w:r>
      <w:r>
        <w:t>ва (если она есть). Однако:</w:t>
      </w:r>
    </w:p>
    <w:p w14:paraId="7A8C0378" w14:textId="768F59ED" w:rsidR="00D30B85" w:rsidRDefault="00D30B85" w:rsidP="00F509F0">
      <w:pPr>
        <w:pStyle w:val="a3"/>
        <w:numPr>
          <w:ilvl w:val="0"/>
          <w:numId w:val="20"/>
        </w:numPr>
        <w:ind w:left="397" w:hanging="227"/>
      </w:pPr>
      <w:r>
        <w:t>Китай, Япония, Индия и некоторые другие государства не н</w:t>
      </w:r>
      <w:r>
        <w:t>а</w:t>
      </w:r>
      <w:r>
        <w:t>столько управляемы извне прямо или опосредованно</w:t>
      </w:r>
      <w:r w:rsidRPr="00D30B85">
        <w:rPr>
          <w:vertAlign w:val="superscript"/>
        </w:rPr>
        <w:t>[DXLIV]</w:t>
      </w:r>
      <w:r>
        <w:t>, чтобы вовлечься в такого рода сценарий. Т.е. если Запад в него во</w:t>
      </w:r>
      <w:r>
        <w:t>й</w:t>
      </w:r>
      <w:r>
        <w:t xml:space="preserve">дёт, то он и проиграет </w:t>
      </w:r>
      <w:r w:rsidRPr="00223AAE">
        <w:t>—</w:t>
      </w:r>
      <w:r>
        <w:t xml:space="preserve"> вплоть до его колонизации и зачис</w:t>
      </w:r>
      <w:r>
        <w:t>т</w:t>
      </w:r>
      <w:r>
        <w:t>ки «отсталыми азиатами». Это если и не снимет библейский проект с повестки дня окончательно, то надолго его остан</w:t>
      </w:r>
      <w:r>
        <w:t>о</w:t>
      </w:r>
      <w:r>
        <w:t>вит.</w:t>
      </w:r>
    </w:p>
    <w:p w14:paraId="686E163E" w14:textId="4A0710C2" w:rsidR="00D30B85" w:rsidRDefault="00D30B85" w:rsidP="00F509F0">
      <w:pPr>
        <w:pStyle w:val="a3"/>
        <w:numPr>
          <w:ilvl w:val="0"/>
          <w:numId w:val="20"/>
        </w:numPr>
        <w:ind w:left="397" w:hanging="227"/>
      </w:pPr>
      <w:r>
        <w:lastRenderedPageBreak/>
        <w:t>Кроме того, встаёт вопрос об обеспечении в глобальных ма</w:t>
      </w:r>
      <w:r>
        <w:t>с</w:t>
      </w:r>
      <w:r>
        <w:t>штабах ядерной и химической безопасности отката в пр</w:t>
      </w:r>
      <w:r>
        <w:t>о</w:t>
      </w:r>
      <w:r>
        <w:t>шлое: и угроза терроризма в этом случае уступает по своей значимости угрозе безхозности и нецелевого использования «народными умельцами» бр</w:t>
      </w:r>
      <w:r>
        <w:t>о</w:t>
      </w:r>
      <w:r>
        <w:t>шенных фрагментов техносферы прежней цивилизации</w:t>
      </w:r>
      <w:r w:rsidRPr="00D30B85">
        <w:rPr>
          <w:vertAlign w:val="superscript"/>
        </w:rPr>
        <w:t>[DXLV]</w:t>
      </w:r>
      <w:r>
        <w:t>.</w:t>
      </w:r>
    </w:p>
    <w:p w14:paraId="625827E8" w14:textId="77777777" w:rsidR="00D30B85" w:rsidRDefault="00D30B85" w:rsidP="00873ABF">
      <w:pPr>
        <w:pStyle w:val="PlainText"/>
      </w:pPr>
      <w:r>
        <w:t>Это означает, что преодоление глобального биосферно-экологического кризиса должно протекать в русле иных сценар</w:t>
      </w:r>
      <w:r>
        <w:t>и</w:t>
      </w:r>
      <w:r>
        <w:t>ев:</w:t>
      </w:r>
    </w:p>
    <w:p w14:paraId="6AFFD1E2" w14:textId="77777777" w:rsidR="00D30B85" w:rsidRDefault="00D30B85" w:rsidP="00F509F0">
      <w:pPr>
        <w:pStyle w:val="a3"/>
        <w:numPr>
          <w:ilvl w:val="0"/>
          <w:numId w:val="20"/>
        </w:numPr>
        <w:ind w:left="397" w:hanging="227"/>
      </w:pPr>
      <w:r>
        <w:t>либо прямого перехода к биологической цивилизации, в к</w:t>
      </w:r>
      <w:r>
        <w:t>о</w:t>
      </w:r>
      <w:r>
        <w:t xml:space="preserve">торой общество было бы независимо от </w:t>
      </w:r>
      <w:r w:rsidRPr="003B45EE">
        <w:rPr>
          <w:i/>
        </w:rPr>
        <w:t>техносферы как средства защиты от среды обитания,</w:t>
      </w:r>
      <w:r>
        <w:t xml:space="preserve"> </w:t>
      </w:r>
    </w:p>
    <w:p w14:paraId="7323CCCD" w14:textId="77777777" w:rsidR="00D30B85" w:rsidRDefault="00D30B85" w:rsidP="00F509F0">
      <w:pPr>
        <w:pStyle w:val="a3"/>
        <w:numPr>
          <w:ilvl w:val="0"/>
          <w:numId w:val="20"/>
        </w:numPr>
        <w:ind w:left="397" w:hanging="227"/>
      </w:pPr>
      <w:r>
        <w:t>либо продолжения технико-технологического развития, но на основе замкнутых технологических циклов и жизненных ци</w:t>
      </w:r>
      <w:r>
        <w:t>к</w:t>
      </w:r>
      <w:r>
        <w:t>лов производимой продукции, что требует, как было отмеч</w:t>
      </w:r>
      <w:r>
        <w:t>е</w:t>
      </w:r>
      <w:r>
        <w:t>но ранее, принципиально новой энергетики, основанной на иных физических при</w:t>
      </w:r>
      <w:r>
        <w:t>н</w:t>
      </w:r>
      <w:r>
        <w:t xml:space="preserve">ципах. </w:t>
      </w:r>
    </w:p>
    <w:p w14:paraId="3F74BE7F" w14:textId="77777777" w:rsidR="00D30B85" w:rsidRDefault="00D30B85" w:rsidP="00C50FE4">
      <w:pPr>
        <w:pStyle w:val="a7"/>
      </w:pPr>
      <w:r>
        <w:t>Однако и тот, и другой сценарии требуют для их вопл</w:t>
      </w:r>
      <w:r>
        <w:t>о</w:t>
      </w:r>
      <w:r>
        <w:t>щения в жизнь прорыва научного прогресса на качественно новые рубежи и соответственно развития культуры всех наци</w:t>
      </w:r>
      <w:r>
        <w:t>о</w:t>
      </w:r>
      <w:r>
        <w:t>нальных обществ в составе человечества; не деградации си</w:t>
      </w:r>
      <w:r>
        <w:t>с</w:t>
      </w:r>
      <w:r>
        <w:t xml:space="preserve">темы образования, а её перехода к иному качеству </w:t>
      </w:r>
      <w:r w:rsidRPr="00223AAE">
        <w:t>—</w:t>
      </w:r>
      <w:r>
        <w:t xml:space="preserve"> орие</w:t>
      </w:r>
      <w:r>
        <w:t>н</w:t>
      </w:r>
      <w:r>
        <w:t>тации всех и каждого с детсадовского возраста на освоение личностного потенциала развития, в том числе и познав</w:t>
      </w:r>
      <w:r>
        <w:t>а</w:t>
      </w:r>
      <w:r>
        <w:t>тельно-творческого потенциала как средства выявления и разреш</w:t>
      </w:r>
      <w:r>
        <w:t>е</w:t>
      </w:r>
      <w:r>
        <w:t>ния всех проблем человечества.</w:t>
      </w:r>
    </w:p>
    <w:p w14:paraId="7CBCE8DF" w14:textId="77777777" w:rsidR="00D30B85" w:rsidRDefault="00D30B85" w:rsidP="00873ABF">
      <w:pPr>
        <w:pStyle w:val="PlainText"/>
      </w:pPr>
      <w:r>
        <w:t>Но эти варианты сдерживаются именно толпо-“элитаризмом”, поскольку любой скот или демон, желая доказать кому-либо свою «крутизну» и при нынешних технологиях способен испортить жизнь очень и очень многим. А если в его власти окажутся до</w:t>
      </w:r>
      <w:r>
        <w:t>с</w:t>
      </w:r>
      <w:r>
        <w:t xml:space="preserve">тижения науки завтрашнего и послезавтрашнего дня? </w:t>
      </w:r>
      <w:r w:rsidRPr="00223AAE">
        <w:t>—</w:t>
      </w:r>
      <w:r>
        <w:t xml:space="preserve"> то н</w:t>
      </w:r>
      <w:r>
        <w:t>ы</w:t>
      </w:r>
      <w:r>
        <w:t>нешняя «обезьяна с атомной бомбой или чернобыльским реакт</w:t>
      </w:r>
      <w:r>
        <w:t>о</w:t>
      </w:r>
      <w:r>
        <w:t xml:space="preserve">ром» покажется в сопоставлении с ним «ангелом во плоти». </w:t>
      </w:r>
    </w:p>
    <w:p w14:paraId="763EB1F0" w14:textId="77777777" w:rsidR="00D30B85" w:rsidRDefault="00D30B85" w:rsidP="00873ABF">
      <w:pPr>
        <w:pStyle w:val="PlainText"/>
      </w:pPr>
      <w:r>
        <w:t>И хотя многих наших современников это удивит, но этот путь к выбору: самоубийстве</w:t>
      </w:r>
      <w:r>
        <w:t>н</w:t>
      </w:r>
      <w:r>
        <w:t>ность толпо-“элитаризма” в биосферно-экологическом кризисе либо осуществление Царствия Б</w:t>
      </w:r>
      <w:r>
        <w:t>о</w:t>
      </w:r>
      <w:r>
        <w:t xml:space="preserve">жиего на Земле, </w:t>
      </w:r>
      <w:r w:rsidRPr="00223AAE">
        <w:t>—</w:t>
      </w:r>
      <w:r>
        <w:t xml:space="preserve"> был предрешён Свыше и Иисус предупредил о нём </w:t>
      </w:r>
      <w:r>
        <w:lastRenderedPageBreak/>
        <w:t>ин</w:t>
      </w:r>
      <w:r>
        <w:t>о</w:t>
      </w:r>
      <w:r>
        <w:t>сказательно 2 000 лет тому назад.</w:t>
      </w:r>
    </w:p>
    <w:p w14:paraId="5E3D3900" w14:textId="77777777" w:rsidR="00D30B85" w:rsidRDefault="00D30B85" w:rsidP="00873ABF">
      <w:pPr>
        <w:pStyle w:val="PlainText"/>
      </w:pPr>
      <w:r w:rsidRPr="00D6417B">
        <w:rPr>
          <w:b/>
        </w:rPr>
        <w:t>Вседержительность</w:t>
      </w:r>
      <w:r>
        <w:rPr>
          <w:b/>
        </w:rPr>
        <w:t>.</w:t>
      </w:r>
      <w:r>
        <w:t xml:space="preserve"> Лука передаёт слова Иисуса: </w:t>
      </w:r>
    </w:p>
    <w:p w14:paraId="6DC095BB" w14:textId="77777777" w:rsidR="00D30B85" w:rsidRDefault="00D30B85" w:rsidP="00F509F0">
      <w:pPr>
        <w:pStyle w:val="a5"/>
      </w:pPr>
      <w:r>
        <w:t>«Род сей лукав, он ищет знамения, и знамение не дастся ему, кроме знамения Ионы пророка; ибо как Иона был знамением для Ниневитян, так будет и Сын Человеческий для рода сего. Цар</w:t>
      </w:r>
      <w:r>
        <w:t>и</w:t>
      </w:r>
      <w:r>
        <w:t>ца южная восстанет на суд с людьми рода сего и осудит их, ибо она приходила от пределов земли послушать мудрости Сол</w:t>
      </w:r>
      <w:r>
        <w:t>о</w:t>
      </w:r>
      <w:r>
        <w:t>мон</w:t>
      </w:r>
      <w:r>
        <w:t>о</w:t>
      </w:r>
      <w:r>
        <w:t>вой; и вот здесь больше Соломона. Ниневитяне восстанут на суд с родом сим и осудят его, ибо они покаялись от проповеди И</w:t>
      </w:r>
      <w:r>
        <w:t>о</w:t>
      </w:r>
      <w:r>
        <w:t xml:space="preserve">ниной, и вот, здесь больше Ионы» (Лука, 11:29 </w:t>
      </w:r>
      <w:r w:rsidRPr="00223AAE">
        <w:t>—</w:t>
      </w:r>
      <w:r>
        <w:t xml:space="preserve"> 32).</w:t>
      </w:r>
    </w:p>
    <w:p w14:paraId="103D13E2" w14:textId="77777777" w:rsidR="00D30B85" w:rsidRDefault="00D30B85" w:rsidP="00873ABF">
      <w:pPr>
        <w:pStyle w:val="PlainText"/>
      </w:pPr>
      <w:r>
        <w:t>В контексте слов Христа, в передаче их Лукой, объединены в час</w:t>
      </w:r>
      <w:r>
        <w:t>т</w:t>
      </w:r>
      <w:r>
        <w:t>ности:</w:t>
      </w:r>
    </w:p>
    <w:p w14:paraId="12307CC7" w14:textId="77777777" w:rsidR="00D30B85" w:rsidRDefault="00D30B85" w:rsidP="00F509F0">
      <w:pPr>
        <w:pStyle w:val="a3"/>
        <w:numPr>
          <w:ilvl w:val="0"/>
          <w:numId w:val="20"/>
        </w:numPr>
        <w:ind w:left="397" w:hanging="227"/>
      </w:pPr>
      <w:r>
        <w:t>случай из жизни пророка Ионы;</w:t>
      </w:r>
    </w:p>
    <w:p w14:paraId="692F9031" w14:textId="77777777" w:rsidR="00D30B85" w:rsidRDefault="00D30B85" w:rsidP="00F509F0">
      <w:pPr>
        <w:pStyle w:val="a3"/>
        <w:numPr>
          <w:ilvl w:val="0"/>
          <w:numId w:val="20"/>
        </w:numPr>
        <w:ind w:left="397" w:hanging="227"/>
      </w:pPr>
      <w:r>
        <w:t>Богом данная мудрость Соломона;</w:t>
      </w:r>
    </w:p>
    <w:p w14:paraId="60BBA6F4" w14:textId="77777777" w:rsidR="00D30B85" w:rsidRDefault="00D30B85" w:rsidP="00F509F0">
      <w:pPr>
        <w:pStyle w:val="a3"/>
        <w:numPr>
          <w:ilvl w:val="0"/>
          <w:numId w:val="20"/>
        </w:numPr>
        <w:ind w:left="397" w:hanging="227"/>
      </w:pPr>
      <w:r>
        <w:t>спасение жителей Ниневии от катастрофы их собственным покаянием в прошлых грехах и последующим их стремлен</w:t>
      </w:r>
      <w:r>
        <w:t>и</w:t>
      </w:r>
      <w:r>
        <w:t>ем к праве</w:t>
      </w:r>
      <w:r>
        <w:t>д</w:t>
      </w:r>
      <w:r>
        <w:t>ности.</w:t>
      </w:r>
    </w:p>
    <w:p w14:paraId="1A00C1D9" w14:textId="77777777" w:rsidR="00D30B85" w:rsidRDefault="00D30B85" w:rsidP="00873ABF">
      <w:pPr>
        <w:pStyle w:val="PlainText"/>
      </w:pPr>
      <w:r>
        <w:t>Всё это, как информационная целостность в совокупности в</w:t>
      </w:r>
      <w:r>
        <w:t>ы</w:t>
      </w:r>
      <w:r>
        <w:t>сказанного Христом, — для церквей не имеет ни малейшего ни личностно-религиозного, ни общественно-исторического знач</w:t>
      </w:r>
      <w:r>
        <w:t>е</w:t>
      </w:r>
      <w:r>
        <w:t xml:space="preserve">ния. Для них важно исключительно одно — частность: </w:t>
      </w:r>
      <w:r w:rsidRPr="009451A2">
        <w:rPr>
          <w:i/>
        </w:rPr>
        <w:t>«Иона был заключён, но не уде</w:t>
      </w:r>
      <w:r w:rsidRPr="009451A2">
        <w:rPr>
          <w:i/>
        </w:rPr>
        <w:t>р</w:t>
      </w:r>
      <w:r w:rsidRPr="009451A2">
        <w:rPr>
          <w:i/>
        </w:rPr>
        <w:t>жан во чреве китове, Твою страсть и Твое погребение предображая. Ионе изыде из чудовища, яко из черт</w:t>
      </w:r>
      <w:r w:rsidRPr="009451A2">
        <w:rPr>
          <w:i/>
        </w:rPr>
        <w:t>о</w:t>
      </w:r>
      <w:r w:rsidRPr="009451A2">
        <w:rPr>
          <w:i/>
        </w:rPr>
        <w:t>га брачного»</w:t>
      </w:r>
      <w:r>
        <w:rPr>
          <w:i/>
        </w:rPr>
        <w:t>.</w:t>
      </w:r>
      <w:r>
        <w:t xml:space="preserve"> Это </w:t>
      </w:r>
      <w:r w:rsidRPr="00223AAE">
        <w:t>—</w:t>
      </w:r>
      <w:r>
        <w:t xml:space="preserve"> обращённые ко Христу слова православной церковной службы (цитировано по одному из катехизисов, им</w:t>
      </w:r>
      <w:r>
        <w:t>е</w:t>
      </w:r>
      <w:r>
        <w:t>нуемому православным). Но такого рода уподобления истории Ионы и истории Христа несостоятельны ввиду их очевидного хронологического и сюжетного несовпад</w:t>
      </w:r>
      <w:r>
        <w:t>е</w:t>
      </w:r>
      <w:r>
        <w:t>ния.</w:t>
      </w:r>
    </w:p>
    <w:p w14:paraId="2A196831" w14:textId="77777777" w:rsidR="00D30B85" w:rsidRDefault="00D30B85" w:rsidP="00873ABF">
      <w:pPr>
        <w:pStyle w:val="PlainText"/>
      </w:pPr>
      <w:r w:rsidRPr="000E75A4">
        <w:rPr>
          <w:b/>
        </w:rPr>
        <w:t>Первое</w:t>
      </w:r>
      <w:r>
        <w:t xml:space="preserve"> и главное из них: Иона оказался «во чреве китове» вследствие его личной самоуправной попытки уклониться от и</w:t>
      </w:r>
      <w:r>
        <w:t>с</w:t>
      </w:r>
      <w:r>
        <w:t>полнения данного ему Божьего повеления. А по исполн</w:t>
      </w:r>
      <w:r>
        <w:t>е</w:t>
      </w:r>
      <w:r>
        <w:t>нии</w:t>
      </w:r>
      <w:r w:rsidRPr="00260400">
        <w:t xml:space="preserve"> </w:t>
      </w:r>
      <w:r w:rsidRPr="00260400">
        <w:rPr>
          <w:i/>
        </w:rPr>
        <w:t>под давлением обстоятельств</w:t>
      </w:r>
      <w:r>
        <w:t xml:space="preserve"> предложенного ему ранее, после того как город был сохранён милостью Божией, Иона сильно огорчи</w:t>
      </w:r>
      <w:r>
        <w:t>л</w:t>
      </w:r>
      <w:r>
        <w:t>ся этим и был раздражён (Иона, 4:1, а также 4:4). Иисус же с Л</w:t>
      </w:r>
      <w:r>
        <w:t>ю</w:t>
      </w:r>
      <w:r>
        <w:t>бовью и непреклонно исполнял возложенную на него миссию.</w:t>
      </w:r>
    </w:p>
    <w:p w14:paraId="2BBEE8C8" w14:textId="77777777" w:rsidR="00D30B85" w:rsidRDefault="00D30B85" w:rsidP="00873ABF">
      <w:pPr>
        <w:pStyle w:val="PlainText"/>
      </w:pPr>
      <w:r w:rsidRPr="000E75A4">
        <w:rPr>
          <w:b/>
        </w:rPr>
        <w:t>Второе</w:t>
      </w:r>
      <w:r>
        <w:t xml:space="preserve">: «... был Иона во чреве этого кита три дня и три ночи» (Иона, 2:1), т.е. примерно трое полных суток или неполных </w:t>
      </w:r>
      <w:r>
        <w:lastRenderedPageBreak/>
        <w:t>четв</w:t>
      </w:r>
      <w:r>
        <w:t>е</w:t>
      </w:r>
      <w:r>
        <w:t>ро; Никейский символ веры, пересказывая свидетельства еванг</w:t>
      </w:r>
      <w:r>
        <w:t>е</w:t>
      </w:r>
      <w:r>
        <w:t>листов, предписывает вер</w:t>
      </w:r>
      <w:r>
        <w:t>о</w:t>
      </w:r>
      <w:r>
        <w:t>вать в воскресение Иисуса «в третий день, по Писанием», т.е. в течение двух неполных суток: со вт</w:t>
      </w:r>
      <w:r>
        <w:t>о</w:t>
      </w:r>
      <w:r>
        <w:t>рой половины дня в пятницу до исхода ночи субб</w:t>
      </w:r>
      <w:r>
        <w:t>о</w:t>
      </w:r>
      <w:r>
        <w:t xml:space="preserve">ты или раннего утра воскресенья. Приводимое Матфеем предсказание: </w:t>
      </w:r>
      <w:r w:rsidRPr="00260400">
        <w:rPr>
          <w:i/>
        </w:rPr>
        <w:t>«ибо как Иона был во чреве ки</w:t>
      </w:r>
      <w:r w:rsidRPr="00260400">
        <w:rPr>
          <w:i/>
        </w:rPr>
        <w:softHyphen/>
        <w:t>та три дня и три ночи, так и Сын Человеч</w:t>
      </w:r>
      <w:r w:rsidRPr="00260400">
        <w:rPr>
          <w:i/>
        </w:rPr>
        <w:t>е</w:t>
      </w:r>
      <w:r w:rsidRPr="00260400">
        <w:rPr>
          <w:i/>
        </w:rPr>
        <w:t>ский будет в сердце земли три дня и три ночи»</w:t>
      </w:r>
      <w:r>
        <w:t xml:space="preserve"> (Матфей, 12:40), более детальное, чем у Луки (11:29 </w:t>
      </w:r>
      <w:r w:rsidRPr="00223AAE">
        <w:t>—</w:t>
      </w:r>
      <w:r>
        <w:t> 32), — не исполнилось. И всле</w:t>
      </w:r>
      <w:r>
        <w:t>д</w:t>
      </w:r>
      <w:r>
        <w:t xml:space="preserve">ствие этого хронологического нестроения </w:t>
      </w:r>
      <w:r w:rsidRPr="00223AAE">
        <w:t>—</w:t>
      </w:r>
      <w:r>
        <w:t xml:space="preserve"> трое полных суток или четверо неполных не равны двум неполным </w:t>
      </w:r>
      <w:r w:rsidRPr="00223AAE">
        <w:t>—</w:t>
      </w:r>
      <w:r>
        <w:t xml:space="preserve"> его сл</w:t>
      </w:r>
      <w:r>
        <w:t>е</w:t>
      </w:r>
      <w:r>
        <w:t>дует относить к отсебятине, добавленной при канонизации текста с целью внесения в него определённого смысла о том, как догм</w:t>
      </w:r>
      <w:r>
        <w:t>а</w:t>
      </w:r>
      <w:r>
        <w:t>тически выдержанно следует толковать знамение Ионы пр</w:t>
      </w:r>
      <w:r>
        <w:t>о</w:t>
      </w:r>
      <w:r>
        <w:t>рока.</w:t>
      </w:r>
    </w:p>
    <w:p w14:paraId="55F51759" w14:textId="0A053BBC" w:rsidR="00D30B85" w:rsidRDefault="00D30B85" w:rsidP="00873ABF">
      <w:pPr>
        <w:pStyle w:val="PlainText"/>
      </w:pPr>
      <w:r w:rsidRPr="000E75A4">
        <w:rPr>
          <w:b/>
        </w:rPr>
        <w:t>Третье</w:t>
      </w:r>
      <w:r>
        <w:t xml:space="preserve">: </w:t>
      </w:r>
      <w:r w:rsidRPr="000E75A4">
        <w:rPr>
          <w:i/>
        </w:rPr>
        <w:t>«И сказал Господь</w:t>
      </w:r>
      <w:r w:rsidRPr="00D30B85">
        <w:rPr>
          <w:vertAlign w:val="superscript"/>
        </w:rPr>
        <w:t>[DXLVI]</w:t>
      </w:r>
      <w:r w:rsidRPr="000E75A4">
        <w:rPr>
          <w:i/>
        </w:rPr>
        <w:t xml:space="preserve"> киту, и он изверг Иону на сушу»</w:t>
      </w:r>
      <w:r>
        <w:t xml:space="preserve"> (Иона, 2:11). Скептики, кот</w:t>
      </w:r>
      <w:r>
        <w:t>о</w:t>
      </w:r>
      <w:r>
        <w:t>рые знают о том, что пищевод китов, питающихся планктоном и мелкой рыбёшкой, недостаточно ш</w:t>
      </w:r>
      <w:r>
        <w:t>и</w:t>
      </w:r>
      <w:r>
        <w:t>рок, чтобы проглотить человека, не знают, что перед входом в пищевод у китов им</w:t>
      </w:r>
      <w:r>
        <w:t>е</w:t>
      </w:r>
      <w:r>
        <w:t>ется достаточно большая полость, обычно не заполняемая водой, способная вместить человека. Иона мог нах</w:t>
      </w:r>
      <w:r>
        <w:t>о</w:t>
      </w:r>
      <w:r>
        <w:t xml:space="preserve">диться в воздушной подушке в такой полости, но вряд ли был, пребывая в состоянии психологического шока, способен отличить её от «чрева китова». После же трёх суток пребывания в </w:t>
      </w:r>
      <w:r w:rsidRPr="000E75A4">
        <w:rPr>
          <w:i/>
        </w:rPr>
        <w:t>пищев</w:t>
      </w:r>
      <w:r w:rsidRPr="000E75A4">
        <w:rPr>
          <w:i/>
        </w:rPr>
        <w:t>а</w:t>
      </w:r>
      <w:r w:rsidRPr="000E75A4">
        <w:rPr>
          <w:i/>
        </w:rPr>
        <w:t>рительном тракте</w:t>
      </w:r>
      <w:r>
        <w:t xml:space="preserve"> кита и после рвотной реакции животного И</w:t>
      </w:r>
      <w:r>
        <w:t>о</w:t>
      </w:r>
      <w:r>
        <w:t>на должен был выглядеть весьма жалко, а не так: «яко из чертога брачн</w:t>
      </w:r>
      <w:r>
        <w:t>о</w:t>
      </w:r>
      <w:r>
        <w:t>го».</w:t>
      </w:r>
    </w:p>
    <w:p w14:paraId="368D913E" w14:textId="77777777" w:rsidR="00D30B85" w:rsidRDefault="00D30B85" w:rsidP="00873ABF">
      <w:pPr>
        <w:pStyle w:val="PlainText"/>
      </w:pPr>
      <w:r w:rsidRPr="000E75A4">
        <w:rPr>
          <w:b/>
        </w:rPr>
        <w:t>Четвёртое</w:t>
      </w:r>
      <w:r>
        <w:t>: церковные толкования слов Христа о знамении Ионы роду лукавому и прел</w:t>
      </w:r>
      <w:r>
        <w:t>ю</w:t>
      </w:r>
      <w:r>
        <w:t xml:space="preserve">бодейному (Матфей, 12:39 </w:t>
      </w:r>
      <w:r w:rsidRPr="00223AAE">
        <w:t>—</w:t>
      </w:r>
      <w:r>
        <w:t xml:space="preserve"> 42; Лука, 11:29 </w:t>
      </w:r>
      <w:r w:rsidRPr="00223AAE">
        <w:t>—</w:t>
      </w:r>
      <w:r>
        <w:t xml:space="preserve"> 32) вырваны из контекста, в котором знамение И</w:t>
      </w:r>
      <w:r>
        <w:t>о</w:t>
      </w:r>
      <w:r>
        <w:t>ны самим Хри</w:t>
      </w:r>
      <w:r>
        <w:softHyphen/>
        <w:t>стом неоспоримо взаимно связано с Богом данной мудростью Соломона, спасением Ниневии от катастрофы пока</w:t>
      </w:r>
      <w:r>
        <w:t>я</w:t>
      </w:r>
      <w:r>
        <w:t>нием её жителей по их совести.</w:t>
      </w:r>
    </w:p>
    <w:p w14:paraId="7009BE2E" w14:textId="77777777" w:rsidR="00D30B85" w:rsidRDefault="00D30B85" w:rsidP="00873ABF">
      <w:pPr>
        <w:pStyle w:val="PlainText"/>
      </w:pPr>
      <w:r>
        <w:t xml:space="preserve"> Всё это в совокупности показывает, что игнорируя, а по умолчанию и отрицая, прямо ск</w:t>
      </w:r>
      <w:r>
        <w:t>а</w:t>
      </w:r>
      <w:r>
        <w:t>занное в их же Писании, церкви извращённо перетолковывают и иносказания, всего лишь д</w:t>
      </w:r>
      <w:r>
        <w:t>а</w:t>
      </w:r>
      <w:r>
        <w:t>бы обосновать данную им хозяевами их доктрину, нисколько не з</w:t>
      </w:r>
      <w:r>
        <w:t>а</w:t>
      </w:r>
      <w:r>
        <w:t>ботясь о её истинности и жизненн</w:t>
      </w:r>
      <w:r>
        <w:t>о</w:t>
      </w:r>
      <w:r>
        <w:t>сти.</w:t>
      </w:r>
    </w:p>
    <w:p w14:paraId="40D1CF91" w14:textId="68475842" w:rsidR="00F509F0" w:rsidRDefault="00D30B85" w:rsidP="00873ABF">
      <w:pPr>
        <w:pStyle w:val="PlainText"/>
      </w:pPr>
      <w:r>
        <w:t>К истории пророка Ионы не следует подходить, забыв о пр</w:t>
      </w:r>
      <w:r>
        <w:t>о</w:t>
      </w:r>
      <w:r>
        <w:t>рочестве Соломона: «они умствовали и ошиблись: ибо ослепила их злоба их, и они не познали таин Божьих» (Пре</w:t>
      </w:r>
      <w:r>
        <w:softHyphen/>
        <w:t>муд</w:t>
      </w:r>
      <w:r>
        <w:softHyphen/>
      </w:r>
      <w:r>
        <w:lastRenderedPageBreak/>
        <w:t>рость Сол</w:t>
      </w:r>
      <w:r>
        <w:t>о</w:t>
      </w:r>
      <w:r>
        <w:t xml:space="preserve">мона, гл. 2:21 </w:t>
      </w:r>
      <w:r w:rsidRPr="00223AAE">
        <w:t>—</w:t>
      </w:r>
      <w:r>
        <w:t xml:space="preserve"> 22), </w:t>
      </w:r>
      <w:r w:rsidRPr="00223AAE">
        <w:t>—</w:t>
      </w:r>
      <w:r>
        <w:t xml:space="preserve"> отрицающем распятие Христа въяве и, как следствие, отрицающем и воскресение «в третий день по П</w:t>
      </w:r>
      <w:r>
        <w:t>и</w:t>
      </w:r>
      <w:r>
        <w:t>сан</w:t>
      </w:r>
      <w:r>
        <w:t>и</w:t>
      </w:r>
      <w:r>
        <w:t>ем»</w:t>
      </w:r>
      <w:r w:rsidRPr="00D30B85">
        <w:rPr>
          <w:vertAlign w:val="superscript"/>
        </w:rPr>
        <w:t>[DXLVII]</w:t>
      </w:r>
      <w:r>
        <w:t>.</w:t>
      </w:r>
      <w:r w:rsidR="00F509F0">
        <w:t xml:space="preserve"> При согласии со сказанным, обетование роду людскому зн</w:t>
      </w:r>
      <w:r w:rsidR="00F509F0">
        <w:t>а</w:t>
      </w:r>
      <w:r w:rsidR="00F509F0">
        <w:t>мения пророка Ионы исполняется совсем в иных событиях, а не в событиях «страстной н</w:t>
      </w:r>
      <w:r w:rsidR="00F509F0">
        <w:t>е</w:t>
      </w:r>
      <w:r w:rsidR="00F509F0">
        <w:t>дели»:</w:t>
      </w:r>
    </w:p>
    <w:p w14:paraId="4C14B408" w14:textId="77777777" w:rsidR="00F509F0" w:rsidRDefault="00F509F0" w:rsidP="00F509F0">
      <w:pPr>
        <w:pStyle w:val="a3"/>
        <w:numPr>
          <w:ilvl w:val="0"/>
          <w:numId w:val="20"/>
        </w:numPr>
        <w:ind w:left="397" w:hanging="227"/>
      </w:pPr>
      <w:r>
        <w:t>Как Иона по своему злонравию уклонился от истинной рел</w:t>
      </w:r>
      <w:r>
        <w:t>и</w:t>
      </w:r>
      <w:r>
        <w:t xml:space="preserve">гии, так и род человеческий, отвергнув первое пришествие Христа с Благовестием Царствия Божиего на Земле людей, </w:t>
      </w:r>
      <w:r w:rsidRPr="00223AAE">
        <w:t>—</w:t>
      </w:r>
      <w:r>
        <w:t xml:space="preserve"> по своему злонравию и неверию </w:t>
      </w:r>
      <w:r w:rsidRPr="00223AAE">
        <w:t>—</w:t>
      </w:r>
      <w:r>
        <w:t xml:space="preserve"> уклонился от истинной религии. </w:t>
      </w:r>
    </w:p>
    <w:p w14:paraId="514B8640" w14:textId="77777777" w:rsidR="00F509F0" w:rsidRDefault="00F509F0" w:rsidP="00F509F0">
      <w:pPr>
        <w:pStyle w:val="a3"/>
        <w:numPr>
          <w:ilvl w:val="0"/>
          <w:numId w:val="20"/>
        </w:numPr>
        <w:ind w:left="397" w:hanging="227"/>
      </w:pPr>
      <w:r>
        <w:t>Как Ионе Бог показал его уклонения через конфликт Ионы с биосферным объектом и ч</w:t>
      </w:r>
      <w:r>
        <w:t>е</w:t>
      </w:r>
      <w:r>
        <w:t>рез утеснение отступника от Бога в одном из организмов биосферы, так и человечество неосп</w:t>
      </w:r>
      <w:r>
        <w:t>о</w:t>
      </w:r>
      <w:r>
        <w:t>римо пришло к кон</w:t>
      </w:r>
      <w:r>
        <w:softHyphen/>
        <w:t>фликту с биосферой в целом и испытывает утеснение в глобальном биосферно-экологическом криз</w:t>
      </w:r>
      <w:r>
        <w:t>и</w:t>
      </w:r>
      <w:r>
        <w:t xml:space="preserve">се. </w:t>
      </w:r>
    </w:p>
    <w:p w14:paraId="596A1BF1" w14:textId="77777777" w:rsidR="00F509F0" w:rsidRDefault="00F509F0" w:rsidP="00F509F0">
      <w:pPr>
        <w:pStyle w:val="a3"/>
        <w:numPr>
          <w:ilvl w:val="0"/>
          <w:numId w:val="20"/>
        </w:numPr>
        <w:ind w:left="397" w:hanging="227"/>
      </w:pPr>
      <w:r>
        <w:t>Как Иона, если бы он упорствовал в отступничестве от Бога далее, мог бы погибнуть «во чреве китове», а кит мог бы в</w:t>
      </w:r>
      <w:r>
        <w:t>ы</w:t>
      </w:r>
      <w:r>
        <w:t>плюнуть его останки безо всякого вреда для себя, так и упо</w:t>
      </w:r>
      <w:r>
        <w:t>р</w:t>
      </w:r>
      <w:r>
        <w:t>ствующее в злонравии и безверии Богу человечество имеет возможность погибнуть в глобальном биосферно-экологическом кризисе, после чего биосфера Земли просто оттор</w:t>
      </w:r>
      <w:r>
        <w:t>г</w:t>
      </w:r>
      <w:r>
        <w:t>нет его останки, как это бывало и в прошлом.</w:t>
      </w:r>
    </w:p>
    <w:p w14:paraId="56BECC75" w14:textId="77777777" w:rsidR="00F509F0" w:rsidRDefault="00F509F0" w:rsidP="00873ABF">
      <w:pPr>
        <w:pStyle w:val="PlainText"/>
      </w:pPr>
      <w:r>
        <w:t>В Коране об этом же глобальном биосферно-экологическом кризисе людям говорится в предостережение пр</w:t>
      </w:r>
      <w:r>
        <w:t>я</w:t>
      </w:r>
      <w:r>
        <w:t xml:space="preserve">мо: </w:t>
      </w:r>
      <w:r>
        <w:rPr>
          <w:i/>
        </w:rPr>
        <w:t>«Бог есть Истина»</w:t>
      </w:r>
      <w:r>
        <w:t xml:space="preserve"> (сура 31:29); </w:t>
      </w:r>
      <w:r>
        <w:rPr>
          <w:i/>
        </w:rPr>
        <w:t xml:space="preserve">«А если бы Истина последовала за их </w:t>
      </w:r>
      <w:r>
        <w:t>(по контексту: неверующих)</w:t>
      </w:r>
      <w:r>
        <w:rPr>
          <w:i/>
        </w:rPr>
        <w:t xml:space="preserve"> страстями, тогда пришли бы в ра</w:t>
      </w:r>
      <w:r>
        <w:rPr>
          <w:i/>
        </w:rPr>
        <w:t>с</w:t>
      </w:r>
      <w:r>
        <w:rPr>
          <w:i/>
        </w:rPr>
        <w:t>стройство небо и земля и те, кто в них»</w:t>
      </w:r>
      <w:r>
        <w:t xml:space="preserve"> (сура 23:73). И Бог, сл</w:t>
      </w:r>
      <w:r>
        <w:t>е</w:t>
      </w:r>
      <w:r>
        <w:t>дуя вседержительно за страстями и отсебятиной людей, даёт уб</w:t>
      </w:r>
      <w:r>
        <w:t>е</w:t>
      </w:r>
      <w:r>
        <w:t>диться им в том, что «земля и небо и все, кто в них», приходят в расстройство вследствие человеческого своекорыстного самоду</w:t>
      </w:r>
      <w:r>
        <w:t>р</w:t>
      </w:r>
      <w:r>
        <w:t>ства.</w:t>
      </w:r>
    </w:p>
    <w:p w14:paraId="70B69186" w14:textId="77777777" w:rsidR="00F509F0" w:rsidRDefault="00F509F0" w:rsidP="00873ABF">
      <w:pPr>
        <w:pStyle w:val="PlainText"/>
      </w:pPr>
      <w:r>
        <w:t>И Бог повелел киту исторгнуть Иону в безопасное для того место только после того, как Иона, пребывая в биосферном уте</w:t>
      </w:r>
      <w:r>
        <w:t>с</w:t>
      </w:r>
      <w:r>
        <w:t>нении на пути к своей бе</w:t>
      </w:r>
      <w:r>
        <w:t>з</w:t>
      </w:r>
      <w:r>
        <w:t xml:space="preserve">возвратной погибели, вразумился: </w:t>
      </w:r>
    </w:p>
    <w:p w14:paraId="26F9A689" w14:textId="77777777" w:rsidR="00F509F0" w:rsidRDefault="00F509F0" w:rsidP="00F509F0">
      <w:pPr>
        <w:pStyle w:val="a5"/>
      </w:pPr>
      <w:r>
        <w:t xml:space="preserve">«Когда изнемогла во мне душа моя, я вспомнил о Господе, и молитва моя дошла до Тебя, до храма святого Твоего. Чтущие суетных и ложных </w:t>
      </w:r>
      <w:r>
        <w:rPr>
          <w:i/>
        </w:rPr>
        <w:t>богов</w:t>
      </w:r>
      <w:r>
        <w:t xml:space="preserve"> (вариант: чтущие суетное и ложное) ост</w:t>
      </w:r>
      <w:r>
        <w:t>а</w:t>
      </w:r>
      <w:r>
        <w:t xml:space="preserve">вили Милосердного своего (библейский Иона, как и Коран, называет Бога </w:t>
      </w:r>
      <w:r>
        <w:lastRenderedPageBreak/>
        <w:t xml:space="preserve">Милосердным), </w:t>
      </w:r>
      <w:r w:rsidRPr="00C9029D">
        <w:rPr>
          <w:szCs w:val="24"/>
        </w:rPr>
        <w:t xml:space="preserve">а </w:t>
      </w:r>
      <w:r w:rsidRPr="00C9029D">
        <w:rPr>
          <w:b/>
          <w:szCs w:val="24"/>
        </w:rPr>
        <w:t>я гласом хвалы принесу Тебе жертву; что обещал, исполню</w:t>
      </w:r>
      <w:r>
        <w:t xml:space="preserve"> (выделено нами); у Господа сп</w:t>
      </w:r>
      <w:r>
        <w:t>а</w:t>
      </w:r>
      <w:r>
        <w:t>сение! И сказал Господь киту, и он изверг Иону на сушу» (И</w:t>
      </w:r>
      <w:r>
        <w:t>о</w:t>
      </w:r>
      <w:r>
        <w:t xml:space="preserve">на, 2:8 </w:t>
      </w:r>
      <w:r w:rsidRPr="00223AAE">
        <w:t>—</w:t>
      </w:r>
      <w:r>
        <w:t xml:space="preserve"> 11).</w:t>
      </w:r>
    </w:p>
    <w:p w14:paraId="52769C20" w14:textId="77777777" w:rsidR="00F509F0" w:rsidRDefault="00F509F0" w:rsidP="00873ABF">
      <w:pPr>
        <w:pStyle w:val="PlainText"/>
      </w:pPr>
      <w:r>
        <w:t>То есть Иона обрёл свободу и спасение от безвозвратной п</w:t>
      </w:r>
      <w:r>
        <w:t>о</w:t>
      </w:r>
      <w:r>
        <w:t>гибели смирением перед Богом и добровольным возвращением в обоюдосторонне направленную религию, предопределённую Б</w:t>
      </w:r>
      <w:r>
        <w:t>о</w:t>
      </w:r>
      <w:r>
        <w:t>гом Истинным всем людям. Так же и жители Ниневии избежали катастрофы, только приняв и последовав проповеди Ионы, во</w:t>
      </w:r>
      <w:r>
        <w:t>з</w:t>
      </w:r>
      <w:r>
        <w:t>вратившегося к посл</w:t>
      </w:r>
      <w:r>
        <w:t>у</w:t>
      </w:r>
      <w:r>
        <w:t>шанию Богу.</w:t>
      </w:r>
    </w:p>
    <w:p w14:paraId="2B5066F8" w14:textId="77777777" w:rsidR="00F509F0" w:rsidRDefault="00F509F0" w:rsidP="00873ABF">
      <w:pPr>
        <w:pStyle w:val="PlainText"/>
      </w:pPr>
      <w:r>
        <w:t xml:space="preserve">Эта же возможность </w:t>
      </w:r>
      <w:r w:rsidRPr="00C9029D">
        <w:rPr>
          <w:szCs w:val="24"/>
        </w:rPr>
        <w:t xml:space="preserve">— </w:t>
      </w:r>
      <w:r w:rsidRPr="00C9029D">
        <w:rPr>
          <w:i/>
          <w:szCs w:val="24"/>
        </w:rPr>
        <w:t>вразумиться, покаяться и войти в обоюдосторонне направленную религию Милосердного</w:t>
      </w:r>
      <w:r>
        <w:t xml:space="preserve"> </w:t>
      </w:r>
      <w:r w:rsidRPr="00223AAE">
        <w:t>—</w:t>
      </w:r>
      <w:r>
        <w:t xml:space="preserve"> откр</w:t>
      </w:r>
      <w:r>
        <w:t>ы</w:t>
      </w:r>
      <w:r>
        <w:t>та и для человечества в целом всё время после того, как в Иудее было отвергнуто и извращено Благовестие Христа о вхождении л</w:t>
      </w:r>
      <w:r>
        <w:t>ю</w:t>
      </w:r>
      <w:r>
        <w:t>дей в Царствие Божие их же усилиями в Божьем водительстве.</w:t>
      </w:r>
    </w:p>
    <w:p w14:paraId="468B0EC9" w14:textId="77777777" w:rsidR="00F509F0" w:rsidRDefault="00F509F0" w:rsidP="00873ABF">
      <w:pPr>
        <w:pStyle w:val="PlainText"/>
      </w:pPr>
      <w:r>
        <w:t>Т.е. Бог, по истине, не безучастен к тому, что происходит на Земле: и Он явно не поддерживает толпо-“элитаризм”, все прое</w:t>
      </w:r>
      <w:r>
        <w:t>к</w:t>
      </w:r>
      <w:r>
        <w:t>ты унификации которого в глобальных масштабах сами же пол</w:t>
      </w:r>
      <w:r>
        <w:t>а</w:t>
      </w:r>
      <w:r>
        <w:t xml:space="preserve">гают себе препоны, а все, кто </w:t>
      </w:r>
      <w:r>
        <w:rPr>
          <w:i/>
        </w:rPr>
        <w:t xml:space="preserve">нелицемерно </w:t>
      </w:r>
      <w:r>
        <w:t>работает на постро</w:t>
      </w:r>
      <w:r>
        <w:t>е</w:t>
      </w:r>
      <w:r>
        <w:t xml:space="preserve">ние Царствия Божиего на Земле, </w:t>
      </w:r>
      <w:r w:rsidRPr="00223AAE">
        <w:t>—</w:t>
      </w:r>
      <w:r>
        <w:t xml:space="preserve"> получают разнородную по</w:t>
      </w:r>
      <w:r>
        <w:t>д</w:t>
      </w:r>
      <w:r>
        <w:t>дер</w:t>
      </w:r>
      <w:r>
        <w:t>ж</w:t>
      </w:r>
      <w:r>
        <w:t xml:space="preserve">ку Свыше. </w:t>
      </w:r>
    </w:p>
    <w:p w14:paraId="5FC314ED" w14:textId="77777777" w:rsidR="00F509F0" w:rsidRPr="00DC2E08" w:rsidRDefault="00F509F0" w:rsidP="00F509F0">
      <w:pPr>
        <w:pStyle w:val="ab"/>
      </w:pPr>
      <w:r w:rsidRPr="00223AAE">
        <w:t>————————</w:t>
      </w:r>
    </w:p>
    <w:p w14:paraId="5A06B51E" w14:textId="77777777" w:rsidR="00F509F0" w:rsidRDefault="00F509F0" w:rsidP="00873ABF">
      <w:pPr>
        <w:pStyle w:val="PlainText"/>
      </w:pPr>
      <w:r>
        <w:t xml:space="preserve">Всё описанное выше в разделе 4.4 </w:t>
      </w:r>
      <w:r w:rsidRPr="00223AAE">
        <w:t>—</w:t>
      </w:r>
      <w:r>
        <w:t xml:space="preserve"> объективная историко-политическая данность вне зависимости от того, существует Ко</w:t>
      </w:r>
      <w:r>
        <w:t>н</w:t>
      </w:r>
      <w:r>
        <w:t>цепция общественной безопасности либо же нет. Концепция о</w:t>
      </w:r>
      <w:r>
        <w:t>б</w:t>
      </w:r>
      <w:r>
        <w:t xml:space="preserve">щественной безопасности в её изложении ВП СССР </w:t>
      </w:r>
      <w:r w:rsidRPr="00223AAE">
        <w:t>—</w:t>
      </w:r>
      <w:r>
        <w:t xml:space="preserve"> только о</w:t>
      </w:r>
      <w:r>
        <w:t>д</w:t>
      </w:r>
      <w:r>
        <w:t xml:space="preserve">на из фактологических частностей в этом потоке событий. Чем она реально может помочь индивиду, обществам? </w:t>
      </w:r>
      <w:r w:rsidRPr="00223AAE">
        <w:t>—</w:t>
      </w:r>
      <w:r>
        <w:t xml:space="preserve"> Ответ на этот вопрос </w:t>
      </w:r>
      <w:r w:rsidRPr="00223AAE">
        <w:t>—</w:t>
      </w:r>
      <w:r>
        <w:t xml:space="preserve"> многоплановый и состоит в том, что:</w:t>
      </w:r>
    </w:p>
    <w:p w14:paraId="4E5F24C0" w14:textId="77777777" w:rsidR="00F509F0" w:rsidRDefault="00F509F0" w:rsidP="00F509F0">
      <w:pPr>
        <w:pStyle w:val="a3"/>
        <w:numPr>
          <w:ilvl w:val="0"/>
          <w:numId w:val="20"/>
        </w:numPr>
        <w:ind w:left="397" w:hanging="227"/>
      </w:pPr>
      <w:r>
        <w:t>КОБ позволяет осознать происходящее и перспективы более адекватно, нежели это представляют СМИ и легитимные в толпо-“элитарной” культуре учебные курсы, прежде всего и</w:t>
      </w:r>
      <w:r>
        <w:t>с</w:t>
      </w:r>
      <w:r>
        <w:t>торико-социологического характера.</w:t>
      </w:r>
    </w:p>
    <w:p w14:paraId="3311C652" w14:textId="77777777" w:rsidR="00F509F0" w:rsidRDefault="00F509F0" w:rsidP="00F509F0">
      <w:pPr>
        <w:pStyle w:val="a3"/>
        <w:numPr>
          <w:ilvl w:val="0"/>
          <w:numId w:val="20"/>
        </w:numPr>
        <w:ind w:left="397" w:hanging="227"/>
      </w:pPr>
      <w:r>
        <w:t>КОБ позволяет сделать содержательно определённый (а не декларативный, но безсодержательный) осознанный выбор между жизнью в русле Промысла Божиего и существ</w:t>
      </w:r>
      <w:r>
        <w:t>о</w:t>
      </w:r>
      <w:r>
        <w:t>ванием в пределах Божиего попущ</w:t>
      </w:r>
      <w:r>
        <w:t>е</w:t>
      </w:r>
      <w:r>
        <w:t>ния.</w:t>
      </w:r>
    </w:p>
    <w:p w14:paraId="4BF21932" w14:textId="77777777" w:rsidR="00F509F0" w:rsidRDefault="00F509F0" w:rsidP="00F509F0">
      <w:pPr>
        <w:pStyle w:val="a3"/>
        <w:numPr>
          <w:ilvl w:val="0"/>
          <w:numId w:val="20"/>
        </w:numPr>
        <w:ind w:left="397" w:hanging="227"/>
      </w:pPr>
      <w:r>
        <w:t>КОБ позволяет каждому войти в процессы управления разв</w:t>
      </w:r>
      <w:r>
        <w:t>и</w:t>
      </w:r>
      <w:r>
        <w:t xml:space="preserve">тием глобальной ситуации в русле Промысла и с Божией </w:t>
      </w:r>
      <w:r>
        <w:lastRenderedPageBreak/>
        <w:t>п</w:t>
      </w:r>
      <w:r>
        <w:t>о</w:t>
      </w:r>
      <w:r>
        <w:t>мощью реализовать свой личностный познавательно-творческий п</w:t>
      </w:r>
      <w:r>
        <w:t>о</w:t>
      </w:r>
      <w:r>
        <w:t>тенциал.</w:t>
      </w:r>
    </w:p>
    <w:p w14:paraId="21BD721A" w14:textId="77777777" w:rsidR="00F509F0" w:rsidRDefault="00F509F0" w:rsidP="00873ABF">
      <w:pPr>
        <w:pStyle w:val="PlainText"/>
      </w:pPr>
      <w:r>
        <w:t>Жизнь показывает: те, кто счёл за благо осваивать и развивать КОБ, воплощая её идеалы в жизнь и личностно развиваясь в н</w:t>
      </w:r>
      <w:r>
        <w:t>а</w:t>
      </w:r>
      <w:r>
        <w:t xml:space="preserve">правлении становления в качестве человека, </w:t>
      </w:r>
      <w:r w:rsidRPr="00223AAE">
        <w:t>—</w:t>
      </w:r>
      <w:r>
        <w:t xml:space="preserve"> отмечают по св</w:t>
      </w:r>
      <w:r>
        <w:t>о</w:t>
      </w:r>
      <w:r>
        <w:t>ей житейской практике, что их стрессозащищённость, стресс</w:t>
      </w:r>
      <w:r>
        <w:t>о</w:t>
      </w:r>
      <w:r>
        <w:t xml:space="preserve">устойчивость, дееспособность в разного рода ситуациях </w:t>
      </w:r>
      <w:r w:rsidRPr="00223AAE">
        <w:t>—</w:t>
      </w:r>
      <w:r>
        <w:t xml:space="preserve"> в</w:t>
      </w:r>
      <w:r>
        <w:t>ы</w:t>
      </w:r>
      <w:r>
        <w:t>росли, а количество и тяжесть неприятностей, тем более внеза</w:t>
      </w:r>
      <w:r>
        <w:t>п</w:t>
      </w:r>
      <w:r>
        <w:t>ных, сокр</w:t>
      </w:r>
      <w:r>
        <w:t>а</w:t>
      </w:r>
      <w:r>
        <w:t>тились.</w:t>
      </w:r>
    </w:p>
    <w:p w14:paraId="7BCF083D" w14:textId="77777777" w:rsidR="00F509F0" w:rsidRDefault="00F509F0" w:rsidP="00873ABF">
      <w:pPr>
        <w:pStyle w:val="PlainText"/>
      </w:pPr>
      <w:r>
        <w:t xml:space="preserve">Т.е. КОБ в её развитии </w:t>
      </w:r>
      <w:r w:rsidRPr="00223AAE">
        <w:t>—</w:t>
      </w:r>
      <w:r>
        <w:t xml:space="preserve"> открывает возможность выйти в ч</w:t>
      </w:r>
      <w:r>
        <w:t>е</w:t>
      </w:r>
      <w:r>
        <w:t>ловечность из тупика сам</w:t>
      </w:r>
      <w:r>
        <w:t>о</w:t>
      </w:r>
      <w:r>
        <w:t>убийственности толпо-“элитаризма”, в котором ныне находится глобальная цивилизация.</w:t>
      </w:r>
    </w:p>
    <w:p w14:paraId="507C0039" w14:textId="24086B96" w:rsidR="00F509F0" w:rsidRDefault="00F509F0" w:rsidP="00F3791E">
      <w:pPr>
        <w:pStyle w:val="PlainText"/>
        <w:spacing w:before="240"/>
        <w:jc w:val="right"/>
      </w:pPr>
      <w:r>
        <w:t xml:space="preserve">Внутренний Предиктор СССР </w:t>
      </w:r>
      <w:r>
        <w:br/>
        <w:t xml:space="preserve">9 апреля </w:t>
      </w:r>
      <w:r w:rsidRPr="00223AAE">
        <w:t>—</w:t>
      </w:r>
      <w:r w:rsidR="00855EDD">
        <w:t xml:space="preserve"> 13</w:t>
      </w:r>
      <w:r>
        <w:t xml:space="preserve"> июня </w:t>
      </w:r>
      <w:smartTag w:uri="urn:schemas-microsoft-com:office:smarttags" w:element="metricconverter">
        <w:smartTagPr>
          <w:attr w:name="ProductID" w:val="2009 г"/>
        </w:smartTagPr>
        <w:r>
          <w:t>2009 г</w:t>
        </w:r>
      </w:smartTag>
      <w:r>
        <w:t>.</w:t>
      </w:r>
      <w:r w:rsidR="005E2BEF">
        <w:br/>
        <w:t>Исправления и уточнения:</w:t>
      </w:r>
      <w:r w:rsidR="005E2BEF">
        <w:br/>
        <w:t xml:space="preserve">22 июля </w:t>
      </w:r>
      <w:smartTag w:uri="urn:schemas-microsoft-com:office:smarttags" w:element="metricconverter">
        <w:smartTagPr>
          <w:attr w:name="ProductID" w:val="2009 г"/>
        </w:smartTagPr>
        <w:r w:rsidR="005E2BEF">
          <w:t>2009 г</w:t>
        </w:r>
      </w:smartTag>
      <w:r w:rsidR="005E2BEF">
        <w:t>.</w:t>
      </w:r>
    </w:p>
    <w:p w14:paraId="72140EB0" w14:textId="068474CC" w:rsidR="00D30B85" w:rsidRDefault="00D30B85" w:rsidP="00F3791E">
      <w:pPr>
        <w:pStyle w:val="PlainText"/>
        <w:spacing w:before="240"/>
        <w:jc w:val="right"/>
      </w:pPr>
    </w:p>
    <w:p w14:paraId="22815728" w14:textId="56F950FA" w:rsidR="00D30B85" w:rsidRDefault="00D30B85" w:rsidP="00F3791E">
      <w:pPr>
        <w:pStyle w:val="PlainText"/>
        <w:spacing w:before="240"/>
        <w:jc w:val="right"/>
      </w:pPr>
    </w:p>
    <w:p w14:paraId="35A4708C" w14:textId="007E69A7" w:rsidR="00D30B85" w:rsidRDefault="00D30B85" w:rsidP="00F3791E">
      <w:pPr>
        <w:pStyle w:val="PlainText"/>
        <w:spacing w:before="240"/>
        <w:jc w:val="right"/>
      </w:pPr>
    </w:p>
    <w:p w14:paraId="0CA7E764" w14:textId="206491E4" w:rsidR="00D30B85" w:rsidRDefault="00D30B85" w:rsidP="00F3791E">
      <w:pPr>
        <w:pStyle w:val="PlainText"/>
        <w:spacing w:before="240"/>
        <w:jc w:val="right"/>
      </w:pPr>
    </w:p>
    <w:p w14:paraId="4D3D9D66" w14:textId="4FCC31C6" w:rsidR="00D30B85" w:rsidRDefault="00D30B85" w:rsidP="00F3791E">
      <w:pPr>
        <w:pStyle w:val="PlainText"/>
        <w:spacing w:before="240"/>
        <w:jc w:val="right"/>
      </w:pPr>
    </w:p>
    <w:p w14:paraId="679E67AC" w14:textId="42FC1D28" w:rsidR="00D30B85" w:rsidRDefault="00D30B85" w:rsidP="00F3791E">
      <w:pPr>
        <w:pStyle w:val="PlainText"/>
        <w:spacing w:before="240"/>
        <w:jc w:val="right"/>
      </w:pPr>
    </w:p>
    <w:p w14:paraId="5CF7620B" w14:textId="0D5659EA" w:rsidR="00D30B85" w:rsidRDefault="00D30B85" w:rsidP="00D30B85">
      <w:pPr>
        <w:pStyle w:val="Heading1"/>
      </w:pPr>
      <w:r>
        <w:t>Приложения</w:t>
      </w:r>
    </w:p>
    <w:p w14:paraId="44C427B8" w14:textId="3434A326" w:rsidR="00D30B85" w:rsidRDefault="00D30B85" w:rsidP="00D30B85"/>
    <w:p w14:paraId="6263B275" w14:textId="77777777" w:rsidR="00D30B85" w:rsidRPr="00D30B85" w:rsidRDefault="00D30B85" w:rsidP="00D30B85"/>
    <w:p w14:paraId="5114DA42" w14:textId="2805F583" w:rsidR="00D30B85" w:rsidRDefault="00D30B85">
      <w:pPr>
        <w:pStyle w:val="a2"/>
      </w:pPr>
      <w:r>
        <w:pict w14:anchorId="07A86CC6">
          <v:rect id="_x0000_i1034" style="width:0;height:1.5pt" o:hralign="center" o:hrstd="t" o:hr="t" fillcolor="#a0a0a0" stroked="f"/>
        </w:pict>
      </w:r>
    </w:p>
    <w:p w14:paraId="4021727C" w14:textId="31910218" w:rsidR="00236A68" w:rsidRDefault="00D30B85">
      <w:pPr>
        <w:pStyle w:val="a2"/>
      </w:pPr>
      <w:r>
        <w:t xml:space="preserve">[I] Настоящий © Copyright при публикации книги не удалять, поскольку это противоречит его </w:t>
      </w:r>
      <w:r>
        <w:lastRenderedPageBreak/>
        <w:t>смыслу. При необходимости после него следует поместить ещё один © Copyright издателя. ЭТУ СНОСКУ ПРИ ПУБЛИКАЦИИ УДАЛИТЬ.</w:t>
      </w:r>
    </w:p>
    <w:p w14:paraId="230A1F5F" w14:textId="065C2781" w:rsidR="00D30B85" w:rsidRDefault="00D30B85" w:rsidP="00D30B85">
      <w:pPr>
        <w:pStyle w:val="Heading1"/>
      </w:pPr>
      <w:r>
        <w:t>[II] Вкратце о генерации кризисов принципами построения и функционирования мировой кредитно-финан</w:t>
      </w:r>
      <w:r>
        <w:softHyphen/>
        <w:t>со</w:t>
      </w:r>
      <w:r>
        <w:softHyphen/>
        <w:t>вой системы и о мерах, необходимых для того, чтобы исключить их, — см. в аналитической записке ВП СССР ”Глобальный финансовый кризис и проблемы России” из серии «О текущем моменте» № 10 (82), 2008 г. Названная работа и другие материалы Концепции общественной безопасности (КОБ) в её представлении ВП СССР опубликованы в интернете на сайтах: www.dotu.ru, www.vodaspb.ru, http://subscribe.ru/catalog/state.politics.bkz, http://mera.com.ru, а также распространяются на компакт-дисках в составе Информационной базы ВП СССР.</w:t>
      </w:r>
    </w:p>
    <w:p w14:paraId="186439DC" w14:textId="713F13AB" w:rsidR="00D30B85" w:rsidRDefault="00D30B85" w:rsidP="00D30B85">
      <w:pPr>
        <w:pStyle w:val="PlainText"/>
      </w:pPr>
      <w:r>
        <w:t>[III] См. работы ВП СССР “Мёртвая вода”, “Краткий курс…”.</w:t>
      </w:r>
    </w:p>
    <w:p w14:paraId="1BE275F1" w14:textId="1EB8FD48" w:rsidR="00D30B85" w:rsidRDefault="00D30B85" w:rsidP="00D30B85">
      <w:pPr>
        <w:pStyle w:val="PlainText"/>
      </w:pPr>
      <w:r>
        <w:t>[IV] И было же время и охота прочитать эту ахинею из многих сотен страниц, когда в государстве затяжной социально-политический кризис, а ты чиновник не из последних в иерархии, — лучше бы было заняться самообразованием…</w:t>
      </w:r>
    </w:p>
    <w:p w14:paraId="00D265EC" w14:textId="77777777" w:rsidR="00D30B85" w:rsidRDefault="00D30B85" w:rsidP="00D30B85">
      <w:pPr>
        <w:pStyle w:val="PlainText"/>
      </w:pPr>
      <w:r>
        <w:t>[V] Следующий абзац не в тему, но всё же интересен, поэтому мы приведём его тоже, хотя и в сноске:</w:t>
      </w:r>
    </w:p>
    <w:p w14:paraId="39D97312" w14:textId="696A5EF3" w:rsidR="00D30B85" w:rsidRDefault="00D30B85" w:rsidP="00D30B85">
      <w:pPr>
        <w:pStyle w:val="PlainText"/>
      </w:pPr>
      <w:r>
        <w:t xml:space="preserve">«Ранее родная тётя Медведева Елена Шапошникова, </w:t>
      </w:r>
      <w:r>
        <w:lastRenderedPageBreak/>
        <w:t>написавшая книгу философско-эзотерического содержания “Тайна времени, или Весть хрустального терафима”, отмечала: “Я хотела, чтобы мои внуки читали не о волшебнике Гарри Поттере, летающем, как ведьма на метле, а заинтересовались непознанным и потому не менее волшебным миром вокруг”».</w:t>
      </w:r>
    </w:p>
    <w:p w14:paraId="724983EF" w14:textId="77777777" w:rsidR="00D30B85" w:rsidRDefault="00D30B85" w:rsidP="00D30B85">
      <w:pPr>
        <w:pStyle w:val="PlainText"/>
      </w:pPr>
      <w:r>
        <w:t>[VI] На официальном сайте президента даётся гиперссылка на ещё ельцинский Указ № 484 от 15 мая 1997 года «О представлении лицами, замещающими государственные должности Российской Федерации, и лицами, замещающими государственные должности государственной службы и должности в органах местного самоуправления, сведений о доходах и имуществе», действие которого Д.А.Медведев распространил и на себя.</w:t>
      </w:r>
    </w:p>
    <w:p w14:paraId="2A8BEB75" w14:textId="77777777" w:rsidR="00D30B85" w:rsidRDefault="00D30B85" w:rsidP="00D30B85">
      <w:pPr>
        <w:pStyle w:val="PlainText"/>
      </w:pPr>
      <w:r>
        <w:t>Полезно обратить внимание на стилистику названия этого Указа и особенности современного бюрократического лексикона. Везде употребляются обороты речи на основе конструкции «лица, замещающие должности». В историческом прошлом в таких случаях употреблялись обороты речи на основе конструкций типа «лица, исполняющие должности», «лица, занимающие должности». Исполнение должности, занятие должности подразумевает работу в соответствии с должностными обязанностями. А замещение должности подразумевает замещение работы и должностных обязанностей чем-то иным…</w:t>
      </w:r>
    </w:p>
    <w:p w14:paraId="30C983E5" w14:textId="023B40DE" w:rsidR="00D30B85" w:rsidRDefault="00D30B85" w:rsidP="00D30B85">
      <w:pPr>
        <w:pStyle w:val="PlainText"/>
      </w:pPr>
      <w:r>
        <w:t>Также весьма показателен и оборот речи «так называемые государственные должности», что подразумевает некую несостоятельность государственности, которую Д.А.Медведев олицетворяет: по отношению к должностям в настоящем государстве слова «так называемые» — неуместны.</w:t>
      </w:r>
    </w:p>
    <w:p w14:paraId="3634343B" w14:textId="0BD6D2B1" w:rsidR="00D30B85" w:rsidRDefault="00D30B85" w:rsidP="00D30B85">
      <w:pPr>
        <w:pStyle w:val="PlainText"/>
      </w:pPr>
      <w:r>
        <w:t>[VII] Назвать его деятельность работой — рука не поднимается и язык не поворачивается: пиар — это не работа, а работы в виде государственного управления, адекватного потребностям общества, — нет.</w:t>
      </w:r>
    </w:p>
    <w:p w14:paraId="4B5D81FA" w14:textId="7FD1C19E" w:rsidR="00D30B85" w:rsidRDefault="00D30B85" w:rsidP="00D30B85">
      <w:pPr>
        <w:pStyle w:val="PlainText"/>
      </w:pPr>
      <w:r>
        <w:t>[VIII] А.Минкин в статье “Вы верите?”, обращённой к президенту РФ, сообщает: «на сайте “МК” мы задали вопрос: верите ли вы, что чиновники заполнили декларации честно? 98,5 процента не верят. Остальные полтора — то ли не туда ткнули мышкой, то ли это голоса чиновников» (проголосовали 470 человек) (http://www.mk.ru/politics/285626.html).</w:t>
      </w:r>
    </w:p>
    <w:p w14:paraId="0B949978" w14:textId="77777777" w:rsidR="00D30B85" w:rsidRDefault="00D30B85" w:rsidP="00D30B85">
      <w:pPr>
        <w:pStyle w:val="PlainText"/>
      </w:pPr>
      <w:r>
        <w:t xml:space="preserve">[IX] В Санкт-Петербурге «Глава городского Комитета по экономическому развитию, промышленной политике и торговле </w:t>
      </w:r>
      <w:r>
        <w:lastRenderedPageBreak/>
        <w:t>Сергей Бодрунов устроил скандал после съёмок в программе 5-го канала «Петербургский час». Как сообщает портал Лениздат, как только закончился эфир, чиновник разразился бранью в адрес ведущих Пятого канала, всего журналистского корпуса этого канала и телезрителей, ради общения с которыми он пришёл в телецентр.</w:t>
      </w:r>
    </w:p>
    <w:p w14:paraId="24D22738" w14:textId="77777777" w:rsidR="00D30B85" w:rsidRDefault="00D30B85" w:rsidP="00D30B85">
      <w:pPr>
        <w:pStyle w:val="PlainText"/>
      </w:pPr>
      <w:r>
        <w:t xml:space="preserve">— Мало ли кто вам звонит? Какое-то быдло! Подумаешь, 25 тысяч безработных?! Это — ничего, капля в море. Не сдохнут! А ваши ведущие пускай готовятся отправиться на биржу. Хотя их там не устроят. Им теперь нигде не устроиться на работу. Как, впрочем, и вам, и вашим коллегам по передачке, — цитирует Лениздат. </w:t>
      </w:r>
    </w:p>
    <w:p w14:paraId="6716CA5D" w14:textId="77777777" w:rsidR="00D30B85" w:rsidRDefault="00D30B85" w:rsidP="00D30B85">
      <w:pPr>
        <w:pStyle w:val="PlainText"/>
      </w:pPr>
      <w:r>
        <w:t>Шокированные сотрудники попытались объяснить председателю КЭРППиТ, что передача и не могла пройти гладко, если в эфире он говорил об увеличении заработной платы граждан и отсутствии безработицы в городе, что на самом деле несколько противоречит реальности, судя по звонкам на многоканальную линию. Тогда высокопоставленный сановник прошёлся и по журналистам, которые позволили себе усомниться в профессионализме Сергея Бодрунова.</w:t>
      </w:r>
    </w:p>
    <w:p w14:paraId="5AD61DB3" w14:textId="77777777" w:rsidR="00D30B85" w:rsidRDefault="00D30B85" w:rsidP="00D30B85">
      <w:pPr>
        <w:pStyle w:val="PlainText"/>
      </w:pPr>
      <w:r>
        <w:t>— Ваша передача — это «полный неформат». Вы действуете в интересах оппозиции власти. Ваши ведущие — это непрофессионалы в высшей степени! Какое вы имеете право задавать подобного рода вопросы и сомневаться в моём профессионализме? Кем вы тут себя возомнили? Вы — плохие журналисты! В чём разбирается эта пигалица (о директоре Дирекции городского вещания Пятого канала, ведущей «Петербургского часа» Татьяне Александровой)? Мне не дали сказать ни единого слова, — цитирует Лениздат. — Я выйду на акционеров и встречусь с генеральным директором канала. Вас всех и вашей программы тут не будет в ближайшее время! Вы не понимаете! Я не просто глава Комитета! У меня есть другие рычаги влияния.</w:t>
      </w:r>
    </w:p>
    <w:p w14:paraId="7AB5DB3A" w14:textId="77777777" w:rsidR="00D30B85" w:rsidRDefault="00D30B85" w:rsidP="00D30B85">
      <w:pPr>
        <w:pStyle w:val="PlainText"/>
      </w:pPr>
      <w:r>
        <w:t>Гнев чиновника обрушился и на пресс-секретаря КЭРППиТ Александра Сажина: начальник дал понять, что тот уволен. Сергей Бодрунов долго не унимался и, покидая телецентр, заявил: “Вы не представляете, какие у меня связи! Я могу купить этот канал. Что, может, и сделаю в скором будущем. И вас здесь никогда не будет…”» (http://spb.kp.ru/daily/24278/474314/print/).</w:t>
      </w:r>
    </w:p>
    <w:p w14:paraId="40D76CC2" w14:textId="77777777" w:rsidR="00D30B85" w:rsidRDefault="00D30B85" w:rsidP="00D30B85">
      <w:pPr>
        <w:pStyle w:val="PlainText"/>
      </w:pPr>
      <w:r>
        <w:t xml:space="preserve">“Независимая газета” оценивает это событие так: «Казалось </w:t>
      </w:r>
      <w:r>
        <w:lastRenderedPageBreak/>
        <w:t>бы, после таких откровений чиновник должен срочно подать в отставку, однако ничего подобного не случилось. А поскольку никаких антикризисных мер в отношении граждан у нас в стране до сих пор не производится, есть подозрение, что Бодрунов не является паршивой овцой в своём стаде. И что такого рода характеристику электората разделяют его товарищи по сословию» (http://www.ng.ru/week/2009-04-20/8_politics.html).</w:t>
      </w:r>
    </w:p>
    <w:p w14:paraId="38ABEF13" w14:textId="77777777" w:rsidR="00D30B85" w:rsidRDefault="00D30B85" w:rsidP="00D30B85">
      <w:pPr>
        <w:pStyle w:val="PlainText"/>
      </w:pPr>
      <w:r>
        <w:t xml:space="preserve"> И действительно: </w:t>
      </w:r>
    </w:p>
    <w:p w14:paraId="7FACDF88" w14:textId="77777777" w:rsidR="00D30B85" w:rsidRDefault="00D30B85" w:rsidP="00D30B85">
      <w:pPr>
        <w:pStyle w:val="PlainText"/>
      </w:pPr>
      <w:r>
        <w:t xml:space="preserve">«В правительстве Северной столицы кипит работа. Специальная комиссия выясняет, назвал горожан Сергей Бодрунов быдлом или нет? Чиновники озвучили первые результаты. Они показали, что никаких оскорблений не было. </w:t>
      </w:r>
    </w:p>
    <w:p w14:paraId="7E580F08" w14:textId="77777777" w:rsidR="00D30B85" w:rsidRDefault="00D30B85" w:rsidP="00D30B85">
      <w:pPr>
        <w:pStyle w:val="PlainText"/>
      </w:pPr>
      <w:r>
        <w:t>— Были проведены встречи и консультации как с самим Бодруновым, так и с журналистами, — заявил вице-губернатор Петербурга Михаил Осеевский. — Итогом пока не завершённой проверки стало неподтверждение факта оскорбления.</w:t>
      </w:r>
    </w:p>
    <w:p w14:paraId="2AA8895C" w14:textId="77777777" w:rsidR="00D30B85" w:rsidRDefault="00D30B85" w:rsidP="00D30B85">
      <w:pPr>
        <w:pStyle w:val="PlainText"/>
      </w:pPr>
      <w:r>
        <w:t xml:space="preserve">Как оказалось, перебранку могли слышать и быть её непосредственными участниками всего пять человек. Сам Сергей Бодрунов — а он всё отрицает; гримёры, которые о скандале ни сном, ни духом, и редактор программы Эльвира Шайкина. Она как раз и написала служебную записку, где привела все цитаты, прозвучавшие из уст чиновника. </w:t>
      </w:r>
    </w:p>
    <w:p w14:paraId="2A942659" w14:textId="77777777" w:rsidR="00D30B85" w:rsidRDefault="00D30B85" w:rsidP="00D30B85">
      <w:pPr>
        <w:pStyle w:val="PlainText"/>
      </w:pPr>
      <w:r>
        <w:t xml:space="preserve">Однако, как считают проверяющие, Сергею Дмитриевичу всё-таки придётся извиниться перед сотрудниками телеканала и журналистским сообществом за своё поведение. А вот перед петербуржцами уже вряд ли. Факта оскорбления-то, по мнению чиновников, не было, передаёт ЗАКС.ру» (http://spb.kp.ru/online/news/474799/). 23.04.2009 г. </w:t>
      </w:r>
    </w:p>
    <w:p w14:paraId="05C6880D" w14:textId="77777777" w:rsidR="00D30B85" w:rsidRDefault="00D30B85" w:rsidP="00D30B85">
      <w:pPr>
        <w:pStyle w:val="PlainText"/>
      </w:pPr>
      <w:r>
        <w:t xml:space="preserve">СМИ сообщили, что С.Д.Бодрунов принёс свои извинения журналистам, но не лично, а письменно, опубликовав их на своём сайте. Но за «быдло» он извиняться не будет, поскольку такого слова, как он настаивает, не произносил. В.И.Матвиенко освятила этот итог авторитетом своей должности: «“Он признал, что был не прав, что был в эмоциональном состоянии, и он намерен сегодня принести извинения журналистам, и это будет правильно”, — подчеркнула губернатор. </w:t>
      </w:r>
    </w:p>
    <w:p w14:paraId="703CE6B6" w14:textId="77777777" w:rsidR="00D30B85" w:rsidRDefault="00D30B85" w:rsidP="00D30B85">
      <w:pPr>
        <w:pStyle w:val="PlainText"/>
      </w:pPr>
      <w:r>
        <w:t xml:space="preserve">“Я могу сделать скидку на то, что Бодрунов работал в промышленности в реальном секторе, что называется “у трубы”, и не был публичным человеком, не был подготовлен к такому ток-шоу, поэтому допустил ошибку на первом этапе своей работы. Но </w:t>
      </w:r>
      <w:r>
        <w:lastRenderedPageBreak/>
        <w:t>очень важно, что он это осознал”, — сказала Матвиенко.</w:t>
      </w:r>
    </w:p>
    <w:p w14:paraId="38EE4E23" w14:textId="77777777" w:rsidR="00D30B85" w:rsidRDefault="00D30B85" w:rsidP="00D30B85">
      <w:pPr>
        <w:pStyle w:val="PlainText"/>
      </w:pPr>
      <w:r>
        <w:t xml:space="preserve">“Никому не позволительно, руководитель ты Смольного или нет, в таком тоне общаться с журналистами”, – добавила она. </w:t>
      </w:r>
    </w:p>
    <w:p w14:paraId="73C83CD6" w14:textId="77777777" w:rsidR="00D30B85" w:rsidRDefault="00D30B85" w:rsidP="00D30B85">
      <w:pPr>
        <w:pStyle w:val="PlainText"/>
      </w:pPr>
      <w:r>
        <w:t xml:space="preserve">При этом, по словам главы города, Бодрунов отвергает тот факт, что он отрицательно высказывался в адрес звонивших в студию петербуржцев, и результаты служебного расследования также этого не подтверждают. </w:t>
      </w:r>
    </w:p>
    <w:p w14:paraId="2CA95CE2" w14:textId="77777777" w:rsidR="00D30B85" w:rsidRDefault="00D30B85" w:rsidP="00D30B85">
      <w:pPr>
        <w:pStyle w:val="PlainText"/>
      </w:pPr>
      <w:r>
        <w:t>В то же время редактор «Петербургского часа» Сергей Бондаренко утверждает, что Бодрунов всё же позволял себе резкие и грубые выражения в адрес телезрителей» (http://www.newsru.com/russia/23apr2009/bodrunovutrybi.html). Там же сообщается, что, по мнению В.И.Матвиенко, «Бодрунов должен сам определиться со своей дальнейшей судьбой».</w:t>
      </w:r>
    </w:p>
    <w:p w14:paraId="61412420" w14:textId="77777777" w:rsidR="00D30B85" w:rsidRDefault="00D30B85" w:rsidP="00D30B85">
      <w:pPr>
        <w:pStyle w:val="PlainText"/>
      </w:pPr>
      <w:r>
        <w:t xml:space="preserve">Однако журналисты отказались принять извинения: «Руководитель и ведущая программы “Петербургский час” Татьяна Александрова считает, что Бодрунов все-таки должен уйти в отставку. Дескать, глава КЭРППиТ затянул со своими извинениями и самое лучшее, что он сейчас может сделать, — это написать заявление. </w:t>
      </w:r>
    </w:p>
    <w:p w14:paraId="63C3C217" w14:textId="77777777" w:rsidR="00D30B85" w:rsidRDefault="00D30B85" w:rsidP="00D30B85">
      <w:pPr>
        <w:pStyle w:val="PlainText"/>
      </w:pPr>
      <w:r>
        <w:t>— На мой взгляд, человек не только испортил свою репутацию, но и имидж всей власти, — говорит Татьяна Александрова.</w:t>
      </w:r>
    </w:p>
    <w:p w14:paraId="5045A7CA" w14:textId="77777777" w:rsidR="00D30B85" w:rsidRDefault="00D30B85" w:rsidP="00D30B85">
      <w:pPr>
        <w:pStyle w:val="PlainText"/>
      </w:pPr>
      <w:r>
        <w:t>Так что «топор войны» до сих пор не закопан. Мол, раскаялся Бодрунов как-то не по-человечески. Зачем было дожидаться, когда пройдёт служебная проверка и разговор с Валентиной Матвиенко?</w:t>
      </w:r>
    </w:p>
    <w:p w14:paraId="6035E193" w14:textId="77777777" w:rsidR="00D30B85" w:rsidRDefault="00D30B85" w:rsidP="00D30B85">
      <w:pPr>
        <w:pStyle w:val="PlainText"/>
      </w:pPr>
      <w:r>
        <w:t>— Он сам помнит, что там было, поэтому мог осознать гораздо раньше, — считает Александрова» (http://spb.kp.ru/daily/24284/479362/).</w:t>
      </w:r>
    </w:p>
    <w:p w14:paraId="239593E2" w14:textId="77777777" w:rsidR="00D30B85" w:rsidRDefault="00D30B85" w:rsidP="00D30B85">
      <w:pPr>
        <w:pStyle w:val="PlainText"/>
      </w:pPr>
      <w:r>
        <w:t xml:space="preserve">«Член правительства Санкт-Петербурга Сергей Бодрунов заявил, что скандал с некорректными высказываниями, которые он допустил за кулисами телепередачи, был спланирован заранее. За громкой историей, заявил он, могут стоять недовольные антикоррупционными мерами и большей открытостью бизнесмены, сообщает “Деловой Петербург”» (http://www.newsru.com/russia/17apr2009/exp.html). — О “своей борьбе” с коррупцией говорит владелец 9 квартир и 2 загородных домов, на счетах которого 81 млн. руб. </w:t>
      </w:r>
    </w:p>
    <w:p w14:paraId="74EB81AD" w14:textId="77777777" w:rsidR="00D30B85" w:rsidRDefault="00D30B85" w:rsidP="00D30B85">
      <w:pPr>
        <w:pStyle w:val="PlainText"/>
      </w:pPr>
      <w:r>
        <w:t xml:space="preserve">В общем, “элитарий” сорвался и публично сказал то, что в действительности думает о «быдле». И по имеющимся данным, он </w:t>
      </w:r>
      <w:r>
        <w:lastRenderedPageBreak/>
        <w:t>столь же барственно высокомерно ведёт себя на протяжении многих лет и с техническим персоналом, обслуживающим его деятельность: ему нужны холопы, а не равные ему в достоинстве товарищи по работе. Но таких среди “элиты” не перечесть. И даже, если С.Бодрунова действительно «развели», то — знали на чём «развести» его как обыкновенного лоха…</w:t>
      </w:r>
    </w:p>
    <w:p w14:paraId="2418E9D9" w14:textId="77777777" w:rsidR="00D30B85" w:rsidRDefault="00D30B85" w:rsidP="00D30B85">
      <w:pPr>
        <w:pStyle w:val="PlainText"/>
      </w:pPr>
      <w:r>
        <w:t>Как итог вспоминается одна из заключительных фраз фильма “Золушка” (экранизация общеизвестной сказки в пересказе Е.Л.Шварца): «Связи связями, но надо же и совесть иметь. Когда-нибудь спросят: а что ты можешь, так сказать, предъявить? И никакие связи не помогут тебе сделать ножку маленькой, душу — большой, а сердце — справедливым».</w:t>
      </w:r>
    </w:p>
    <w:p w14:paraId="2CFDC44F" w14:textId="16C185D1" w:rsidR="00D30B85" w:rsidRDefault="00D30B85" w:rsidP="00D30B85">
      <w:pPr>
        <w:pStyle w:val="PlainText"/>
      </w:pPr>
      <w:r>
        <w:t>И работникам телецентра повезло в том смысле, что С.Бодрунов открыл хайло, а не огонь на поражение по журналистам, как это сделал в ночь с 26 на 27 апреля в московском торговом центре “Остров” начальник ОВД “Царицыно” майор Денис Евсюков.</w:t>
      </w:r>
    </w:p>
    <w:p w14:paraId="19376FCE" w14:textId="69A27BF3" w:rsidR="00D30B85" w:rsidRDefault="00D30B85" w:rsidP="00D30B85">
      <w:pPr>
        <w:pStyle w:val="PlainText"/>
      </w:pPr>
      <w:r>
        <w:t>[X] Разве что за исключением руководителей Государственного импортного управления Смелякова и Павлова, которые были расстреляны в андроповские времена по обвинению во взяточничестве (за каждый заключённый с иностранцами контракт брали взятки в размере от одного до трёх процентов от суммы контракта). Тогда же был расстрелян и один из заместителей министра рыбной промышленности СССР. Под суд попали и начальник Управления торговли Мосгорисполкома Трегубов и 130 его сотрудников. («Как воевали с “оборотнями” в СССР»: http://news.bbc.co.uk/hi/russian/russia/newsid_3022000/3022210.stm).</w:t>
      </w:r>
    </w:p>
    <w:p w14:paraId="197A0F97" w14:textId="08F8C3E2" w:rsidR="00D30B85" w:rsidRDefault="00D30B85" w:rsidP="00D30B85">
      <w:pPr>
        <w:pStyle w:val="PlainText"/>
      </w:pPr>
      <w:r>
        <w:t>[XI] Она анализируется в аналитической записке “Бюрократическая безнадёга в России и глобальный проект «Обама»” из серии «О текущем моменте» № 11 (83), 2008 г. Эту записку полезно перечитать для того, чтобы полнее воспринять содержание настоящей записки.</w:t>
      </w:r>
    </w:p>
    <w:p w14:paraId="4A7F7850" w14:textId="4441CA1E" w:rsidR="00D30B85" w:rsidRDefault="00D30B85" w:rsidP="00D30B85">
      <w:pPr>
        <w:pStyle w:val="PlainText"/>
      </w:pPr>
      <w:r>
        <w:t>[XII] Б.Х.Обама сообщает, что соотношение доходов топ-менеджеров и средней зарплаты выросла в США за последние десятилетия: в 1980 г. оно составляла 42, в 2005 — 262 (стр. 73).</w:t>
      </w:r>
    </w:p>
    <w:p w14:paraId="2AF3B113" w14:textId="7297585F" w:rsidR="00D30B85" w:rsidRDefault="00D30B85" w:rsidP="00D30B85">
      <w:pPr>
        <w:pStyle w:val="PlainText"/>
      </w:pPr>
      <w:r>
        <w:t xml:space="preserve">[XIII] Рэп — направление в музыкальной культуре, своеобразный речитатив — декламация под музыку. Изрядная доля рэпа — «песни беспросветности и протеста против неё», и потому в них действительно есть непристойные выражения и </w:t>
      </w:r>
      <w:r>
        <w:lastRenderedPageBreak/>
        <w:t>сопровождающие их жесты.</w:t>
      </w:r>
    </w:p>
    <w:p w14:paraId="33261F23" w14:textId="0C13CAEC" w:rsidR="00D30B85" w:rsidRDefault="00D30B85" w:rsidP="00D30B85">
      <w:pPr>
        <w:pStyle w:val="PlainText"/>
      </w:pPr>
      <w:r>
        <w:t>[XIV] О приоритетах обобщённых средств управления / оружия см. в работах ВП СССР “Мёртвая вода”, “Основы социологии”.</w:t>
      </w:r>
    </w:p>
    <w:p w14:paraId="2568B8BD" w14:textId="77777777" w:rsidR="00D30B85" w:rsidRDefault="00D30B85" w:rsidP="00D30B85">
      <w:pPr>
        <w:pStyle w:val="PlainText"/>
      </w:pPr>
      <w:r>
        <w:t>[XV] Образчик такого рода отрыва от действительности явил Д.А.Медведев на встрече с преподавателями и студентами Лондонской школы экономики и политических наук:</w:t>
      </w:r>
    </w:p>
    <w:p w14:paraId="34B87AAA" w14:textId="77777777" w:rsidR="00D30B85" w:rsidRDefault="00D30B85" w:rsidP="00D30B85">
      <w:pPr>
        <w:pStyle w:val="PlainText"/>
      </w:pPr>
      <w:r>
        <w:t>«ВОПРОС (как переведено): Мой вопрос касается экономического кризиса. Много говорится об увеличении роли государства в экономике. Прошлое России как командного государства облегчает или затрудняет увеличение государственного участия в экономике страны?</w:t>
      </w:r>
    </w:p>
    <w:p w14:paraId="6F1D2B48" w14:textId="77777777" w:rsidR="00D30B85" w:rsidRDefault="00D30B85" w:rsidP="00D30B85">
      <w:pPr>
        <w:pStyle w:val="PlainText"/>
      </w:pPr>
      <w:r>
        <w:t xml:space="preserve">Д.МЕДВЕДЕВ: Блестящий вопрос. Вы знаете, у нас действительно есть свой опыт государственной экономики, плановой экономики, командной экономики, как бы её ни называть. Я думаю, что всё-таки он упрощает нам задачу. Несмотря на то, что моё становление как специалиста пришлось на период рыночной экономики, даже я неплохо помню о тех правилах, которые работали в тот период. Я отлично знаю все проблемы, которые были тогда, все родимые пятна плановой экономики и все те сложности, которые возникают у граждан, живущих в такой системе координат. Поэтому опыт, как самое бесценное достояние для любого человека, — всегда плюс. Если кто-то хочет попробовать, пусть читает учебники политэкономии социализма того периода, ну и конечно, бессмертное учение Карла Маркса» (http://www.kremlin.ru/text/appears/2009/04/214696.shtml). </w:t>
      </w:r>
    </w:p>
    <w:p w14:paraId="0899DB00" w14:textId="77777777" w:rsidR="00D30B85" w:rsidRDefault="00D30B85" w:rsidP="00D30B85">
      <w:pPr>
        <w:pStyle w:val="PlainText"/>
      </w:pPr>
      <w:r>
        <w:t>Всё сказанное Д.А.Медведевым в ответе на этот вопрос — выражение некомпетентности и самодовольного верхоглядства: Если А.Н.Яко</w:t>
      </w:r>
      <w:r>
        <w:softHyphen/>
        <w:t>в</w:t>
      </w:r>
      <w:r>
        <w:softHyphen/>
        <w:t>лев и М.С.Горбачёв были изменниками, а Н.И.Рыжков не понимал проблематики управления государством-суперконцерном СССР, то это не означает, что плановая экономика — ошибка истории. Эта «ошибка» успешно провела индустриализацию и культурную революцию в конце 1920</w:t>
      </w:r>
      <w:r>
        <w:noBreakHyphen/>
        <w:t>х — в 1930</w:t>
      </w:r>
      <w:r>
        <w:noBreakHyphen/>
        <w:t xml:space="preserve">х гг., когда весь мир капитализма был в кризисе; создала основу для победы в тяжелейшей войне, после которой перевооружила армию и флот ещё раз, вышла первой в космос. И проблема была не в её принципах, а в “элитаризации” власти, в ходе которой власть безнадёжно дебилизировалась. Не говоря уж о том, что в СССР накануне перестройки проблемы были, но </w:t>
      </w:r>
      <w:r>
        <w:lastRenderedPageBreak/>
        <w:t xml:space="preserve">нищеты не было, и не было бомжей и беспризорников как статистически значимых социальных явлений. </w:t>
      </w:r>
    </w:p>
    <w:p w14:paraId="0CAAA0EE" w14:textId="77777777" w:rsidR="00D30B85" w:rsidRDefault="00D30B85" w:rsidP="00D30B85">
      <w:pPr>
        <w:pStyle w:val="PlainText"/>
      </w:pPr>
      <w:r>
        <w:t>Кроме того, читать Карла Маркса для того, чтобы организовать государственное управление макроэкономикой, — безполезно, что будет показано в разделе 4.1.</w:t>
      </w:r>
    </w:p>
    <w:p w14:paraId="6E5C6AAA" w14:textId="24988967" w:rsidR="00D30B85" w:rsidRDefault="00D30B85" w:rsidP="00D30B85">
      <w:pPr>
        <w:pStyle w:val="PlainText"/>
      </w:pPr>
      <w:r>
        <w:t>Но с высоты социального статуса, определяемого более, чем 4 миллионами годового нетрудового дохода, п-резиденту этого не понять… «Страшно далеки они от народа», как характеризовал декабристов т. Ленин…</w:t>
      </w:r>
    </w:p>
    <w:p w14:paraId="090B0F93" w14:textId="77777777" w:rsidR="00D30B85" w:rsidRDefault="00D30B85" w:rsidP="00D30B85">
      <w:pPr>
        <w:pStyle w:val="PlainText"/>
      </w:pPr>
      <w:r>
        <w:t xml:space="preserve">[XVI] «Самым богатым чиновником Смольного, как сообщает “Фонтанка.ру”, стал Сергей Бодрунов, который пришёл в правительство города только в феврале 2009 года. За прошлый год он заработал больше 5 млн. рублей. Также у чиновника есть 9 квартир и два загородных дома в Московской области. Счёт в банке у Бодрунова превышает 81 млн. рублей» (http://www.newsru.com/russia/15apr2009/otchetmatvienko.html). </w:t>
      </w:r>
    </w:p>
    <w:p w14:paraId="010F745B" w14:textId="77777777" w:rsidR="00D30B85" w:rsidRDefault="00D30B85" w:rsidP="00D30B85">
      <w:pPr>
        <w:pStyle w:val="PlainText"/>
      </w:pPr>
      <w:r>
        <w:t>Спрашивается: Какой нормальной семье для жизни надо 9 квартир (8 в Петербурге и 1 в Москве: http://spb.kp.ru/daily/24279.4/474980/) и ещё два загородных дома? — но свихнувшемуся паразиту и этого будет мало… Это — тот самый С.Бодрунов, который упоминается в одной из предъидущих сносок, где приводится выдержка из публикации “Комсомольской правды” о его выходке на Санкт-Петер</w:t>
      </w:r>
      <w:r>
        <w:softHyphen/>
        <w:t>бургском телецентре, когда он обозвал простонародье «быдлом».</w:t>
      </w:r>
    </w:p>
    <w:p w14:paraId="0ADBF562" w14:textId="01066756" w:rsidR="00D30B85" w:rsidRDefault="00D30B85" w:rsidP="00D30B85">
      <w:pPr>
        <w:pStyle w:val="PlainText"/>
      </w:pPr>
      <w:r>
        <w:t>«Я знаю, что Бодрунов является очень богатым человеком, — говорил спикер ЗакСа Вадим Тюльпанов во время назначения нового главы КЭРПиТ. — И это меня радует с той точки зрения, что он будет работать на город, а не на свой карман» (http://spb.kp.ru/daily/24279.4/474980/) — ещё один пример чиновничье-“элитарного” идиотизма либо цинизма.</w:t>
      </w:r>
    </w:p>
    <w:p w14:paraId="43EB08B9" w14:textId="77777777" w:rsidR="00D30B85" w:rsidRDefault="00D30B85" w:rsidP="00D30B85">
      <w:pPr>
        <w:pStyle w:val="PlainText"/>
      </w:pPr>
      <w:r>
        <w:t xml:space="preserve">[XVII] В её основе — высказывание В.О.Ключевского: «История не учительница, а надзирательница (((((((( ((((( (наставница жизни): она ничему не учит, а только наказывает за незнание уроков». </w:t>
      </w:r>
    </w:p>
    <w:p w14:paraId="6DB6FFC4" w14:textId="1555BE07" w:rsidR="00D30B85" w:rsidRDefault="00D30B85" w:rsidP="00D30B85">
      <w:pPr>
        <w:pStyle w:val="PlainText"/>
      </w:pPr>
      <w:r>
        <w:t xml:space="preserve">В наше время этот афоризм нуждается в пояснении. Во времена, когда В.О.Ключевский его высказал, в гимназиях педагогический состав разделялся на две категории: учителя и надзиратели. Учителя — преподавали предметы учебного курса, а надзиратели — следили за поведением гимназистов и наказывали их как за нарушение норм поведения в гимназии и в обществе за </w:t>
      </w:r>
      <w:r>
        <w:lastRenderedPageBreak/>
        <w:t>её стенами, так и за плохую успеваемость. (См. в частности, Л.Касиль. “Кондуит и Швамбрания”).</w:t>
      </w:r>
    </w:p>
    <w:p w14:paraId="1567C918" w14:textId="259B79E9" w:rsidR="00D30B85" w:rsidRDefault="00D30B85" w:rsidP="00D30B85">
      <w:pPr>
        <w:pStyle w:val="PlainText"/>
      </w:pPr>
      <w:r>
        <w:t>[XVIII] Кассандра в цикле мифов о Троянской войне — пророчица и жрица Аполлона. Она отвергла сексуальные домогательства Аполлона, за что тот пообещал, что впредь предсказаниям Кассандры люди верить не будут. Кассандра предостерегла от похищения Парисом Елены Прекрасной и предсказала весь ход будущей Троянской войны, но троянцы не вняли. В результате Парис выкрал Елену, началась война, Троя потерпела поражении в войне, была разграблена и уничтожена, троянцы, — те, кто не погиб в войне, — попали в рабство либо бежали в иные земли…</w:t>
      </w:r>
    </w:p>
    <w:p w14:paraId="7691A8A9" w14:textId="77777777" w:rsidR="00D30B85" w:rsidRDefault="00D30B85" w:rsidP="00D30B85">
      <w:pPr>
        <w:pStyle w:val="PlainText"/>
      </w:pPr>
      <w:r>
        <w:t>[XIX] См. в частности Джордж Сорос (George Soros), “Такого кризиса мировой рынок не знал уже 60 лет: “The Financial Times”, Великобритания, 23 января 2008 г. (http://worldcrisis.ru/crisis/375553).</w:t>
      </w:r>
    </w:p>
    <w:p w14:paraId="58A0AACC" w14:textId="125B8324" w:rsidR="00D30B85" w:rsidRDefault="00D30B85" w:rsidP="00D30B85">
      <w:pPr>
        <w:pStyle w:val="PlainText"/>
      </w:pPr>
      <w:r>
        <w:t xml:space="preserve">См. также: http://www.rbcdaily.ru/2008/04/04/world/333951. </w:t>
      </w:r>
    </w:p>
    <w:p w14:paraId="209C1B09" w14:textId="77777777" w:rsidR="00D30B85" w:rsidRDefault="00D30B85" w:rsidP="00D30B85">
      <w:pPr>
        <w:pStyle w:val="PlainText"/>
      </w:pPr>
      <w:r>
        <w:t xml:space="preserve">[XX] Поясним эту фразу: </w:t>
      </w:r>
    </w:p>
    <w:p w14:paraId="08EFED7F" w14:textId="77777777" w:rsidR="00D30B85" w:rsidRDefault="00D30B85" w:rsidP="00D30B85">
      <w:pPr>
        <w:pStyle w:val="PlainText"/>
      </w:pPr>
      <w:r>
        <w:t>получение кредитной ссуды позволяет предприятиям реального сектора преодолеть некий кризис платёжеспособности, продолжить своё функционирование, в том числе и развивая производственную базу;</w:t>
      </w:r>
    </w:p>
    <w:p w14:paraId="24B33D9D" w14:textId="77777777" w:rsidR="00D30B85" w:rsidRDefault="00D30B85" w:rsidP="00D30B85">
      <w:pPr>
        <w:pStyle w:val="PlainText"/>
      </w:pPr>
      <w:r>
        <w:t xml:space="preserve">но наряду с этим ссудный процент: </w:t>
      </w:r>
    </w:p>
    <w:p w14:paraId="51E3942E" w14:textId="77777777" w:rsidR="00D30B85" w:rsidRDefault="00D30B85" w:rsidP="00D30B85">
      <w:pPr>
        <w:pStyle w:val="PlainText"/>
      </w:pPr>
      <w:r>
        <w:t>относится на себестоимость продукции и тем самым вызывает рост цен;</w:t>
      </w:r>
    </w:p>
    <w:p w14:paraId="00C499BC" w14:textId="77777777" w:rsidR="00D30B85" w:rsidRDefault="00D30B85" w:rsidP="00D30B85">
      <w:pPr>
        <w:pStyle w:val="PlainText"/>
      </w:pPr>
      <w:r>
        <w:t>перекачивает средства платежа из собственности общества в собственность ростовщической корпорации, узурпировавшей банковское дело, чем уничтожает покупательную способность реального сектора и населения, а вызванное этим на фоне роста цен, порождённого ссудным процентом, падение платёжеспособного спроса на продукцию подтормаживает сбыт и экономическое развитее в целом вплоть до полного краха экономической системы;</w:t>
      </w:r>
    </w:p>
    <w:p w14:paraId="5BC2C714" w14:textId="26D5748F" w:rsidR="00D30B85" w:rsidRDefault="00D30B85" w:rsidP="00D30B85">
      <w:pPr>
        <w:pStyle w:val="PlainText"/>
      </w:pPr>
      <w:r>
        <w:t xml:space="preserve">«вилка» «рост цен — потеря средств платежа обществом» порождает заведомо неоплатный долг, некоторым образом распределённый среди физических и юридических лиц, включая некоторую часть банков, и сверхкритические значения заведомо неоплатного долга неизбежно влекут за собой крах финансовой системы (он может быть предотвращён, а также и преодолён только списанием долгов или эмиссией средств платежа, </w:t>
      </w:r>
      <w:r>
        <w:lastRenderedPageBreak/>
        <w:t>покрывающей объём долга.</w:t>
      </w:r>
    </w:p>
    <w:p w14:paraId="65E560EC" w14:textId="1F5E5655" w:rsidR="00D30B85" w:rsidRDefault="00D30B85" w:rsidP="00D30B85">
      <w:pPr>
        <w:pStyle w:val="PlainText"/>
      </w:pPr>
      <w:r>
        <w:t>[XXI] В данном случае Дж.Сорос по всей видимости подразумевает магию Вуду, которая производит «зомби» — «оживлённых мертвецов», роботов, утративших свою волю. Кровь же из людей по общеевропейским поверьям сосёт другая нежить — вурдалаки-вампиры.</w:t>
      </w:r>
    </w:p>
    <w:p w14:paraId="39493195" w14:textId="77777777" w:rsidR="00D30B85" w:rsidRDefault="00D30B85" w:rsidP="00D30B85">
      <w:pPr>
        <w:pStyle w:val="PlainText"/>
      </w:pPr>
      <w:r>
        <w:t>[XXII] Что касается РФ то, даже то действительно хорошее, что Дж.Сорос сделал в РФ для стабилизации буржуазно-либерального режима (а с некоторыми оговорками и для всего народа), — отечественные бюрократы «похерили».</w:t>
      </w:r>
    </w:p>
    <w:p w14:paraId="4DF1F78E" w14:textId="77777777" w:rsidR="00D30B85" w:rsidRDefault="00D30B85" w:rsidP="00D30B85">
      <w:pPr>
        <w:pStyle w:val="PlainText"/>
      </w:pPr>
      <w:r>
        <w:t>В начале 1990</w:t>
      </w:r>
      <w:r>
        <w:noBreakHyphen/>
        <w:t xml:space="preserve">х Дж.Сорос организовал в РФ кампанию, получившую название «Соросовский учитель». В её ходе были проведены социологические исследования на тему, кто учил в школах по профильным дисциплинам студентов наиболее престижных вузов. Полученные данные прошли статистическую обработку, в результате чего были выявлены лучшие учителя-предметники школ во всех регионах России. После этого выявленные учителя получили единовременные премии от Сороса. </w:t>
      </w:r>
    </w:p>
    <w:p w14:paraId="63A30FAA" w14:textId="77777777" w:rsidR="00D30B85" w:rsidRDefault="00D30B85" w:rsidP="00D30B85">
      <w:pPr>
        <w:pStyle w:val="PlainText"/>
      </w:pPr>
      <w:r>
        <w:t xml:space="preserve">После того, как это было сделано один раз, отечественному «Минобразу» требовалось с некоторой периодичностью (хотя бы раз в 3 года) повторять процедуру выявления лучших учителей-предметников по школам России и поддерживать их материально: это было бы стимулом к профессиональному росту остальных учителей и повышало бы качество образования во всей системе всеобщего образования. </w:t>
      </w:r>
    </w:p>
    <w:p w14:paraId="0122B926" w14:textId="11D875E2" w:rsidR="00D30B85" w:rsidRDefault="00D30B85" w:rsidP="00D30B85">
      <w:pPr>
        <w:pStyle w:val="PlainText"/>
      </w:pPr>
      <w:r>
        <w:t>Но вместо этого бюрократия сочла за благо ввести ЕГЭ в форме тестов — достаточно идиотских по своему содержанию, и не способных дать проявиться творческим способностям выпускников (в отличие от контрольных работ по математике и сочинения по литературе и русскому языку, которые были в советские времена): «мировая закулиса» обязала бюрократию Россиионии втащить страну в «болонский процесс» — надо выполнять… За это чиновникам и платят большие деньги, чтобы в чиновничество пришли самые безстыжие, готовые за деньги сделать всё, что закажут; а выявлять и поддерживать лучших учителей — (а Дж.Сорос показал, что это можно делать) — значит подрывать «болонский процесс» и создавать интеллектуальный потенциал страны для будущего развития.</w:t>
      </w:r>
    </w:p>
    <w:p w14:paraId="382F1AE5" w14:textId="447550F1" w:rsidR="00D30B85" w:rsidRDefault="00D30B85" w:rsidP="00D30B85">
      <w:pPr>
        <w:pStyle w:val="PlainText"/>
      </w:pPr>
      <w:r>
        <w:t xml:space="preserve">[XXIII] Текст см. на официальном сайте премьер-министра </w:t>
      </w:r>
      <w:r>
        <w:lastRenderedPageBreak/>
        <w:t>РФ: http://www.premier.gov.ru/events/2490.html.</w:t>
      </w:r>
    </w:p>
    <w:p w14:paraId="63AEFF00" w14:textId="1AD86648" w:rsidR="00D30B85" w:rsidRDefault="00D30B85" w:rsidP="00D30B85">
      <w:pPr>
        <w:pStyle w:val="PlainText"/>
      </w:pPr>
      <w:r>
        <w:t>[XXIV] «Можно, конечно, всех разогнать — можно и Правительство разогнать, и Думу разогнать. Но вот сказано же было: царь снял с себя ответственность, советское руководство сняло с себя ответственность — страна дважды развалилась. Правильно? Не вы, не мы, исполнительная власть, не имеем права снимать с себя ответственность в трудные времена. Каждый должен пройти свою часть пути».</w:t>
      </w:r>
    </w:p>
    <w:p w14:paraId="1E6E2C11" w14:textId="77777777" w:rsidR="00D30B85" w:rsidRDefault="00D30B85" w:rsidP="00D30B85">
      <w:pPr>
        <w:pStyle w:val="PlainText"/>
      </w:pPr>
      <w:r>
        <w:t>[XXV] Приведём и прокомментируем два фрагмента из выступления В.В.Путина.</w:t>
      </w:r>
    </w:p>
    <w:p w14:paraId="71CEBF64" w14:textId="77777777" w:rsidR="00D30B85" w:rsidRDefault="00D30B85" w:rsidP="00D30B85">
      <w:pPr>
        <w:pStyle w:val="PlainText"/>
      </w:pPr>
      <w:r>
        <w:t>ПЕРВЫЙ: «… могла ли Россия остаться в стороне от кризиса или полностью избежать его негативных последствий? Конечно, нет. Это просто невозможно. Это иллюзия. Проблемы возникли не у нас и не по нашей вине. Это очевидно, с этим никто не спорит, но затронули практически всех, в том числе и Россию».</w:t>
      </w:r>
    </w:p>
    <w:p w14:paraId="73EBD832" w14:textId="77777777" w:rsidR="00D30B85" w:rsidRDefault="00D30B85" w:rsidP="00D30B85">
      <w:pPr>
        <w:pStyle w:val="PlainText"/>
      </w:pPr>
      <w:r>
        <w:t>Нам очевидно другое: если бы государственная власть в РФ строила экономическую систему творчески, ориентируя её на удовлетворение потребностей народов России в ходе общественного развития, а не тупо-подра</w:t>
      </w:r>
      <w:r>
        <w:softHyphen/>
        <w:t xml:space="preserve">жательно, вследствие чего она оказалась ориентированной на удовлетворение потребностей некоего «мирового сообщества», — то никакого кризиса в России не было бы; и более того — в условиях зарубежного кризиса Россия могла бы даже ускорить своё общественно-экономическое развитие и вовлечь в систему своего хозяйства изрядную долю зарубежных производственных мощностей. </w:t>
      </w:r>
    </w:p>
    <w:p w14:paraId="516A6D33" w14:textId="77777777" w:rsidR="00D30B85" w:rsidRDefault="00D30B85" w:rsidP="00D30B85">
      <w:pPr>
        <w:pStyle w:val="PlainText"/>
      </w:pPr>
      <w:r>
        <w:t>В основе этого мнения лежат достаточно общая теория управления и теория подобия многоотраслевых производственно-потребительских систем (см. работы ВП СССР “Мёртвая вода”, “Краткий курс…”, “«Грыжу» экономики следует «вырезать»”, “К пониманию макроэкономики государства и мира”). И потому утверждение В.В.Путина о том, что с названными им причинами кризиса никто не спорит, является выражением его некомпетентности (не знает воззрений различных научных школ на проблематику экономической жизни общества) или лицемерия и цинизма (не желает публично обсуждать те мнения, которые противоречат заявлениям режима о безальтернативности проводимого им политического и экономического курса).</w:t>
      </w:r>
    </w:p>
    <w:p w14:paraId="0F651A94" w14:textId="77777777" w:rsidR="00D30B85" w:rsidRDefault="00D30B85" w:rsidP="00D30B85">
      <w:pPr>
        <w:pStyle w:val="PlainText"/>
      </w:pPr>
      <w:r>
        <w:t xml:space="preserve">ВТОРОЙ, вынесенный в эпиграф публикации выступления премьера на его официальном сайте: «Качеству наших рыночных </w:t>
      </w:r>
      <w:r>
        <w:lastRenderedPageBreak/>
        <w:t xml:space="preserve">и социальных институтов можно и нужно предъявлять справедливые претензии. Но что, несомненно, показал кризис — это то, что они, эти институты, всё-таки работают, проявляют устойчивость и способность противостоять разрушительным тенденциям. Именно это обстоятельство, наряду с уверенностью в своих силах, позволяет нам рассчитывать на успех, причём даже в большей степени, чем накопленные финансовые ресурсы». </w:t>
      </w:r>
    </w:p>
    <w:p w14:paraId="108BCA31" w14:textId="77777777" w:rsidR="00D30B85" w:rsidRDefault="00D30B85" w:rsidP="00D30B85">
      <w:pPr>
        <w:pStyle w:val="PlainText"/>
      </w:pPr>
      <w:r>
        <w:t>Эта оценка — следствие непонимания того, о чём говорил Дж.Сорос: «банки-зомби» сосут кровь из реального сектора. Но вопросы об экономических теориях, альтернативных господствующим, и об организации банковской деятельности в интересах общественного развития В.В.Путин обсуждать не желает и, если он действительно искренне благонамерен, — тем самым рвёт обратные связи на уровне третьего приоритета обобщённых средств управления:</w:t>
      </w:r>
    </w:p>
    <w:p w14:paraId="341E8811" w14:textId="77777777" w:rsidR="00D30B85" w:rsidRDefault="00D30B85" w:rsidP="00D30B85">
      <w:pPr>
        <w:pStyle w:val="PlainText"/>
      </w:pPr>
      <w:r>
        <w:t xml:space="preserve">«Прошу вас, уважаемые коллеги, когда будете обсуждать бюджет, не очень-то нападать на банкиров. Их можно, конечно, называть, как угодно, оскорблять: «жирные коты» и т.д. Важный сектор российской экономики. И перед ними стоят серьезные задачи, особенно во второй половине года. Много неплатежей, невозврата. И мы с вами очень внимательно должны к этому подойти — ответственно, по-серьёзному, без лозунгов, исходя из имеющейся информации и анализа. </w:t>
      </w:r>
    </w:p>
    <w:p w14:paraId="27546626" w14:textId="77777777" w:rsidR="00D30B85" w:rsidRDefault="00D30B85" w:rsidP="00D30B85">
      <w:pPr>
        <w:pStyle w:val="PlainText"/>
      </w:pPr>
      <w:r>
        <w:t xml:space="preserve">Банковская система должна быть очищена от проблемных кредитных учреждений. Необходимая правовая база для слияния банков и их санации создана, и реальная работа в принципе уже началась. </w:t>
      </w:r>
    </w:p>
    <w:p w14:paraId="4D6501CC" w14:textId="77777777" w:rsidR="00D30B85" w:rsidRDefault="00D30B85" w:rsidP="00D30B85">
      <w:pPr>
        <w:pStyle w:val="PlainText"/>
      </w:pPr>
      <w:r>
        <w:t>Часто звучит предложение удешевить кредит за счёт снижения ставки рефинансирования Центрального банка. Действительно, она является одним из ключевых ориентиров при определении стоимости кредита, но далеко не единственным. До 90 % ресурсов банки привлекают на рынки. Они обходятся им также недешево. Естественно, серьезное влияние оказывает и высокий уровень инфляции.</w:t>
      </w:r>
    </w:p>
    <w:p w14:paraId="7F659525" w14:textId="77777777" w:rsidR="00D30B85" w:rsidRDefault="00D30B85" w:rsidP="00D30B85">
      <w:pPr>
        <w:pStyle w:val="PlainText"/>
      </w:pPr>
      <w:r>
        <w:t xml:space="preserve">Кроме того, банки не только кредитуют экономику, но и обеспечивают сохранность сбережений граждан России. И об этом также нельзя забывать, призывая банки действовать более рискованно». </w:t>
      </w:r>
    </w:p>
    <w:p w14:paraId="21D51FC6" w14:textId="77777777" w:rsidR="00D30B85" w:rsidRDefault="00D30B85" w:rsidP="00D30B85">
      <w:pPr>
        <w:pStyle w:val="PlainText"/>
      </w:pPr>
      <w:r>
        <w:t xml:space="preserve">Это явное непонимание причинно-следственных связей: первая изрядная доля неплатежей и невозвратов — следствие </w:t>
      </w:r>
      <w:r>
        <w:lastRenderedPageBreak/>
        <w:t xml:space="preserve">генерации банковским ссудным процентом заведомо неоплатного долга, некоторым образом распределившегося среди пользователей кредитно-финансовой системы; вторая часть неплатежей и невозвратов — следствие проблем предприятий, чьи поставщики и заказчики опущены заведомо неоплатным долгом, вследствие чего их собственные бизнес-планы оказались сорванными по не зависящим от их руководства причинам; и только третья — ничтожная доля — неплатежей и невозвратов результат недобросовестности заёмщиков, но и она описывается поговоркой «вор у вора дубинку украл». Так, что в неплатежах и невозвратах никто кроме самих же банкиров-ростовщиков не виноват. Банковское ростовщичество, будучи одним из системообразующих факторов, создало кризис. </w:t>
      </w:r>
    </w:p>
    <w:p w14:paraId="48F75CA2" w14:textId="77777777" w:rsidR="00D30B85" w:rsidRDefault="00D30B85" w:rsidP="00D30B85">
      <w:pPr>
        <w:pStyle w:val="PlainText"/>
      </w:pPr>
      <w:r>
        <w:t>О каком «обеспечении сохранности сбережений граждан» идёт речь? И какова доля населения, имеющая сбережения? И какие могут быть сбережения у миллионов людей, живущих на 2 000 рублей в месяц, как упоминавшаяся женщина из деревни под Валдаем? — Страшно далеки они от народа… Хотя, конечно, если речь идёт о сбережениях 10 ― 12 % населения, претендентов образовать так называемый «средний класс», на который правительство сделало ставку, как на субъект развития будущего Русской цивилизации, тогда — другое дело… но тема субъектности исторической общности ― это уже другая тема, о которой пойдёт речь в разделе 3 настоящей записки. Однако ставка на претендентов в «средний класс» — ошибочна по причине их творческого безплодия и паразитических наклонностей.</w:t>
      </w:r>
    </w:p>
    <w:p w14:paraId="06FD3A2F" w14:textId="77777777" w:rsidR="00D30B85" w:rsidRDefault="00D30B85" w:rsidP="00D30B85">
      <w:pPr>
        <w:pStyle w:val="PlainText"/>
      </w:pPr>
      <w:r>
        <w:t xml:space="preserve">Ростовщичество — это одно, а счетоводство макро-уровня и кредитование — это другое. И это обязаны понимать чиновники в ранге премьера и президента, а так же и все прочие. </w:t>
      </w:r>
    </w:p>
    <w:p w14:paraId="3FC6A55C" w14:textId="77777777" w:rsidR="00D30B85" w:rsidRDefault="00D30B85" w:rsidP="00D30B85">
      <w:pPr>
        <w:pStyle w:val="PlainText"/>
      </w:pPr>
      <w:r>
        <w:t xml:space="preserve">Если банкиры этого не понимают, то госчиновникам надо работать с банкирами — заниматься их воспитанием так, чтобы до банкиров дошло, что быть ростовщиками — плохо и опасно для жизни, чему примером старуха-процентщица из “Преступления и наказания” Ф.М.Достоевского, столь почитаемого нашей полит-“элитой”. Если этого не делается, то потому, что государственность «лежит» под ростовщической корпорацией. </w:t>
      </w:r>
    </w:p>
    <w:p w14:paraId="027F8173" w14:textId="77777777" w:rsidR="00D30B85" w:rsidRDefault="00D30B85" w:rsidP="00D30B85">
      <w:pPr>
        <w:pStyle w:val="PlainText"/>
      </w:pPr>
      <w:r>
        <w:t xml:space="preserve">Кроме того, надо работать с экономической наукой, чтобы её “темнилы” не культивировала в обществе такие вздорные мнения </w:t>
      </w:r>
      <w:r>
        <w:lastRenderedPageBreak/>
        <w:t>о деятельности банков, которые первые лица государства, — с подачи своих консультантов от экономической науки, — вещают народу как недосягаемую для его понимания истину.</w:t>
      </w:r>
    </w:p>
    <w:p w14:paraId="282913B5" w14:textId="77777777" w:rsidR="00D30B85" w:rsidRDefault="00D30B85" w:rsidP="00D30B85">
      <w:pPr>
        <w:pStyle w:val="PlainText"/>
      </w:pPr>
      <w:r>
        <w:t xml:space="preserve">А доказывать или по умолчанию делать вид, что действительно общественно необходимое банковское дело (кто бы спорил, что кредитование в макроэкономической системе полезно, а счетоводство макроуровня — необходимо) якобы своим неотъемлемым аспектом имеет и ростовщическую составляющую, — означает плодить разного рода неопределённости, поскольку такая информационная политика одновременно работает: </w:t>
      </w:r>
    </w:p>
    <w:p w14:paraId="66901D63" w14:textId="77777777" w:rsidR="00D30B85" w:rsidRDefault="00D30B85" w:rsidP="00D30B85">
      <w:pPr>
        <w:pStyle w:val="PlainText"/>
      </w:pPr>
      <w:r>
        <w:t xml:space="preserve">на поддержание режима ростовщического рабовладения, </w:t>
      </w:r>
    </w:p>
    <w:p w14:paraId="22256D18" w14:textId="77777777" w:rsidR="00D30B85" w:rsidRDefault="00D30B85" w:rsidP="00D30B85">
      <w:pPr>
        <w:pStyle w:val="PlainText"/>
      </w:pPr>
      <w:r>
        <w:t xml:space="preserve">подрывает доверие к государству и его деятелям в обществе, </w:t>
      </w:r>
    </w:p>
    <w:p w14:paraId="205FB29D" w14:textId="77777777" w:rsidR="00D30B85" w:rsidRDefault="00D30B85" w:rsidP="00D30B85">
      <w:pPr>
        <w:pStyle w:val="PlainText"/>
      </w:pPr>
      <w:r>
        <w:t xml:space="preserve">сеет ощущение безъисходности и пессимизм, </w:t>
      </w:r>
    </w:p>
    <w:p w14:paraId="1E59151C" w14:textId="77777777" w:rsidR="00D30B85" w:rsidRDefault="00D30B85" w:rsidP="00D30B85">
      <w:pPr>
        <w:pStyle w:val="PlainText"/>
      </w:pPr>
      <w:r>
        <w:t>провоцирует на экстремизм тех, кто не приемлет ростовщического рабовладения, но не видит способов к преображению общества и его финансово-экономической системы и т.п.</w:t>
      </w:r>
    </w:p>
    <w:p w14:paraId="6807B60C" w14:textId="77777777" w:rsidR="00D30B85" w:rsidRDefault="00D30B85" w:rsidP="00D30B85">
      <w:pPr>
        <w:pStyle w:val="PlainText"/>
      </w:pPr>
      <w:r>
        <w:t>И все названные и прочие неопределённости, вызванные такой информационной политикой, не могут быть разрешены на основе «разводняка» в стиле «я знаю, что делаю, — потом спасибо скажете, но сейчас никому и ничего объяснять не буду».</w:t>
      </w:r>
    </w:p>
    <w:p w14:paraId="6C160104" w14:textId="77777777" w:rsidR="00D30B85" w:rsidRDefault="00D30B85" w:rsidP="00D30B85">
      <w:pPr>
        <w:pStyle w:val="PlainText"/>
      </w:pPr>
      <w:r>
        <w:t xml:space="preserve">В управлении государством и бизнесом на основе «разводняка» качество управления имеет верхним ограничением тот уровень, который запрограммирован содержанием социологических и экономических теорий, на основе которых получают профессиональное образование госчиновники и менеджеры. </w:t>
      </w:r>
    </w:p>
    <w:p w14:paraId="7AD88842" w14:textId="228E16F3" w:rsidR="00D30B85" w:rsidRDefault="00D30B85" w:rsidP="00D30B85">
      <w:pPr>
        <w:pStyle w:val="PlainText"/>
      </w:pPr>
      <w:r>
        <w:t>Если же говорить о качестве этих теорий, лежащих в основе социологического и экономического высшего образования и образования в области «менеджмента», то они вздорны: см. аналитическую записку ВП СССР “Российская академия наук против лженауки? — “Врачу”: исцелися сам…” из серии «О текущем моменте» № 4 (64), 2007 г.</w:t>
      </w:r>
    </w:p>
    <w:p w14:paraId="40131B01" w14:textId="4F536C57" w:rsidR="00D30B85" w:rsidRDefault="00D30B85" w:rsidP="00D30B85">
      <w:pPr>
        <w:pStyle w:val="PlainText"/>
      </w:pPr>
      <w:r>
        <w:t xml:space="preserve">[XXVI] “Советский энциклопедический словарь” (1987 г.) в статье, посвящённой Сократу (древнегреческий философ, годы жизни: около 470 — 399 гг. до н.э.), характеризует его следующими словами: «один из родоначальников ДИАЛЕКТИКИ, КАК МЕТОДА ОТЫСКАНИЯ ИСТИНЫ ПУТЁМ ПОСТАНОВКИ НАВОДЯЩИХ ВОПРОСОВ» (выделено </w:t>
      </w:r>
      <w:r>
        <w:lastRenderedPageBreak/>
        <w:t>заглавными нами при цитировании).</w:t>
      </w:r>
    </w:p>
    <w:p w14:paraId="4E7034B9" w14:textId="628DE269" w:rsidR="00D30B85" w:rsidRDefault="00D30B85" w:rsidP="00D30B85">
      <w:pPr>
        <w:pStyle w:val="PlainText"/>
      </w:pPr>
      <w:r>
        <w:t>[XXVII] Репрезентативная выборка — подмножество во множестве, исследуемом с применением аппарата теории вероятностей и математической статистики. Будучи относительно небольшой по объёму долей исследуемого множества, репрезентативная выборка обладает тем свойством, что её статистические характеристики идентичны (с приемлемой для практики точностью) статистическим характеристикам полного множества.</w:t>
      </w:r>
    </w:p>
    <w:p w14:paraId="234085BD" w14:textId="77777777" w:rsidR="00D30B85" w:rsidRDefault="00D30B85" w:rsidP="00D30B85">
      <w:pPr>
        <w:pStyle w:val="PlainText"/>
      </w:pPr>
      <w:r>
        <w:t>[XXVIII] Метрологическая состоятельность подразумевает, что разные исследователи, обращаясь к изучению общей для них проблематики, выявляют одни и те же параметры, характеризующие исследуемое природное или социальное явление узнаваемо-идентичным образом. В основе метрологической состоятельности деятельности лежат четыре фактора:</w:t>
      </w:r>
    </w:p>
    <w:p w14:paraId="1BA540A8" w14:textId="77777777" w:rsidR="00D30B85" w:rsidRDefault="00D30B85" w:rsidP="00D30B85">
      <w:pPr>
        <w:pStyle w:val="PlainText"/>
      </w:pPr>
      <w:r>
        <w:t>Первый — объективная метрика Мироздания, его размеренность.</w:t>
      </w:r>
    </w:p>
    <w:p w14:paraId="247355D9" w14:textId="77777777" w:rsidR="00D30B85" w:rsidRDefault="00D30B85" w:rsidP="00D30B85">
      <w:pPr>
        <w:pStyle w:val="PlainText"/>
      </w:pPr>
      <w:r>
        <w:t>Второй — генетически запрограммированная идентичность чувств подавляющего большинства людей, которая выражается в издревле известном афоризме «человек — мера всех вещей». (Простейший пример-иллюстрация действенности этого фактора — в общем-то идентичное восприятие зелёного и красного цветов всеми людьми, кроме дальтоников, в геноме которых произошли какие-то сбои генокода, вследствие чего зелёный и красный цвета для них неразличимы. Однако, если дальтоник вооружится спектроскопом, то зелёный и красный для него становятся различимыми, хотя и опосредованно — через технику).</w:t>
      </w:r>
    </w:p>
    <w:p w14:paraId="39692EBE" w14:textId="77777777" w:rsidR="00D30B85" w:rsidRDefault="00D30B85" w:rsidP="00D30B85">
      <w:pPr>
        <w:pStyle w:val="PlainText"/>
      </w:pPr>
      <w:r>
        <w:t>Третий — адекватность Жизни как таковой мировоззрения и миропонимания индивида, ведущего какую-либо деятельность, а также осваивающего её.</w:t>
      </w:r>
    </w:p>
    <w:p w14:paraId="7833C58F" w14:textId="26C58505" w:rsidR="00D30B85" w:rsidRDefault="00D30B85" w:rsidP="00D30B85">
      <w:pPr>
        <w:pStyle w:val="PlainText"/>
      </w:pPr>
      <w:r>
        <w:t>Четвёртый — эталонная база, созданная наукой метрологией, она — следствие и выражение миропонимания.</w:t>
      </w:r>
    </w:p>
    <w:p w14:paraId="30FB2722" w14:textId="77777777" w:rsidR="00D30B85" w:rsidRDefault="00D30B85" w:rsidP="00D30B85">
      <w:pPr>
        <w:pStyle w:val="PlainText"/>
      </w:pPr>
      <w:r>
        <w:t>[XXIX] Конечно, не в деньгах счастье. Но объективно людям свойственны экономические интересы. И реально они не могут быть удовлетворены, если нет денег. Поэтому один из ключевых вопросов организации жизни общества и его развития это троякий вопрос: Кому? за что? и какие суммы платятся в этом обществе?</w:t>
      </w:r>
    </w:p>
    <w:p w14:paraId="6EA3A26C" w14:textId="77777777" w:rsidR="00D30B85" w:rsidRDefault="00D30B85" w:rsidP="00D30B85">
      <w:pPr>
        <w:pStyle w:val="PlainText"/>
      </w:pPr>
      <w:r>
        <w:t xml:space="preserve">В России в конце 2008 г. один из лидеров СПС Л.Гозман признался, что получать “зарплату” в 1 000 000 рублей в месяц </w:t>
      </w:r>
      <w:r>
        <w:lastRenderedPageBreak/>
        <w:t>для него — нормально. И надо полагать он — не рекордсмен в РФ, хотя возможно, что те, кто получает больше, чем он, составляют статистически незначительное меньшинство, которым при построении статистики в форме рис. 2 можно пренебречь. Примерно в то же самое время (в середине февраля 2009 г.) в Петербурге губернатор и профсоюзы договорились об установлении минимального размера оплаты труда на уровне 6 200 рублей при полной рабочей неделе. Т.е. эти два показателя дают представление о растянутости статистики в форме рис. 2 вдоль горизонтальной оси.</w:t>
      </w:r>
    </w:p>
    <w:p w14:paraId="2B3AD293" w14:textId="77777777" w:rsidR="00D30B85" w:rsidRDefault="00D30B85" w:rsidP="00D30B85">
      <w:pPr>
        <w:pStyle w:val="PlainText"/>
      </w:pPr>
      <w:r>
        <w:t>Далее, ставка профессора в одном из вузов С-Петербурга — около 8 000 рублей в месяц, ставка старшего преподавателя — 6 600. Ставка дворника в пригороде С-Петербурга летом 2008 г. была на уровне — 7 500 рублей за уборку на одном участке — 1 участок три часа работы в день максимум.</w:t>
      </w:r>
    </w:p>
    <w:p w14:paraId="412D0A0D" w14:textId="77777777" w:rsidR="00D30B85" w:rsidRDefault="00D30B85" w:rsidP="00D30B85">
      <w:pPr>
        <w:pStyle w:val="PlainText"/>
      </w:pPr>
      <w:r>
        <w:t>Несколько лет тому назад оклад федерального судьи был установлен на уровне 60 000 рублей, и вряд ли он стал ниже.</w:t>
      </w:r>
    </w:p>
    <w:p w14:paraId="06BFA283" w14:textId="77777777" w:rsidR="00D30B85" w:rsidRDefault="00D30B85" w:rsidP="00D30B85">
      <w:pPr>
        <w:pStyle w:val="PlainText"/>
      </w:pPr>
      <w:r>
        <w:t>При этом в своём выступлении с “отчётом” перед Думой В.В.Путин затронул тему прогрессивного подоходного налога:</w:t>
      </w:r>
    </w:p>
    <w:p w14:paraId="43ACE88E" w14:textId="77777777" w:rsidR="00D30B85" w:rsidRDefault="00D30B85" w:rsidP="00D30B85">
      <w:pPr>
        <w:pStyle w:val="PlainText"/>
      </w:pPr>
      <w:r>
        <w:t xml:space="preserve">«Теперь несколько слов об одном из вопросов — это о возможном переходе на дифференцированную ставку подоходного налога. Сегодня это у нас плоская шкала — 13-процентный налог с физических лиц. И часто в моих встречах, в трудовых коллективах я слышу эти вопросы. Недавно встречался с руководителями первичных профсоюзных организаций — то же самое. И от фракций поступают такие же вопросы. Давайте посмотрим на это повнимательнее и по-серьёзному. </w:t>
      </w:r>
    </w:p>
    <w:p w14:paraId="2F1E5257" w14:textId="77777777" w:rsidR="00D30B85" w:rsidRDefault="00D30B85" w:rsidP="00D30B85">
      <w:pPr>
        <w:pStyle w:val="PlainText"/>
      </w:pPr>
      <w:r>
        <w:t xml:space="preserve">Конечно, на первый взгляд, это тоже не очень справедливо. Те, кто получает большую зарплату, платят 13%, и те, у кого маленький доход, тоже 13 процентов. Где же социальная справедливость? Вроде бы, действительно, надо бы изменить. Но у нас уже была дифференцированная ставка. И что было? Все платили с минимальной заработной платы, а разницу получали в конвертах. </w:t>
      </w:r>
    </w:p>
    <w:p w14:paraId="741CF5C5" w14:textId="77777777" w:rsidR="00D30B85" w:rsidRDefault="00D30B85" w:rsidP="00D30B85">
      <w:pPr>
        <w:pStyle w:val="PlainText"/>
      </w:pPr>
      <w:r>
        <w:t xml:space="preserve">Между тем, когда мы ввели плоскую шкалу, поступления по этому налогу за восемь лет возросли, прошу внимания, в 12 раз. В 12 раз! И сегодня эти доходы бюджета превышают сборы по НДС. Эффект абсолютно очевидный. </w:t>
      </w:r>
    </w:p>
    <w:p w14:paraId="3ECFAD73" w14:textId="77777777" w:rsidR="00D30B85" w:rsidRDefault="00D30B85" w:rsidP="00D30B85">
      <w:pPr>
        <w:pStyle w:val="PlainText"/>
      </w:pPr>
      <w:r>
        <w:t xml:space="preserve">Что может получиться, если мы вернёмся к дифференцированной ставке? Думаю, что, к сожалению, — </w:t>
      </w:r>
      <w:r>
        <w:lastRenderedPageBreak/>
        <w:t xml:space="preserve">стыдно, может быть, об этом говорить, потому что мы с вами не можем администрировать должным образом — но, скорее всего, будет то же самое. Опять никакой социальной справедливости не будет. Реально те, кто получал меньше денег, так и будут получать и будут платить минимальную ставку. Но те, кто получают сегодня высокую заработную плату, будут её часть получать в конвертах. И тоже никакой справедливости не будет. </w:t>
      </w:r>
    </w:p>
    <w:p w14:paraId="03AFF224" w14:textId="77777777" w:rsidR="00D30B85" w:rsidRDefault="00D30B85" w:rsidP="00D30B85">
      <w:pPr>
        <w:pStyle w:val="PlainText"/>
      </w:pPr>
      <w:r>
        <w:t xml:space="preserve">Но и это ещё не всё. Люди не будут получать потом пенсии, потому что не будут формироваться их пенсионные права. </w:t>
      </w:r>
    </w:p>
    <w:p w14:paraId="360E7955" w14:textId="77777777" w:rsidR="00D30B85" w:rsidRDefault="00D30B85" w:rsidP="00D30B85">
      <w:pPr>
        <w:pStyle w:val="PlainText"/>
      </w:pPr>
      <w:r>
        <w:t xml:space="preserve">Я не говорю, что мы никогда этого не сделаем. Но просто я обращаю ваше внимание на то, что это не простая проблема. И нужно просто внимательно к этому отнестись. А весь мир нам завидует, весь мир, — а они нам завидуют, я вам точно говорю, я знаю, что я говорю». </w:t>
      </w:r>
    </w:p>
    <w:p w14:paraId="3DFC9607" w14:textId="77777777" w:rsidR="00D30B85" w:rsidRDefault="00D30B85" w:rsidP="00D30B85">
      <w:pPr>
        <w:pStyle w:val="PlainText"/>
      </w:pPr>
      <w:r>
        <w:t>Если это перевести с языка «пиара» на управленческий, то это означает, что В.В.Путин признался, что режим не в состояние обеспечить управление вообще, и в аспекте соблюдения финансовой дисциплины — в частности.</w:t>
      </w:r>
    </w:p>
    <w:p w14:paraId="19BFD737" w14:textId="77777777" w:rsidR="00D30B85" w:rsidRDefault="00D30B85" w:rsidP="00D30B85">
      <w:pPr>
        <w:pStyle w:val="PlainText"/>
      </w:pPr>
      <w:r>
        <w:t>Т.е. систематически прессовать с конфискацией имущества директораты предприятий за двойную бухгалтерию и чёрный нал — это режиму не по силам. А прессовать директора сельской школы за то, что в купленных для его школы компьютерах оказалось нелицензированное программное обеспечение — это, пожалуйста…</w:t>
      </w:r>
    </w:p>
    <w:p w14:paraId="3B5035A8" w14:textId="77777777" w:rsidR="00D30B85" w:rsidRDefault="00D30B85" w:rsidP="00D30B85">
      <w:pPr>
        <w:pStyle w:val="PlainText"/>
      </w:pPr>
      <w:r>
        <w:t>При этом надо понимать, что выпускник школы, чей аттестат полон троек, не обладает знаниями и навыками, чтобы работать профессором в вузе, хотя дворником может работать. Но ставка профессора и ставка дворника примерно равны. Также надо помнить, что среднестатистическая зарплата в сельском хозяйстве — на уровне 7 000 рублей, а во многих отраслях промышленности и во многих регионах России — в пределах 10 000 рублей.</w:t>
      </w:r>
    </w:p>
    <w:p w14:paraId="7BAC02A4" w14:textId="77777777" w:rsidR="00D30B85" w:rsidRDefault="00D30B85" w:rsidP="00D30B85">
      <w:pPr>
        <w:pStyle w:val="PlainText"/>
      </w:pPr>
      <w:r>
        <w:t>Зато вся верхушка чиновничества, судейские, топ-менеджеры на местном и федеральном уровне, — при крайне низком качестве обеспечиваемого ими управления, ни за что и никак по существу не отвечая, — получают как минимум раз в 10 больше, а как максимум — в десятки тысяч раз больше, чем те, кто действительно работает.</w:t>
      </w:r>
    </w:p>
    <w:p w14:paraId="028CE471" w14:textId="659C366E" w:rsidR="00D30B85" w:rsidRDefault="00D30B85" w:rsidP="00D30B85">
      <w:pPr>
        <w:pStyle w:val="PlainText"/>
      </w:pPr>
      <w:r>
        <w:t xml:space="preserve">Перспективы продолжения такого управления финансовым обращением, и распределением населения по уровням доходов понятны? — Что они не понятны думцам, Правительству РФ, </w:t>
      </w:r>
      <w:r>
        <w:lastRenderedPageBreak/>
        <w:t>администрации Президента? либо они и там всем понятны, но им на эти перспективы плевать либо именно к их воплощению в жизнь они целенаправленно деятельно и бездеятельно стремятся?</w:t>
      </w:r>
    </w:p>
    <w:p w14:paraId="34E105A2" w14:textId="16106987" w:rsidR="00D30B85" w:rsidRDefault="00D30B85" w:rsidP="00D30B85">
      <w:pPr>
        <w:pStyle w:val="PlainText"/>
      </w:pPr>
      <w:r>
        <w:t>[XXX] Так, например, депутат Н.В.Кривельская (в некоторых публикациях — Кревельская), проявившая инициативу в организации парламентских слушаний по Концепции общественной безопасности, которые были проведены 28 ноября 1995 г., в работе Думы последующих созывов участия уже не принимала, ибо это даже не «большая», а «очень большая» политика, которая не входит не только в компетенцию простых депутатов, но даже в компетенцию председателя Думы. Кто знает, где сейчас подвизается бывший председатель Верховного Совета РСФСР, ставший после осеннего 1993 г. государственного переворота Б.Н.Ельцина и КО спикером Государственной думы 1-го созыва И.П.Рыбкин, не подумавши о том, кому он призван служить, подписавший рекомендации парламентских слушаний по распространению материалов КОБ в обществе и включении их в практическую политику ― президентом, правительством и будущими составами Думы?</w:t>
      </w:r>
    </w:p>
    <w:p w14:paraId="38DBB43C" w14:textId="77777777" w:rsidR="00D30B85" w:rsidRDefault="00D30B85" w:rsidP="00D30B85">
      <w:pPr>
        <w:pStyle w:val="PlainText"/>
      </w:pPr>
      <w:r>
        <w:t xml:space="preserve">[XXXI] «Публика есть собрание известного числа (по большей части очень ограниченного) образованных и самостоятельно мыслящих людей; толпа есть собрание людей, живущих по преданию и рассуждающих по авторитету, другими словами — из людей, которые </w:t>
      </w:r>
    </w:p>
    <w:p w14:paraId="4F60907D" w14:textId="77777777" w:rsidR="00D30B85" w:rsidRDefault="00D30B85" w:rsidP="00D30B85">
      <w:pPr>
        <w:pStyle w:val="PlainText"/>
      </w:pPr>
      <w:r>
        <w:t xml:space="preserve">Не могут сметь </w:t>
      </w:r>
    </w:p>
    <w:p w14:paraId="34894602" w14:textId="77777777" w:rsidR="00D30B85" w:rsidRDefault="00D30B85" w:rsidP="00D30B85">
      <w:pPr>
        <w:pStyle w:val="PlainText"/>
      </w:pPr>
      <w:r>
        <w:t xml:space="preserve">Своё суждение иметь (Перифраз афоризма из “Горя от ума”, д. III, явл. 3: — текст в сноске в цитируемом источнике). </w:t>
      </w:r>
    </w:p>
    <w:p w14:paraId="0510C6C7" w14:textId="77777777" w:rsidR="00D30B85" w:rsidRDefault="00D30B85" w:rsidP="00D30B85">
      <w:pPr>
        <w:pStyle w:val="PlainText"/>
      </w:pPr>
      <w:r>
        <w:t xml:space="preserve">Такие люди в Германии называются филистёрами, и пока на русском языке не приищется для них учтивого выражения, будем называть их этим именем» (В.Г.Белинский, “Стихотворения М.Лермонтова”. Собрание сочинений в 9 томах. Т. 3. Статьи, рецензии и заметки. Февраль 1840 — февраль 1841. Подготовка текста В.Э.Бограда. М., «Художественная литература», 1976 г.). </w:t>
      </w:r>
    </w:p>
    <w:p w14:paraId="0EAD0C07" w14:textId="4F3EC1E3" w:rsidR="00D30B85" w:rsidRDefault="00D30B85" w:rsidP="00D30B85">
      <w:pPr>
        <w:pStyle w:val="PlainText"/>
      </w:pPr>
      <w:r>
        <w:t>Со времён В.Г.Белинского слово «публика» в указанном им специфическом значении в русском языке так и не прижилось и во многих контекстах слово «публика» является синоним слов «толпа», «общество», «группа людей». А слово «толпа» в определённом им смысле стало в КОБ термином.</w:t>
      </w:r>
    </w:p>
    <w:p w14:paraId="35A10E69" w14:textId="2817ED3D" w:rsidR="00D30B85" w:rsidRDefault="00D30B85" w:rsidP="00D30B85">
      <w:pPr>
        <w:pStyle w:val="PlainText"/>
      </w:pPr>
      <w:r>
        <w:t xml:space="preserve">[XXXII] Для этого необходимо владеть аппаратом: 1) линейной алгебры, 2) теории вероятностей и математической </w:t>
      </w:r>
      <w:r>
        <w:lastRenderedPageBreak/>
        <w:t>статистики, 3) исследования операций, 4) достаточно общей (в смысле универсальности применения) теории управления.</w:t>
      </w:r>
    </w:p>
    <w:p w14:paraId="05EC5A41" w14:textId="77777777" w:rsidR="00D30B85" w:rsidRDefault="00D30B85" w:rsidP="00D30B85">
      <w:pPr>
        <w:pStyle w:val="PlainText"/>
      </w:pPr>
      <w:r>
        <w:t>[XXXIII] В своём выступлении в Думе 6 апреля 2009 г. он заявил: «В Правительстве работают высококвалифицированные специалисты». — Если специалисты действительно высококвалифицированные, то почему они на протяжении многих лет создавали потенциал того, что назревавший глобальный кризис долларового обращения затронет и Россию? — Если они дураки и вредители, то ответ на этот вопрос однозначен: высококвалифицированные вредители действовали посредством некомпетентных дураков.</w:t>
      </w:r>
    </w:p>
    <w:p w14:paraId="73A0CF86" w14:textId="77777777" w:rsidR="00D30B85" w:rsidRDefault="00D30B85" w:rsidP="00D30B85">
      <w:pPr>
        <w:pStyle w:val="PlainText"/>
      </w:pPr>
      <w:r>
        <w:t>Свежий пример на эту тему: «Сам Минфин в конце апреля начнёт выходить на рынок с новыми выпусками облигаций объёмом по 10 — 20 млрд. рублей. Сначала Минфин будет доразмещать небольшие суммы уже существующих выпусков, “по несколько миллиардов рублей”, а к концу апреля “перейдём к новым выпускам по 10 — 20 млрд. рублей”» (http://www.newsru.com/finance/14apr2009/koudrine.html). Вообще такие задачи следует решать путём эмиссии, а не путём выпуска облигаций, по которым надо будет выплачивать проценты и тем самым программировать нехватку объёма средств платежа в будущем.</w:t>
      </w:r>
    </w:p>
    <w:p w14:paraId="38F4F7D4" w14:textId="528E176E" w:rsidR="00D30B85" w:rsidRDefault="00D30B85" w:rsidP="00D30B85">
      <w:pPr>
        <w:pStyle w:val="PlainText"/>
      </w:pPr>
      <w:r>
        <w:t>Но как должно быть ясно из раздела 1.4, они настолько непрофессиональны, что не способны даже выработать управленчески состоятельный набор контрольных параметров социально-экономической системы РФ.</w:t>
      </w:r>
    </w:p>
    <w:p w14:paraId="3025C22F" w14:textId="50B6AD77" w:rsidR="00D30B85" w:rsidRDefault="00D30B85" w:rsidP="00D30B85">
      <w:pPr>
        <w:pStyle w:val="PlainText"/>
      </w:pPr>
      <w:r>
        <w:t>[XXXIV] Вообще, за такой «базар» в правовом государстве отвечают в суде, поскольку если факты не подтверждаются, то это клевета, причём в данном случае и на “Единую Россию”, чья «деловая репутация» подрывается такого рода заявлениями.</w:t>
      </w:r>
    </w:p>
    <w:p w14:paraId="0B2986A6" w14:textId="7319D115" w:rsidR="00D30B85" w:rsidRDefault="00D30B85" w:rsidP="00D30B85">
      <w:pPr>
        <w:pStyle w:val="PlainText"/>
      </w:pPr>
      <w:r>
        <w:t>[XXXV] Так написано в цитируемом тексте.</w:t>
      </w:r>
    </w:p>
    <w:p w14:paraId="31F650F5" w14:textId="77777777" w:rsidR="00D30B85" w:rsidRDefault="00D30B85" w:rsidP="00D30B85">
      <w:pPr>
        <w:pStyle w:val="PlainText"/>
      </w:pPr>
      <w:r>
        <w:t xml:space="preserve">[XXXVI] Ви́ктор Алексе́евич Зубко́в (15 сентября 1941 года, посёлок Арбат, Кушвинский район, Свердловская область) — российский государственный деятель, экономист, кандидат экономических наук, в 1991 — 2004 заместитель руководителя различных министерств и ведомств. В 2004 — 2007 руководитель Федеральной службы России по финансовому мониторингу. С 14 сентября 2007 по 7 мая 2008 года Председатель Правительства Российской Федерации.[1] С 7 по 8 мая до назначения нового главы правительства — исполняющий обязанности Председателя </w:t>
      </w:r>
      <w:r>
        <w:lastRenderedPageBreak/>
        <w:t>Правительства России. С 12 мая 2008 года — первый заместитель председателя правительства России в составе правительства Владимира Путина. Председатель совета директоров Газпрома. (http://ru.wikipedia.org/wiki/%D0%97%D1%83%D0%B1%D0%BA%D0%BE%D0%B2,_%D0%92%D0%B8%D0%BA%D1%82%D0%BE%D1%80).</w:t>
      </w:r>
    </w:p>
    <w:p w14:paraId="17CD3521" w14:textId="77777777" w:rsidR="00D30B85" w:rsidRDefault="00D30B85" w:rsidP="00D30B85">
      <w:pPr>
        <w:pStyle w:val="PlainText"/>
      </w:pPr>
      <w:r>
        <w:t>Анато́лий Эдуа́рдович Сердюко́в (род. 8 января 1962, посёлок Холмский Абинского района Краснодарского края) — российский государственный деятель, Министр обороны Российской Федерации с февраля 2007 года.</w:t>
      </w:r>
    </w:p>
    <w:p w14:paraId="4E5B85D4" w14:textId="77777777" w:rsidR="00D30B85" w:rsidRDefault="00D30B85" w:rsidP="00D30B85">
      <w:pPr>
        <w:pStyle w:val="PlainText"/>
      </w:pPr>
      <w:r>
        <w:t>Служба в армии и образование</w:t>
      </w:r>
    </w:p>
    <w:p w14:paraId="1447912B" w14:textId="77777777" w:rsidR="00D30B85" w:rsidRDefault="00D30B85" w:rsidP="00D30B85">
      <w:pPr>
        <w:pStyle w:val="PlainText"/>
      </w:pPr>
      <w:r>
        <w:t>Анатолий Сердюков в 1984 году окончил Ленинградский институт советской торговли, а в 2001 году — Санкт-Петербургский государственный университет. Специальности по образованию — экономист и юрист. С 1984 по 1985 год служил в Советской Армии, демобилизовался со званием ефрейтора.</w:t>
      </w:r>
    </w:p>
    <w:p w14:paraId="3A8451F6" w14:textId="77777777" w:rsidR="00D30B85" w:rsidRDefault="00D30B85" w:rsidP="00D30B85">
      <w:pPr>
        <w:pStyle w:val="PlainText"/>
      </w:pPr>
      <w:r>
        <w:t>Бизнес</w:t>
      </w:r>
    </w:p>
    <w:p w14:paraId="1BF91934" w14:textId="77777777" w:rsidR="00D30B85" w:rsidRDefault="00D30B85" w:rsidP="00D30B85">
      <w:pPr>
        <w:pStyle w:val="PlainText"/>
      </w:pPr>
      <w:r>
        <w:t>Сердюков с 1985 по 1991 год работал заместителем заведующего секцией, позднее заведующим секцией магазина № 3 Ленмебельторга (Ленинград). В 1991 — 1993 годах — на посту заместителя директора по коммерческой работе Ленмебельторга.</w:t>
      </w:r>
    </w:p>
    <w:p w14:paraId="03B17326" w14:textId="77777777" w:rsidR="00D30B85" w:rsidRDefault="00D30B85" w:rsidP="00D30B85">
      <w:pPr>
        <w:pStyle w:val="PlainText"/>
      </w:pPr>
      <w:r>
        <w:t>С 1993 года работал в АО «Мебель-Маркет» Санкт-Петербург — заместителем (1993), директором по маркетингу (1993—1995), генеральным директором (1995—2000).</w:t>
      </w:r>
    </w:p>
    <w:p w14:paraId="60FE97D4" w14:textId="77777777" w:rsidR="00D30B85" w:rsidRDefault="00D30B85" w:rsidP="00D30B85">
      <w:pPr>
        <w:pStyle w:val="PlainText"/>
      </w:pPr>
      <w:r>
        <w:t>Служба в МНС</w:t>
      </w:r>
    </w:p>
    <w:p w14:paraId="5778D3A9" w14:textId="77777777" w:rsidR="00D30B85" w:rsidRDefault="00D30B85" w:rsidP="00D30B85">
      <w:pPr>
        <w:pStyle w:val="PlainText"/>
      </w:pPr>
      <w:r>
        <w:t>С 2000 по 2001 годы Анатолий Сердюков был заместителем руководителя Межрайонной инспекции ФНС России № 1 по Санкт-Петербургу (специализированная, по работе с крупнейшими налогоплательщиками Санкт-Петербурга). В мае 2001 года назначен заместителем руководителя Управления МНС России по Санкт-Петер</w:t>
      </w:r>
      <w:r>
        <w:softHyphen/>
        <w:t>бургу, а в ноябре 2001 года — руководителем Управления МНС России по Санкт-Петербургу.</w:t>
      </w:r>
    </w:p>
    <w:p w14:paraId="43065DB5" w14:textId="77777777" w:rsidR="00D30B85" w:rsidRDefault="00D30B85" w:rsidP="00D30B85">
      <w:pPr>
        <w:pStyle w:val="PlainText"/>
      </w:pPr>
      <w:r>
        <w:t>2 марта 2004 года он назначен заместителем Министра Российской Федерации по налогам и сборам. Через 2 недели 16 марта 2004 года стал и. о. Министра Российской Федерации по налогам и сборам.</w:t>
      </w:r>
    </w:p>
    <w:p w14:paraId="1B13AC3E" w14:textId="77777777" w:rsidR="00D30B85" w:rsidRDefault="00D30B85" w:rsidP="00D30B85">
      <w:pPr>
        <w:pStyle w:val="PlainText"/>
      </w:pPr>
      <w:r>
        <w:t>Распоряжением Правительства Российской Федерации от 27 июля 2004 года № 999 назначен руководителем Федеральной налоговой службы России.</w:t>
      </w:r>
    </w:p>
    <w:p w14:paraId="526B60D3" w14:textId="77777777" w:rsidR="00D30B85" w:rsidRDefault="00D30B85" w:rsidP="00D30B85">
      <w:pPr>
        <w:pStyle w:val="PlainText"/>
      </w:pPr>
      <w:r>
        <w:t>Министр обороны</w:t>
      </w:r>
    </w:p>
    <w:p w14:paraId="53D36AF7" w14:textId="77777777" w:rsidR="00D30B85" w:rsidRDefault="00D30B85" w:rsidP="00D30B85">
      <w:pPr>
        <w:pStyle w:val="PlainText"/>
      </w:pPr>
      <w:r>
        <w:lastRenderedPageBreak/>
        <w:t>15 февраля 2007 года Анатолий Сердюков был назначен Министром обороны России. (http://ru.wikipedia.org/wiki/%D0%90._%D0%A1%D0%B5%D1%80%D0%B4%D1%8E%D0%BA%D0%BE%D0%B2).</w:t>
      </w:r>
    </w:p>
    <w:p w14:paraId="4290AC32" w14:textId="77777777" w:rsidR="00D30B85" w:rsidRDefault="00D30B85" w:rsidP="00D30B85">
      <w:pPr>
        <w:pStyle w:val="PlainText"/>
      </w:pPr>
      <w:r>
        <w:t>«Министр обороны России Анатолий Сердюков заработал в прошлом году 3,5 млн. рублей, сообщает официальный сайт правительства России. В собственности у министра нет автомобилей, он лишь владеет земельным участком площадью 1200 кв. метров и жилым домом площадью 182 кв. метра.</w:t>
      </w:r>
    </w:p>
    <w:p w14:paraId="3D7DCB7C" w14:textId="77777777" w:rsidR="00D30B85" w:rsidRDefault="00D30B85" w:rsidP="00D30B85">
      <w:pPr>
        <w:pStyle w:val="PlainText"/>
      </w:pPr>
      <w:r>
        <w:t>Доход супруги Сердюкова Юлии Похлебениной в минувшем году составил 9,277 млн. рублей. На жену министра записаны в собственность три земельных участка общей площадью 52200 кв. метров и несколько помещений общей площадью 1044,8 кв. метра. Кроме того, жена министра обороны арендует помещение в 971,4 кв. метра.</w:t>
      </w:r>
    </w:p>
    <w:p w14:paraId="5EC13D0D" w14:textId="77777777" w:rsidR="00D30B85" w:rsidRDefault="00D30B85" w:rsidP="00D30B85">
      <w:pPr>
        <w:pStyle w:val="PlainText"/>
      </w:pPr>
      <w:r>
        <w:t>В личном пользовании у Похлебениной два автомобиля — Volkswagen и Toyota Land Cruiser. Дочь министра обороны Наталья Сердюкова имеет личную квартиру в 161 кв. метр. Доходов за 2008 год у дочери министра не было» (http://www.infox.ru/authority/mans/2009/04/10/ZHyena_Syerdyukova_v.phtml); в 2006 г. А.Э.Сердюков про</w:t>
      </w:r>
      <w:r>
        <w:softHyphen/>
        <w:t xml:space="preserve">декларировал доходы в объёме 1,253 млн. рублей (http://www.krassever.ru/piece_of_news.php?fID=4269). </w:t>
      </w:r>
    </w:p>
    <w:p w14:paraId="5FB35E19" w14:textId="77777777" w:rsidR="00D30B85" w:rsidRDefault="00D30B85" w:rsidP="00D30B85">
      <w:pPr>
        <w:pStyle w:val="PlainText"/>
      </w:pPr>
      <w:r>
        <w:t>Если верить трудовой теории стоимости, то на основании этого можно предположить, что в 2008 г. А.Э.Сер</w:t>
      </w:r>
      <w:r>
        <w:softHyphen/>
        <w:t>дюков наработал (в смысле принесения пользы Отечеству) почти в три раза больше, чем в 2006 г. — Поделился бы с Э.Набиуллиной и В.Христенко «ноу-хау» на тему, как за 2 года производительность труда в народном хозяйстве поднять втрое…</w:t>
      </w:r>
    </w:p>
    <w:p w14:paraId="40770019" w14:textId="631C4AFB" w:rsidR="00D30B85" w:rsidRDefault="00D30B85" w:rsidP="00D30B85">
      <w:pPr>
        <w:pStyle w:val="PlainText"/>
      </w:pPr>
      <w:r>
        <w:t>Если же трудовой теории стоимости не верить, то А.Э.Сердюков, даже с учётом его карьерного роста за два года, как и все “элитарии”, — соучаствовал в ростовщически-инфляционном обворовывании населения РФ.</w:t>
      </w:r>
    </w:p>
    <w:p w14:paraId="07C4410F" w14:textId="77777777" w:rsidR="00D30B85" w:rsidRDefault="00D30B85" w:rsidP="00D30B85">
      <w:pPr>
        <w:pStyle w:val="PlainText"/>
      </w:pPr>
      <w:r>
        <w:t>[XXXVII] Наряду с этим в интернете есть сообщения о фактах иного рода из его биографии:</w:t>
      </w:r>
    </w:p>
    <w:p w14:paraId="1A739FCE" w14:textId="77777777" w:rsidR="00D30B85" w:rsidRDefault="00D30B85" w:rsidP="00D30B85">
      <w:pPr>
        <w:pStyle w:val="PlainText"/>
      </w:pPr>
      <w:r>
        <w:t xml:space="preserve">«Если поднять сводки ГУВД Санкт-Петербурга за 13 июля 1994 года, то можно найти сообщение об обращении в Смольнинское РУВД города гражданки Рожковой с заявлением о том, что в период с 20.00 до 20.30 часов двое неустановленных преступников ворвались в квартиру и, угрожая ей и её сыну </w:t>
      </w:r>
      <w:r>
        <w:lastRenderedPageBreak/>
        <w:t>Рожкову А.В., похитили некоторое количество ценных вещей, в том числе гранатовое ожерелье и иные ценные вещи. По данному факту было возбуждено уголовное дело по статье 145 Уголовного кодекса РФ (грабёж). </w:t>
      </w:r>
    </w:p>
    <w:p w14:paraId="5AB20014" w14:textId="77777777" w:rsidR="00D30B85" w:rsidRDefault="00D30B85" w:rsidP="00D30B85">
      <w:pPr>
        <w:pStyle w:val="PlainText"/>
      </w:pPr>
      <w:r>
        <w:t>А уже 16 июля 1994 года уголовным розыском были задержаны Мурин Евгений Игоревич и, внимание … Матвиенко Сергей Владимирович. Задержанным были предъявлены обвинения, похищенное ими было частично изъято. Правда, нынешний вице-президент влиятельного «Внешторгбанка» отсидел в камере менее трёх суток. Стоит отметить, что вину свою он признал сразу, а в оставшиеся дни ожидал помощи от мамы. 18 июля Валентина Матвиенко прилетела с Мальты, где в те годы трудилась послом. В результате, мерой пресечения в отношении Сергея Матвиенко была выбрана подписка о невыезде, в то время как его подельник Мурин остался сидеть в камере предварительного заключения. </w:t>
      </w:r>
    </w:p>
    <w:p w14:paraId="2AB2995A" w14:textId="77777777" w:rsidR="00D30B85" w:rsidRDefault="00D30B85" w:rsidP="00D30B85">
      <w:pPr>
        <w:pStyle w:val="PlainText"/>
      </w:pPr>
      <w:r>
        <w:t>В ходе следствия выяснилось, что пострадавшего Рожкова А.В.Мурин и Матвиенко видели не первый раз в жизни. Так ещё 10 мая того же года Рожков был избит ими и ещё тремя молодыми людьми, после чего попал в больницу с телесными повреждениями. Отметим, что впоследствии у Сергея Матвиенко появилось алиби — внезапно оказалось, что в это время он гостил у мамы на Мальте. А поэтому, несмотря на установленные ранее факты, бить Рожкова попросту не мог.</w:t>
      </w:r>
    </w:p>
    <w:p w14:paraId="256EE7C4" w14:textId="77777777" w:rsidR="00D30B85" w:rsidRDefault="00D30B85" w:rsidP="00D30B85">
      <w:pPr>
        <w:pStyle w:val="PlainText"/>
      </w:pPr>
      <w:r>
        <w:t>Факт уже случившегося избиения облегчает понимание того, почему потерпевший легко соглашался на все последующие унизительные требования вымогателей, которые вдруг, встретив его 13 июля 1994 года случайно на улице, решили, что он им должен 40 000 рублей. Второй раз быть жестоко избитым и оказаться в больнице ему явно не хотелось. Потребовали бы они миллион рублей, согласился бы отдать и миллион, только бы не били. </w:t>
      </w:r>
    </w:p>
    <w:p w14:paraId="6763CFDE" w14:textId="77777777" w:rsidR="00D30B85" w:rsidRDefault="00D30B85" w:rsidP="00D30B85">
      <w:pPr>
        <w:pStyle w:val="PlainText"/>
      </w:pPr>
      <w:r>
        <w:t xml:space="preserve">Однако, не было даже сорока тысяч. И несчастный Рожков предложил выкупить свое право спокойно ходить по улице за имеющиеся у него дома книги. Сергей Матвиенко уже тогда отличался тягой к знаниям, поэтому предложение его заинтересовало. В крайнем случае, книги можно было продать. Мурин и Матвиенко направились к Рожкову домой, а по дороге прихватили и следующую потенциальную жертву вымогательства — одноклассника Мурина по фамилии Липгард. Его они </w:t>
      </w:r>
      <w:r>
        <w:lastRenderedPageBreak/>
        <w:t>собирались «подоить» позднее. По показаниям свидетелей и потерпевшего, по дороге Матвиенко избивал Рожкова, а заодно, вероятно, для устрашения, предпринял попытку его удушения. </w:t>
      </w:r>
    </w:p>
    <w:p w14:paraId="0E1B5555" w14:textId="77777777" w:rsidR="00D30B85" w:rsidRDefault="00D30B85" w:rsidP="00D30B85">
      <w:pPr>
        <w:pStyle w:val="PlainText"/>
      </w:pPr>
      <w:r>
        <w:t>Прибывшую в квартиру Рожкова компанию впустила его бабушка. По дороге сумма долга почему-то выросла до 80 000, и Мурин и Матвиенко, бесцеремонно пройдя в комнату потерпевшего, принялись изымать имущество в счёт «долга». В сумки упаковали значительное количество книг, забрали ряд ценных вещей, в том числе гранатовые бусы стоимостью 60 000 рублей. Наверное, решили, что это изделие заинтересует книголюбов, предпочитающих Куприна. Не погнушались также калькулятором «Электроника», феном и даже … готовальней. Всё-таки тяга к учёбе — вещь неистребимая. </w:t>
      </w:r>
    </w:p>
    <w:p w14:paraId="2AED9959" w14:textId="77777777" w:rsidR="00D30B85" w:rsidRDefault="00D30B85" w:rsidP="00D30B85">
      <w:pPr>
        <w:pStyle w:val="PlainText"/>
      </w:pPr>
      <w:r>
        <w:t>В коридоре, тяжело вздыхая, своей участи дожидался несчастный Липгард. Там же оставалась бабушка потерпевшего Рожкова. Она, несмотря на преклонный возраст, не стала спокойно взирать на происходивший грабёж. Выбежав на улицу, бабушка стала звать людей на помощь. Вскоре к ней присоединилась ещё одна женщина. </w:t>
      </w:r>
    </w:p>
    <w:p w14:paraId="27301F7C" w14:textId="77777777" w:rsidR="00D30B85" w:rsidRDefault="00D30B85" w:rsidP="00D30B85">
      <w:pPr>
        <w:pStyle w:val="PlainText"/>
      </w:pPr>
      <w:r>
        <w:t>Такого развития событий грабители не ожидали, и им пришлось спешно ретироваться, прихватив всего одну сумку с награбленным и не успев взять остальные. Рожкова отвезли в больницу, где ему вновь были диагностированы телесные повреждения, а его мама написала заявление в милицию. Итогом стало уголовное дело № 187898, которое вела старший следователь 3-го отдела следственной части ГУВД по городу Санкт-Петербургу подполковник юстиции Жукова Р.В. Следствием вина Мурина и Матвиенко в грабеже и нанесении телесных повреждений была установлена. </w:t>
      </w:r>
    </w:p>
    <w:p w14:paraId="0946496C" w14:textId="77777777" w:rsidR="00D30B85" w:rsidRDefault="00D30B85" w:rsidP="00D30B85">
      <w:pPr>
        <w:pStyle w:val="PlainText"/>
      </w:pPr>
      <w:r>
        <w:t xml:space="preserve">У Мурина Евгения Игоревича, 1974 года рождения, влиятельных родителей не оказалось, и поэтому вскоре он отправился в места не столь отдалённые» (http://www.lenpravda.ru/monitor/268811.html). </w:t>
      </w:r>
    </w:p>
    <w:p w14:paraId="686C9C41" w14:textId="77777777" w:rsidR="00D30B85" w:rsidRDefault="00D30B85" w:rsidP="00D30B85">
      <w:pPr>
        <w:pStyle w:val="PlainText"/>
      </w:pPr>
      <w:r>
        <w:t xml:space="preserve">Ни пресс-служба МИДа, ни пресс-служба Смольного не подтверждала и не опровергала эти сведения, они преданы общественному забвению, поэтому каждый может в них верить либо относить к проявлениям «чёрного пиара» — по своему усмотрению. И никто из первых публикаторов этих сведений не был привлечён за клевету к уголовной ответственности. </w:t>
      </w:r>
    </w:p>
    <w:p w14:paraId="4F757AF7" w14:textId="20F0F857" w:rsidR="00D30B85" w:rsidRDefault="00D30B85" w:rsidP="00D30B85">
      <w:pPr>
        <w:pStyle w:val="PlainText"/>
      </w:pPr>
      <w:r>
        <w:t xml:space="preserve">Однако и без этого биография С.В.Матвиенко — характерна </w:t>
      </w:r>
      <w:r>
        <w:lastRenderedPageBreak/>
        <w:t xml:space="preserve">для претендентов в наследственно-клановую “элиту” Россионии. В общем же этот случай представляется вполне правдоподобным, поскольку нравы и этика россионской “элиты” порождают множество реальных фактов такого рода. </w:t>
      </w:r>
    </w:p>
    <w:p w14:paraId="5773E5A4" w14:textId="1A8BC534" w:rsidR="00D30B85" w:rsidRDefault="00D30B85" w:rsidP="00D30B85">
      <w:pPr>
        <w:pStyle w:val="PlainText"/>
      </w:pPr>
      <w:r>
        <w:t>[XXXVIII] Вопрос о типах строя психики поясняется далее в разделе 4.4.</w:t>
      </w:r>
    </w:p>
    <w:p w14:paraId="7F1909D1" w14:textId="0DA167C6" w:rsidR="00D30B85" w:rsidRDefault="00D30B85" w:rsidP="00D30B85">
      <w:pPr>
        <w:pStyle w:val="PlainText"/>
      </w:pPr>
      <w:r>
        <w:t>[XXXIX] Принцип «взяли власть — гуляй всласть» действовал весьма широко.</w:t>
      </w:r>
    </w:p>
    <w:p w14:paraId="0416C983" w14:textId="3F7349D8" w:rsidR="00D30B85" w:rsidRDefault="00D30B85" w:rsidP="00D30B85">
      <w:pPr>
        <w:pStyle w:val="PlainText"/>
      </w:pPr>
      <w:r>
        <w:t>[XL] И в этом ― одна из главных причин ненависти всех “элит” не столько лично к И.В.Сталину, сколько к той политике по отношению к “элитарным” кланам, которую он проводил.</w:t>
      </w:r>
    </w:p>
    <w:p w14:paraId="6744FE4C" w14:textId="77777777" w:rsidR="00D30B85" w:rsidRDefault="00D30B85" w:rsidP="00D30B85">
      <w:pPr>
        <w:pStyle w:val="PlainText"/>
      </w:pPr>
      <w:r>
        <w:t>[XLI] Два анекдота 1970</w:t>
      </w:r>
      <w:r>
        <w:noBreakHyphen/>
        <w:t>х годов.</w:t>
      </w:r>
    </w:p>
    <w:p w14:paraId="16299C3B" w14:textId="77777777" w:rsidR="00D30B85" w:rsidRDefault="00D30B85" w:rsidP="00D30B85">
      <w:pPr>
        <w:pStyle w:val="PlainText"/>
      </w:pPr>
      <w:r>
        <w:t>Анекдот первый.</w:t>
      </w:r>
    </w:p>
    <w:p w14:paraId="2AAC13E9" w14:textId="77777777" w:rsidR="00D30B85" w:rsidRDefault="00D30B85" w:rsidP="00D30B85">
      <w:pPr>
        <w:pStyle w:val="PlainText"/>
      </w:pPr>
      <w:r>
        <w:t>Внук спрашивает деда-генерала: Деда, а когда я вырасту, я стану генералом?</w:t>
      </w:r>
    </w:p>
    <w:p w14:paraId="456F625F" w14:textId="77777777" w:rsidR="00D30B85" w:rsidRDefault="00D30B85" w:rsidP="00D30B85">
      <w:pPr>
        <w:pStyle w:val="PlainText"/>
      </w:pPr>
      <w:r>
        <w:t>Дед: станешь…</w:t>
      </w:r>
    </w:p>
    <w:p w14:paraId="592285EC" w14:textId="77777777" w:rsidR="00D30B85" w:rsidRDefault="00D30B85" w:rsidP="00D30B85">
      <w:pPr>
        <w:pStyle w:val="PlainText"/>
      </w:pPr>
      <w:r>
        <w:t>Внук: а маршалом?</w:t>
      </w:r>
    </w:p>
    <w:p w14:paraId="5B0D33AE" w14:textId="77777777" w:rsidR="00D30B85" w:rsidRDefault="00D30B85" w:rsidP="00D30B85">
      <w:pPr>
        <w:pStyle w:val="PlainText"/>
      </w:pPr>
      <w:r>
        <w:t>Дед: а маршалом нет — у маршалов свои внуки есть.</w:t>
      </w:r>
    </w:p>
    <w:p w14:paraId="3C6244D1" w14:textId="77777777" w:rsidR="00D30B85" w:rsidRDefault="00D30B85" w:rsidP="00D30B85">
      <w:pPr>
        <w:pStyle w:val="PlainText"/>
      </w:pPr>
      <w:r>
        <w:t>Под детей, зятьёв, внуков и правнуков в послесталинские времена в высших эшелонах власти (и не только в армии) создавались никчёмные должности с высокими окладами (так под батюшку Е.Т.Гайдара была создана адмиральская должность в редакции газеты). Это обилие никчёмных должностей постсоветская РФ унаследовала от СССР. В результате 6 апреля 2009 г. в своём выступлении в Думе В.В.Путин посетовал: «… во всём мире вот такой треугольник: внизу солдаты и офицеры низшего звена, и чем выше пирамида, тем меньше должностных лиц — генералов, адмиралов и т.д. У нас эта пирамида перевёрнута наоборот. У нас внизу тех, кто воюет и принимает ответственные решения на поле боя, — раз, два и обчёлся, а наверху — уж там хватает народа».</w:t>
      </w:r>
    </w:p>
    <w:p w14:paraId="388EC3EA" w14:textId="77777777" w:rsidR="00D30B85" w:rsidRDefault="00D30B85" w:rsidP="00D30B85">
      <w:pPr>
        <w:pStyle w:val="PlainText"/>
      </w:pPr>
      <w:r>
        <w:t>Анекдот второй.</w:t>
      </w:r>
    </w:p>
    <w:p w14:paraId="5F65E149" w14:textId="77777777" w:rsidR="00D30B85" w:rsidRDefault="00D30B85" w:rsidP="00D30B85">
      <w:pPr>
        <w:pStyle w:val="PlainText"/>
      </w:pPr>
      <w:r>
        <w:t>Брежнев беседует с внуком: Ты, когда вырастешь, кем хочешь стать?</w:t>
      </w:r>
    </w:p>
    <w:p w14:paraId="4C850F3C" w14:textId="77777777" w:rsidR="00D30B85" w:rsidRDefault="00D30B85" w:rsidP="00D30B85">
      <w:pPr>
        <w:pStyle w:val="PlainText"/>
      </w:pPr>
      <w:r>
        <w:t>— Генеральным секретарём.</w:t>
      </w:r>
    </w:p>
    <w:p w14:paraId="30426FA2" w14:textId="77777777" w:rsidR="00D30B85" w:rsidRDefault="00D30B85" w:rsidP="00D30B85">
      <w:pPr>
        <w:pStyle w:val="PlainText"/>
      </w:pPr>
      <w:r>
        <w:t>— А зачем нам два генеральных секретаря?..</w:t>
      </w:r>
    </w:p>
    <w:p w14:paraId="44E4AD46" w14:textId="615EEADB" w:rsidR="00D30B85" w:rsidRDefault="00D30B85" w:rsidP="00D30B85">
      <w:pPr>
        <w:pStyle w:val="PlainText"/>
      </w:pPr>
      <w:r>
        <w:t xml:space="preserve">Напомним, что сын Л.И.Брежнева Юрий с 1979 г. был замминистра внешней торговли СССР (был освобождён от этой должности в 1983 г. Ю.В.Андроповым и направлен на другую работу, вернулся в Москву в 1986 г.), с 1981 г. — кандидат в </w:t>
      </w:r>
      <w:r>
        <w:lastRenderedPageBreak/>
        <w:t>члены ЦК КПСС. При награждении его, получая орден из рук Л.И.Брежнева, произнёс сакраментальную фразу: “Спасибо, папа”.</w:t>
      </w:r>
    </w:p>
    <w:p w14:paraId="4FC75E2C" w14:textId="77777777" w:rsidR="00D30B85" w:rsidRDefault="00D30B85" w:rsidP="00D30B85">
      <w:pPr>
        <w:pStyle w:val="PlainText"/>
      </w:pPr>
      <w:r>
        <w:t>[XLII] Это косвенно подтверждается в фильме «Правда о Ту-144». Заместитель А.Н.Туполева Леонид Львович Кербер (1903 — 1993; фактически — Людвигович: его отец — Людвиг Бернгардович Кербер, морской офицер, участник японско-русской войны, дослужился до чина вице-адмирала, умер в эмиграции в 1919 г.) был единственным, кто выступил против передачи руководства КБ сыну А.Н.Туполева — Алексею Андреевичу. А.Н.Туполев не согласился с позицией Л.Л.Кербера, а Л.Л.Кер</w:t>
      </w:r>
      <w:r>
        <w:softHyphen/>
        <w:t xml:space="preserve">бер написал заявление об уходе, которое Туполев положил в сейф, после чего продолжал платить зарплату своему заму, хотя тот перестал ходить на работу. Причина неприятия Л.Л.Кербером Туполева-младшего в качестве руководителя КБ: по мнению Л.Л.Кербера, Туполев-младший был плохим организатором и не имел той «пробивной силы», какой обладал его отец, хотя и был разносторонне эрудированным и грамотным инженером (вследствие того, что отец провёл его через все подразделения «своей» фирмы). </w:t>
      </w:r>
    </w:p>
    <w:p w14:paraId="1164B651" w14:textId="4CEF8AE2" w:rsidR="00D30B85" w:rsidRDefault="00D30B85" w:rsidP="00D30B85">
      <w:pPr>
        <w:pStyle w:val="PlainText"/>
      </w:pPr>
      <w:r>
        <w:t xml:space="preserve">Л.Л.Кербер — автор книги «Туполевская шарага»: http://lib.ru/MEMUARY/KERBER/tupolewskaya_sharaga.txt. </w:t>
      </w:r>
    </w:p>
    <w:p w14:paraId="1CAFDEF7" w14:textId="127CC2E5" w:rsidR="00D30B85" w:rsidRDefault="00D30B85" w:rsidP="00D30B85">
      <w:pPr>
        <w:pStyle w:val="PlainText"/>
      </w:pPr>
      <w:r>
        <w:t>[XLIII] Кроме того нынешнее поклонение Алле Борисовне как «примадонне» — это скорее ностальгия о прошлом и сформированная привычка нескольких поколений: Пугачёва давно уже прокурила свой некогда уникальный голос, и будь общество действительно ценителями вокального искусства, её бы начали систематически освистывать ещё лет десять тому назад. Хотя некогда действительно была певица — выразительница чувств миллионов — со многообещающим потенциалом…</w:t>
      </w:r>
    </w:p>
    <w:p w14:paraId="574D912C" w14:textId="2F38AF06" w:rsidR="00D30B85" w:rsidRDefault="00D30B85" w:rsidP="00D30B85">
      <w:pPr>
        <w:pStyle w:val="PlainText"/>
      </w:pPr>
      <w:r>
        <w:t>[XLIV] В силу того, что экономическая наука в её исторически сложившемся виде неадекватна жизни и потому управленчески несостоятельна, образование на её основе не может дать даже минимального профессионализма по отношению к цели обеспечения благосостояния всего общества (а не только “элиты”) в преемственности поколений в ходе общественного развития.</w:t>
      </w:r>
    </w:p>
    <w:p w14:paraId="2C9F5172" w14:textId="7D2BBD18" w:rsidR="00D30B85" w:rsidRDefault="00D30B85" w:rsidP="00D30B85">
      <w:pPr>
        <w:pStyle w:val="PlainText"/>
      </w:pPr>
      <w:r>
        <w:t xml:space="preserve">[XLV] СМИ полны сообщениями о преступлениях представителей “элиты” и членов их семей, от ответственности за которые их свершившие либо освобождены юридически-процедурно, либо «отмазаны», либо дело было «спущено на </w:t>
      </w:r>
      <w:r>
        <w:lastRenderedPageBreak/>
        <w:t>тормозах».</w:t>
      </w:r>
    </w:p>
    <w:p w14:paraId="6E01DA87" w14:textId="77777777" w:rsidR="00D30B85" w:rsidRDefault="00D30B85" w:rsidP="00D30B85">
      <w:pPr>
        <w:pStyle w:val="PlainText"/>
      </w:pPr>
      <w:r>
        <w:t>[XLVI] А не задумываются потому, что за несколько десятилетий “элитаризации” разных сфер жизни общества, когда на руководящие должности они расставляли только «своих», они не раз замечали: “Надо же, точно знаю, что моё чадо ― дурак дураком, а поди ж ты, — система работает, не развалилась, значит можно и дальше ставить не профессионалов, а «своих»”. — Но количество идиотов неизбежно перейдёт в качество — в идиотизм и жизненную несостоятельность системы в целом: это — вопрос времени…</w:t>
      </w:r>
    </w:p>
    <w:p w14:paraId="12022E71" w14:textId="4F6C3D35" w:rsidR="00D30B85" w:rsidRDefault="00D30B85" w:rsidP="00D30B85">
      <w:pPr>
        <w:pStyle w:val="PlainText"/>
      </w:pPr>
      <w:r>
        <w:t>По этим внутренним причинам Российская империя пришла к краху в 1917 г. и крейсер “Аврора” — не только символ Великой октябрьской социалистической революции, но одно из многих воплощённых выражений идиотизма правящей “элиты” Российской империи…</w:t>
      </w:r>
    </w:p>
    <w:p w14:paraId="0674F2C0" w14:textId="14D279B0" w:rsidR="00D30B85" w:rsidRDefault="00D30B85" w:rsidP="00D30B85">
      <w:pPr>
        <w:pStyle w:val="PlainText"/>
      </w:pPr>
      <w:r>
        <w:t>[XLVII] В этом и причина глобального биосферно-экологического кризиса: нормы какой бы то ни было этики не распространяются на Землю Матушку, на Космос.</w:t>
      </w:r>
    </w:p>
    <w:p w14:paraId="69931C6B" w14:textId="2402DAE9" w:rsidR="00D30B85" w:rsidRDefault="00D30B85" w:rsidP="00D30B85">
      <w:pPr>
        <w:pStyle w:val="PlainText"/>
      </w:pPr>
      <w:r>
        <w:t>[XLVIII] По другим данным: двое убитых и семеро раненых.</w:t>
      </w:r>
    </w:p>
    <w:p w14:paraId="1C94DBD0" w14:textId="0E5A2B1D" w:rsidR="00D30B85" w:rsidRDefault="00D30B85" w:rsidP="00D30B85">
      <w:pPr>
        <w:pStyle w:val="PlainText"/>
      </w:pPr>
      <w:r>
        <w:t>[XLIX] На момент трагедии отец Евсюкова, полковник милиции в отставке, возглавлял ЧОП “Базальт”. «Охранную фирму Евсюков-старший создал после выхода на пенсию в 2005 году. Однако, по некоторым данным, уход с поста начальника Управления вневедомственной охраны Южного округа Москвы, который он занимал, был вынужденным. В том же, 2005, году там разразился грандиозный скандал. В ходе проверок всплыли огромные приписки. Например, для того чтобы освоить деньги, выделяемые на охрану гособъектов, в частности музея-заповедника “Коломенское”, “вохровцам” выписывались такие трудодни, которые и не снились советским колхозникам. Некоторые милиционеры, если верить документам, по 48 часов подряд стояли на боевом посту. Причем сами “герои труда” об этом подчас и не знали: значит, заработанные на них деньги уходили кому-то другому» (сообщают “Известия”: http://www.izvestia.ru/investigation/article3128125/).</w:t>
      </w:r>
    </w:p>
    <w:p w14:paraId="3434A35F" w14:textId="75EC51A8" w:rsidR="00D30B85" w:rsidRDefault="00D30B85" w:rsidP="00D30B85">
      <w:pPr>
        <w:pStyle w:val="PlainText"/>
      </w:pPr>
      <w:r>
        <w:t xml:space="preserve">[L] А по данным “Комсомольской правды” и того больше: «Как удалось узнать «КП», в крови Дениса Евсюкова, расстрелявшего 9 человек, в крови обнаружили 3,2 промилле алкоголя (большинство людей от такого количества впадает в кому и погибает)» (http://spb.kp.ru/daily/24286/481664/). </w:t>
      </w:r>
      <w:r>
        <w:lastRenderedPageBreak/>
        <w:t>Происшедшее объясняется патологическим опьянением и возможной болезнью (психического или соматического характера, например опухолью в мозгу) Д.Евсюкова, вследствие чего он вполне мог быть невменяем, но ответ на вопрос о вменяемости — компетенция официальной психиатрической экспертизы.</w:t>
      </w:r>
    </w:p>
    <w:p w14:paraId="7DE79BA4" w14:textId="77777777" w:rsidR="00D30B85" w:rsidRDefault="00D30B85" w:rsidP="00D30B85">
      <w:pPr>
        <w:pStyle w:val="PlainText"/>
      </w:pPr>
      <w:r>
        <w:t>[LI] Сразу же вспоминается фильм по сказке Е.Л.Шварца “Обыкновенное чудо”.</w:t>
      </w:r>
    </w:p>
    <w:p w14:paraId="06059212" w14:textId="5818F6F9" w:rsidR="00D30B85" w:rsidRDefault="00D30B85" w:rsidP="00D30B85">
      <w:pPr>
        <w:pStyle w:val="PlainText"/>
      </w:pPr>
      <w:r>
        <w:t>«Король. Тише вы! Не мешайте мне! Я радуюсь! Ха-ха-ха! Наконец-то, наконец вырвалась дочка моя из той проклятой теплицы, в которой я, старый дурак, её вырастил. Теперь она поступает, как все нормальные люди (выделено нами при цитировании): у неё неприятности — и вот она палит в кого попало. (Всхлипывает.) Растёт дочка. Эй, трактирщик! Приберите там в коридоре!» — Эпизод, когда министр-администратор вошёл в комнату, где заперлась принцесса, предварительно пообещав пристрелить всякого, кто войдёт к ней. (После того, как принцесса и её возлюбленный поссорились в трактире).</w:t>
      </w:r>
    </w:p>
    <w:p w14:paraId="50C78838" w14:textId="508C42A8" w:rsidR="00D30B85" w:rsidRDefault="00D30B85" w:rsidP="00D30B85">
      <w:pPr>
        <w:pStyle w:val="PlainText"/>
      </w:pPr>
      <w:r>
        <w:t>[LII] Честнее было бы сказать: Мы делали ему хорошую карьеру, и до этого эпизода он в общем-то оправдывал наше к нему доверие.</w:t>
      </w:r>
    </w:p>
    <w:p w14:paraId="144E22B8" w14:textId="77777777" w:rsidR="00D30B85" w:rsidRDefault="00D30B85" w:rsidP="00D30B85">
      <w:pPr>
        <w:pStyle w:val="PlainText"/>
      </w:pPr>
      <w:r>
        <w:t>[LIII] Возможно, что В.Пронин расценивает происшедшее как подтверждение поговорки «ни одно доброе дело не остаётся безнаказанным», полагая, что всё, сделанное им для старшего и младшего Евсюковых, — доброе дело. Однако клановщина в кадровой политике в ущерб обществу — не доброе дело: это — “доброта” в ущерб другим и за их счёт. Соответственно — «наказание» В.Пронина заслуженное, но вряд ли достаточное, поскольку тяжесть содеянного им лично и содеянного другими, но ставшее возможным “благодаря” проводимой им кадровой политике, намного превосходит то, за что можно расплатиться простым отстранением от должности пусть даже и президентским указом.</w:t>
      </w:r>
    </w:p>
    <w:p w14:paraId="2FE5F4E2" w14:textId="32E4D905" w:rsidR="00D30B85" w:rsidRDefault="00D30B85" w:rsidP="00D30B85">
      <w:pPr>
        <w:pStyle w:val="PlainText"/>
      </w:pPr>
      <w:r>
        <w:t xml:space="preserve">Его однофамилец, ставший в СССР героем анекдотов из серии «про чекистов», «майор Пронин» (от его имени ведётся повествование в книге Льва Сергеевича Овалов “Рассказы майора Пронина”, вышедшей в 1941 г. в серии “Библиотека красноармейца”: http://lib.aldebaran.ru/author/ovalov_lev/ovalov_lev_rasskazy_maiora_pronina) — был принципиален на основе большой Идеи и потому, не попадал в такого рода ситуации, в которую влез сам </w:t>
      </w:r>
      <w:r>
        <w:lastRenderedPageBreak/>
        <w:t xml:space="preserve">генерал Пронин… </w:t>
      </w:r>
    </w:p>
    <w:p w14:paraId="10665D93" w14:textId="532136A6" w:rsidR="00D30B85" w:rsidRDefault="00D30B85" w:rsidP="00D30B85">
      <w:pPr>
        <w:pStyle w:val="PlainText"/>
      </w:pPr>
      <w:r>
        <w:t>[LIV] «Хохлы» тоже не отстают. 6 мая пришло сообщение, что в аэропорту Франкфурта на Майне были задержаны за пьяный дебош с руганью и рукоприкладством (оказание сопротивления полиции) министр внутренних дел Украины Юрий Витальевич Луценко и его 19-летний сын Александр, в крови которого обнаружили 3 промилле алкоголя. Ю.В.Луценко назвал это провокацией и клеветой в отношении него.</w:t>
      </w:r>
    </w:p>
    <w:p w14:paraId="3C3A6DB9" w14:textId="3E893370" w:rsidR="00D30B85" w:rsidRDefault="00D30B85" w:rsidP="00D30B85">
      <w:pPr>
        <w:pStyle w:val="PlainText"/>
      </w:pPr>
      <w:r>
        <w:t>[LV] За 8 лет своего президентства и год премьерства В.В.Путин в своих публичных выступлениях не затронул их ни разу.</w:t>
      </w:r>
    </w:p>
    <w:p w14:paraId="308716B9" w14:textId="394C0050" w:rsidR="00D30B85" w:rsidRDefault="00D30B85" w:rsidP="00D30B85">
      <w:pPr>
        <w:pStyle w:val="PlainText"/>
      </w:pPr>
      <w:r>
        <w:t>[LVI] В простонародной толпе всё же есть люди, способные действовать осмысленно по своей воле, вследствие чего они в “элиту” не попадают: просто не могут пройти «входной контроль» — система сразу же отвергает их как чужаков.</w:t>
      </w:r>
    </w:p>
    <w:p w14:paraId="33B4E058" w14:textId="348E5FA9" w:rsidR="00D30B85" w:rsidRDefault="00D30B85" w:rsidP="00D30B85">
      <w:pPr>
        <w:pStyle w:val="PlainText"/>
      </w:pPr>
      <w:r>
        <w:t>[LVII] За 8 лет своего президентства и год премьерства В.В.Путин пытается делать именно это без каких-либо признаков того, что это — период «компромиссной стабилизации», необходимый для того, чтобы в его ходе создать и организовать потенциал для будущего развития на основе иных нравственно-этических принципов.</w:t>
      </w:r>
    </w:p>
    <w:p w14:paraId="4A4E33AA" w14:textId="77777777" w:rsidR="00D30B85" w:rsidRDefault="00D30B85" w:rsidP="00D30B85">
      <w:pPr>
        <w:pStyle w:val="PlainText"/>
      </w:pPr>
      <w:r>
        <w:t xml:space="preserve">[LVIII] «Число официально зарегистрированных безработных в России достигло почти 2 млн. 200 тыс. человек. Об этом заявил во вторник (14.04.2009 г. — наше пояснение при цитировании) президент РФ Дмитрий Медведев на встрече с экспертами Института современного развития по вопросам занятости и борьбы с безработицей, передаёт “Интерфакс”. В начале 2008 года число зарегистрированных безработных составляло 1,8 млн. человек. </w:t>
      </w:r>
    </w:p>
    <w:p w14:paraId="4B65CF1D" w14:textId="77777777" w:rsidR="00D30B85" w:rsidRDefault="00D30B85" w:rsidP="00D30B85">
      <w:pPr>
        <w:pStyle w:val="PlainText"/>
      </w:pPr>
      <w:r>
        <w:t>(…)</w:t>
      </w:r>
    </w:p>
    <w:p w14:paraId="05986E07" w14:textId="77777777" w:rsidR="00D30B85" w:rsidRDefault="00D30B85" w:rsidP="00D30B85">
      <w:pPr>
        <w:pStyle w:val="PlainText"/>
      </w:pPr>
      <w:r>
        <w:t xml:space="preserve">По информации ИТАР-ТАСС, общая безработица в России составляет 6,4 млн. человек. На бирже труда в настоящее время состоят 2 млн. 164 тыс. человек, до 1 октября 2008 года их число составляло 1 млн. 247 тыс. По прогнозам Всеобщей конфедерации профсоюзов, в 2009 году количество безработных в России достигнет 9 млн. человек. </w:t>
      </w:r>
    </w:p>
    <w:p w14:paraId="03F1C6E5" w14:textId="77777777" w:rsidR="00D30B85" w:rsidRDefault="00D30B85" w:rsidP="00D30B85">
      <w:pPr>
        <w:pStyle w:val="PlainText"/>
      </w:pPr>
      <w:r>
        <w:t xml:space="preserve">Президент отметил, что сложившаяся ситуация “очень серьёзно настораживает”. Медведев сказал: “Параметры зарегистрированной безработицы, на которые мы рассчитывали выйти только в конце года, уже достигнуты: почти 2 млн. 200 тыс. </w:t>
      </w:r>
      <w:r>
        <w:lastRenderedPageBreak/>
        <w:t xml:space="preserve">человек зарегистрированы, а реальная безработица также растёт очень серьёзными темпами (выделено нами при цитировании: образчик личностной культуры речи в аспекте точности словоупотребления юриста Д.А.Медведева в стиле «хоть горшком назови — только в печку не суй»)» (http://www.newsru.com/russia/14apr2009/bzr.html). </w:t>
      </w:r>
    </w:p>
    <w:p w14:paraId="29CABFF2" w14:textId="77777777" w:rsidR="00D30B85" w:rsidRDefault="00D30B85" w:rsidP="00D30B85">
      <w:pPr>
        <w:pStyle w:val="PlainText"/>
      </w:pPr>
      <w:r>
        <w:t>Т.е. Д.А.Медведев признал ошибочность прогнозов, которая представляет собой следствие 1) непонимания происходящего «аналитиками» и 2) управления при крайне низком уровне качества, которое ошибочность прогнозов воспроизведёт и в будущем. Как говорил Наполеон, «gouverner c'est prévoir» (управлять — значит предвидеть). А такой разброс значений оценок уровня безработицы (от 2,2 млн. до 6,4 млн. человек) представляет собой следствие метрологической несостоятельности системы государственного управления и разрыва обратных связей, вследствие чего вся необходимая информация в систему управления не попадает.</w:t>
      </w:r>
    </w:p>
    <w:p w14:paraId="54F8B2C8" w14:textId="5261D6BE" w:rsidR="00D30B85" w:rsidRDefault="00D30B85" w:rsidP="00D30B85">
      <w:pPr>
        <w:pStyle w:val="PlainText"/>
      </w:pPr>
      <w:r>
        <w:t xml:space="preserve">А.Кудрин также признал факт непредсказуемости развития экономической ситуации и, как следствие, в потере управления, но сделал это в неявной форме: «Минфин “вынужден был пойти на предложение об отмене бюджета с 2010 — 2011 годов, не урезать всех по чуть-чуть, а определить приоритеты и сказать, эти расходы мы должны провести в полном объёме, а эти расходы мы должны уменьшить более, чем на 20 %» (http://www.newsru.com/finance/14apr2009/koudrine.html). </w:t>
      </w:r>
    </w:p>
    <w:p w14:paraId="0E781703" w14:textId="3C4AE88B" w:rsidR="00D30B85" w:rsidRDefault="00D30B85" w:rsidP="00D30B85">
      <w:pPr>
        <w:pStyle w:val="PlainText"/>
      </w:pPr>
      <w:r>
        <w:t xml:space="preserve">[LIX] По сути именно в этом в своём выступлении в Государственной Думе 23 января 2009 года по вопросу № 13 «О земле» обвинил современную правящую “элиту” и состав Думы В.В.Жириновский, обозвав “элиту” гермафродитом, т.е. никчёмным существом, не способным быть ни мужчиной, ни женщиной. См. видеоролик на: http://www.youtube.com/watch?v=4P9ywCSVywk&amp;feature=related. </w:t>
      </w:r>
    </w:p>
    <w:p w14:paraId="20C7FA62" w14:textId="7583263A" w:rsidR="00D30B85" w:rsidRDefault="00D30B85" w:rsidP="00D30B85">
      <w:pPr>
        <w:pStyle w:val="PlainText"/>
      </w:pPr>
      <w:r>
        <w:t>[LX] С середины XIX века “элита” разделилась во мнениях, перед кем склониться в своём высокомерном холуйстве: то ли перед великолепием Великобритании, то ли перед великолепием набиравшей силы Германии. И так и не определившись в этом вопросе, потерпела крах в 1917 г.</w:t>
      </w:r>
    </w:p>
    <w:p w14:paraId="435E72FC" w14:textId="2D1E32A3" w:rsidR="00D30B85" w:rsidRDefault="00D30B85" w:rsidP="00D30B85">
      <w:pPr>
        <w:pStyle w:val="PlainText"/>
      </w:pPr>
      <w:r>
        <w:t>[LXI] Собственно в этом одна из причин того, что она с радостью вела СССР к разчленению: “Нам без разных «чурок» и «кавказских дикарей» проще будет войти в цивилизованный мир”.</w:t>
      </w:r>
    </w:p>
    <w:p w14:paraId="7A89709A" w14:textId="0E012B87" w:rsidR="00D30B85" w:rsidRDefault="00D30B85" w:rsidP="00D30B85">
      <w:pPr>
        <w:pStyle w:val="PlainText"/>
      </w:pPr>
      <w:r>
        <w:lastRenderedPageBreak/>
        <w:t>[LXII] Кто не читал и кому проблематично прочитать эту книгу, см. один из её обзоров на сайте: http://www.b-mbp.ru/novo/Pocemu_rossiy_ne_amerika.html. Текст самой книги: http://lib.ru/POLITOLOG/PARSHEW/parshew.txt.</w:t>
      </w:r>
    </w:p>
    <w:p w14:paraId="5DEF7FA8" w14:textId="70BE5586" w:rsidR="00D30B85" w:rsidRDefault="00D30B85" w:rsidP="00D30B85">
      <w:pPr>
        <w:pStyle w:val="PlainText"/>
      </w:pPr>
      <w:r>
        <w:t>[LXIII] В частности государства Европы, Австралия, Канада; в некоторых аспектах своей жизни — Япония, Восточно-Азиатские «тигры», Китай.</w:t>
      </w:r>
    </w:p>
    <w:p w14:paraId="50E3F1AF" w14:textId="63922B50" w:rsidR="00D30B85" w:rsidRDefault="00D30B85" w:rsidP="00D30B85">
      <w:pPr>
        <w:pStyle w:val="PlainText"/>
      </w:pPr>
      <w:r>
        <w:t>[LXIV] О внешних факторах, подрывающих его устойчивость, забывать не следует, но не о них сейчас речь.</w:t>
      </w:r>
    </w:p>
    <w:p w14:paraId="7994778C" w14:textId="7C23E592" w:rsidR="00D30B85" w:rsidRDefault="00D30B85" w:rsidP="00D30B85">
      <w:pPr>
        <w:pStyle w:val="PlainText"/>
      </w:pPr>
      <w:r>
        <w:t>[LXV] Уничтожение коренного населения Северной Америки, имевшее целью «обнулить предъисторию» «новой Атлантиды» — необходимая предпосылка к воплощению в жизнь тех культурологических принципов, на которых строится «Америка» вне зависимости от места её географической локализации. Иными словами речь идёт не об Америке-США, а о культурологической сущности, названной «Америка» и воплощённой в «теле» всем известных США, т.е. о духе США — информационно-алгоритмическом содержании «Spirit of America».</w:t>
      </w:r>
    </w:p>
    <w:p w14:paraId="082B0369" w14:textId="779F688D" w:rsidR="00D30B85" w:rsidRDefault="00D30B85" w:rsidP="00D30B85">
      <w:pPr>
        <w:pStyle w:val="PlainText"/>
      </w:pPr>
      <w:r>
        <w:t>[LXVI] Зато анекдот брежневской поры о колхозниках Рязанщины и Оклахомщины, ведущих соцсоревнование за выполнение плана по продаже зерна в закрома Родины, — всё ещё имеет реальные шансы на воплощение в жизнь при соответствующем управлении глобальной политикой: в силу объективности того явления, которое в марксизме получило название «общий кризис капитализма».</w:t>
      </w:r>
    </w:p>
    <w:p w14:paraId="397AE275" w14:textId="269BA3A8" w:rsidR="00D30B85" w:rsidRDefault="00D30B85" w:rsidP="00D30B85">
      <w:pPr>
        <w:pStyle w:val="PlainText"/>
      </w:pPr>
      <w:r>
        <w:t>[LXVII] В разделе 3.2 для удобства читателей, впервые соприкоснувшихся с материалами КОБ, вкратце повторены некоторые положения из ранее опубликованных материалов КОБ, большей частью из аналитической записки “Ещё раз: либерализм — враг свободы” из серии «О текущем моменте» № 7 (79), 2008 г. Более обстоятельно о полной функции управления и её реализации в жизни общества см. работу ВП СССР “Мёртвая вода”.</w:t>
      </w:r>
    </w:p>
    <w:p w14:paraId="5F51F515" w14:textId="77777777" w:rsidR="00D30B85" w:rsidRDefault="00D30B85" w:rsidP="00D30B85">
      <w:pPr>
        <w:pStyle w:val="PlainText"/>
      </w:pPr>
      <w:r>
        <w:t xml:space="preserve">[LXVIII] Именно вследствие этого юридическое образование в его исторически сложившемся на Западе и в России виде управленчески несостоятельно. Это — ещё один «камушек в огород», того юридического образования, которое получили В.В.Путин, Д.А.Медведев, А.Э.Сердюков и многие другие политические деятели. </w:t>
      </w:r>
    </w:p>
    <w:p w14:paraId="27C8D348" w14:textId="77777777" w:rsidR="00D30B85" w:rsidRDefault="00D30B85" w:rsidP="00D30B85">
      <w:pPr>
        <w:pStyle w:val="PlainText"/>
      </w:pPr>
      <w:r>
        <w:t xml:space="preserve">Д.А.Медведев 16.04.2009 г. высказал претензии к постановке </w:t>
      </w:r>
      <w:r>
        <w:lastRenderedPageBreak/>
        <w:t>юридического образования в стране, вследствие чего массово производимые юристы-недоучки, представляют собой опасность для общества. Но если даже в системе юридического образования и будет после этого наведён порядок, и юристы-недоучки перестанут получать дипломы (с чего бы вдруг в атмосфере всеобщей продажности “элит”?), то и в этом случае юристы будут одной из главных опасностей для общества:</w:t>
      </w:r>
    </w:p>
    <w:p w14:paraId="74C805E5" w14:textId="77777777" w:rsidR="00D30B85" w:rsidRDefault="00D30B85" w:rsidP="00D30B85">
      <w:pPr>
        <w:pStyle w:val="PlainText"/>
      </w:pPr>
      <w:r>
        <w:t>во-первых, в силу обусловленности исторически сложившейся юриспруденции библейским проектом порабощения человечества от имени Бога;</w:t>
      </w:r>
    </w:p>
    <w:p w14:paraId="3BE21EDA" w14:textId="17014608" w:rsidR="00D30B85" w:rsidRDefault="00D30B85" w:rsidP="00D30B85">
      <w:pPr>
        <w:pStyle w:val="PlainText"/>
      </w:pPr>
      <w:r>
        <w:t>во-вторых, как следствие — управленческой несостоятельности юридического образования.</w:t>
      </w:r>
    </w:p>
    <w:p w14:paraId="26E86D2F" w14:textId="5CB411A1" w:rsidR="00D30B85" w:rsidRDefault="00D30B85" w:rsidP="00D30B85">
      <w:pPr>
        <w:pStyle w:val="PlainText"/>
      </w:pPr>
      <w:r>
        <w:t>[LXIX] Один из последних примеров проявления в обществе инстинктивно обусловленного стадно-стайного поведения — «эпидемия» употребления слова «озвучить» в значении «огласить».</w:t>
      </w:r>
    </w:p>
    <w:p w14:paraId="031524A2" w14:textId="4FD16FF2" w:rsidR="00D30B85" w:rsidRDefault="00D30B85" w:rsidP="00D30B85">
      <w:pPr>
        <w:pStyle w:val="PlainText"/>
      </w:pPr>
      <w:r>
        <w:t>[LXX] Тандемный (политандемный) режим (принцип) деятельности — коллективная психологическая практика, позволяющая выявить и устранить многие ошибки личностной психической деятельности, обусловленные неадекватным жизни субъективизмом. См. работы ВП СССР “Мёртвая вода”, “Диалектика и атеизм: две сути несовместны”.</w:t>
      </w:r>
    </w:p>
    <w:p w14:paraId="30C0654A" w14:textId="2D154824" w:rsidR="00D30B85" w:rsidRDefault="00D30B85" w:rsidP="00D30B85">
      <w:pPr>
        <w:pStyle w:val="PlainText"/>
      </w:pPr>
      <w:r>
        <w:t>[LXXI] См. Э. фон Дэникен “Каменный век был иным” (Москва, «ЭКСМО», 2003 г.).</w:t>
      </w:r>
    </w:p>
    <w:p w14:paraId="0672C0AC" w14:textId="77777777" w:rsidR="00D30B85" w:rsidRDefault="00D30B85" w:rsidP="00D30B85">
      <w:pPr>
        <w:pStyle w:val="PlainText"/>
      </w:pPr>
      <w:r>
        <w:t>[LXXII] «Не отда</w:t>
      </w:r>
      <w:r>
        <w:softHyphen/>
        <w:t>вай в рост бра</w:t>
      </w:r>
      <w:r>
        <w:softHyphen/>
        <w:t>ту твое</w:t>
      </w:r>
      <w:r>
        <w:softHyphen/>
        <w:t>му (по кон</w:t>
      </w:r>
      <w:r>
        <w:softHyphen/>
        <w:t>тек</w:t>
      </w:r>
      <w:r>
        <w:softHyphen/>
        <w:t>сту еди</w:t>
      </w:r>
      <w:r>
        <w:softHyphen/>
        <w:t>но</w:t>
      </w:r>
      <w:r>
        <w:softHyphen/>
        <w:t>пле</w:t>
      </w:r>
      <w:r>
        <w:softHyphen/>
        <w:t>мен</w:t>
      </w:r>
      <w:r>
        <w:softHyphen/>
        <w:t>ни</w:t>
      </w:r>
      <w:r>
        <w:softHyphen/>
        <w:t>ку-иу</w:t>
      </w:r>
      <w:r>
        <w:softHyphen/>
        <w:t>дею) ни се</w:t>
      </w:r>
      <w:r>
        <w:softHyphen/>
        <w:t>реб</w:t>
      </w:r>
      <w:r>
        <w:softHyphen/>
        <w:t>ра, ни хле</w:t>
      </w:r>
      <w:r>
        <w:softHyphen/>
        <w:t>ба, ни че</w:t>
      </w:r>
      <w:r>
        <w:softHyphen/>
        <w:t>го-ли</w:t>
      </w:r>
      <w:r>
        <w:softHyphen/>
        <w:t>бо дру</w:t>
      </w:r>
      <w:r>
        <w:softHyphen/>
        <w:t>го</w:t>
      </w:r>
      <w:r>
        <w:softHyphen/>
        <w:t>го, что воз</w:t>
      </w:r>
      <w:r>
        <w:softHyphen/>
        <w:t>мож</w:t>
      </w:r>
      <w:r>
        <w:softHyphen/>
        <w:t>но от</w:t>
      </w:r>
      <w:r>
        <w:softHyphen/>
        <w:t>да</w:t>
      </w:r>
      <w:r>
        <w:softHyphen/>
        <w:t>вать в рост; ино</w:t>
      </w:r>
      <w:r>
        <w:softHyphen/>
        <w:t>зем</w:t>
      </w:r>
      <w:r>
        <w:softHyphen/>
        <w:t>цу (т.е. не иу</w:t>
      </w:r>
      <w:r>
        <w:softHyphen/>
        <w:t>дею) от</w:t>
      </w:r>
      <w:r>
        <w:softHyphen/>
        <w:t>да</w:t>
      </w:r>
      <w:r>
        <w:softHyphen/>
        <w:t>вай в рост, что</w:t>
      </w:r>
      <w:r>
        <w:softHyphen/>
        <w:t>бы гос</w:t>
      </w:r>
      <w:r>
        <w:softHyphen/>
        <w:t>подь бог твой (т.е. дья</w:t>
      </w:r>
      <w:r>
        <w:softHyphen/>
        <w:t>вол, ес</w:t>
      </w:r>
      <w:r>
        <w:softHyphen/>
        <w:t>ли по со</w:t>
      </w:r>
      <w:r>
        <w:softHyphen/>
        <w:t>вес</w:t>
      </w:r>
      <w:r>
        <w:softHyphen/>
        <w:t>ти смот</w:t>
      </w:r>
      <w:r>
        <w:softHyphen/>
        <w:t>реть на су</w:t>
      </w:r>
      <w:r>
        <w:softHyphen/>
        <w:t>ще</w:t>
      </w:r>
      <w:r>
        <w:softHyphen/>
        <w:t>ст</w:t>
      </w:r>
      <w:r>
        <w:softHyphen/>
        <w:t>во ростовщи</w:t>
      </w:r>
      <w:r>
        <w:softHyphen/>
        <w:t>ческого паразитизма: поэтому слова «господь» и «бог» в приводимой нами тематической подборке цитат везде написаны не с заглавной буквы) бла</w:t>
      </w:r>
      <w:r>
        <w:softHyphen/>
        <w:t>го</w:t>
      </w:r>
      <w:r>
        <w:softHyphen/>
        <w:t>сло</w:t>
      </w:r>
      <w:r>
        <w:softHyphen/>
        <w:t>вил те</w:t>
      </w:r>
      <w:r>
        <w:softHyphen/>
        <w:t>бя во всём, что де</w:t>
      </w:r>
      <w:r>
        <w:softHyphen/>
        <w:t>ла</w:t>
      </w:r>
      <w:r>
        <w:softHyphen/>
        <w:t>ет</w:t>
      </w:r>
      <w:r>
        <w:softHyphen/>
        <w:t>ся ру</w:t>
      </w:r>
      <w:r>
        <w:softHyphen/>
        <w:t>ка</w:t>
      </w:r>
      <w:r>
        <w:softHyphen/>
        <w:t>ми твои</w:t>
      </w:r>
      <w:r>
        <w:softHyphen/>
        <w:t>ми на зем</w:t>
      </w:r>
      <w:r>
        <w:softHyphen/>
        <w:t>ле, в ко</w:t>
      </w:r>
      <w:r>
        <w:softHyphen/>
        <w:t>то</w:t>
      </w:r>
      <w:r>
        <w:softHyphen/>
        <w:t>рую ты идёшь, что</w:t>
      </w:r>
      <w:r>
        <w:softHyphen/>
        <w:t>бы овла</w:t>
      </w:r>
      <w:r>
        <w:softHyphen/>
        <w:t>деть ею» (по</w:t>
      </w:r>
      <w:r>
        <w:softHyphen/>
        <w:t>след</w:t>
      </w:r>
      <w:r>
        <w:softHyphen/>
        <w:t>нее ка</w:t>
      </w:r>
      <w:r>
        <w:softHyphen/>
        <w:t>са</w:t>
      </w:r>
      <w:r>
        <w:softHyphen/>
        <w:t>ет</w:t>
      </w:r>
      <w:r>
        <w:softHyphen/>
        <w:t>ся не толь</w:t>
      </w:r>
      <w:r>
        <w:softHyphen/>
        <w:t>ко древ</w:t>
      </w:r>
      <w:r>
        <w:softHyphen/>
        <w:t>но</w:t>
      </w:r>
      <w:r>
        <w:softHyphen/>
        <w:t>сти и не толь</w:t>
      </w:r>
      <w:r>
        <w:softHyphen/>
        <w:t>ко обе</w:t>
      </w:r>
      <w:r>
        <w:softHyphen/>
        <w:t>то</w:t>
      </w:r>
      <w:r>
        <w:softHyphen/>
        <w:t>ван</w:t>
      </w:r>
      <w:r>
        <w:softHyphen/>
        <w:t>ной древ</w:t>
      </w:r>
      <w:r>
        <w:softHyphen/>
        <w:t>ним ев</w:t>
      </w:r>
      <w:r>
        <w:softHyphen/>
        <w:t>ре</w:t>
      </w:r>
      <w:r>
        <w:softHyphen/>
        <w:t>ям Па</w:t>
      </w:r>
      <w:r>
        <w:softHyphen/>
        <w:t>ле</w:t>
      </w:r>
      <w:r>
        <w:softHyphen/>
        <w:t>сти</w:t>
      </w:r>
      <w:r>
        <w:softHyphen/>
        <w:t>ны, по</w:t>
      </w:r>
      <w:r>
        <w:softHyphen/>
        <w:t>сколь</w:t>
      </w:r>
      <w:r>
        <w:softHyphen/>
        <w:t>ку взя</w:t>
      </w:r>
      <w:r>
        <w:softHyphen/>
        <w:t>то не из от</w:t>
      </w:r>
      <w:r>
        <w:softHyphen/>
        <w:t>че</w:t>
      </w:r>
      <w:r>
        <w:softHyphen/>
        <w:t>та о рас</w:t>
      </w:r>
      <w:r>
        <w:softHyphen/>
        <w:t>шиф</w:t>
      </w:r>
      <w:r>
        <w:softHyphen/>
        <w:t>ров</w:t>
      </w:r>
      <w:r>
        <w:softHyphen/>
        <w:t>ке един</w:t>
      </w:r>
      <w:r>
        <w:softHyphen/>
        <w:t>ст</w:t>
      </w:r>
      <w:r>
        <w:softHyphen/>
        <w:t>вен</w:t>
      </w:r>
      <w:r>
        <w:softHyphen/>
        <w:t>но</w:t>
      </w:r>
      <w:r>
        <w:softHyphen/>
        <w:t>го свит</w:t>
      </w:r>
      <w:r>
        <w:softHyphen/>
        <w:t>ка, най</w:t>
      </w:r>
      <w:r>
        <w:softHyphen/>
        <w:t>ден</w:t>
      </w:r>
      <w:r>
        <w:softHyphen/>
        <w:t>но</w:t>
      </w:r>
      <w:r>
        <w:softHyphen/>
        <w:t>го на рас</w:t>
      </w:r>
      <w:r>
        <w:softHyphen/>
        <w:t>коп</w:t>
      </w:r>
      <w:r>
        <w:softHyphen/>
        <w:t>ках, а из со</w:t>
      </w:r>
      <w:r>
        <w:softHyphen/>
        <w:t>вре</w:t>
      </w:r>
      <w:r>
        <w:softHyphen/>
        <w:t>мен</w:t>
      </w:r>
      <w:r>
        <w:softHyphen/>
        <w:t>ной, мас</w:t>
      </w:r>
      <w:r>
        <w:softHyphen/>
        <w:t>со</w:t>
      </w:r>
      <w:r>
        <w:softHyphen/>
        <w:t>во из</w:t>
      </w:r>
      <w:r>
        <w:softHyphen/>
        <w:t>дан</w:t>
      </w:r>
      <w:r>
        <w:softHyphen/>
        <w:t>ной кни</w:t>
      </w:r>
      <w:r>
        <w:softHyphen/>
        <w:t>ги, про</w:t>
      </w:r>
      <w:r>
        <w:softHyphen/>
        <w:t>па</w:t>
      </w:r>
      <w:r>
        <w:softHyphen/>
        <w:t>ган</w:t>
      </w:r>
      <w:r>
        <w:softHyphen/>
        <w:t>ди</w:t>
      </w:r>
      <w:r>
        <w:softHyphen/>
        <w:t>руе</w:t>
      </w:r>
      <w:r>
        <w:softHyphen/>
        <w:t>мой все</w:t>
      </w:r>
      <w:r>
        <w:softHyphen/>
        <w:t>ми Церк</w:t>
      </w:r>
      <w:r>
        <w:softHyphen/>
        <w:t>вя</w:t>
      </w:r>
      <w:r>
        <w:softHyphen/>
        <w:t>ми и некоторой ча</w:t>
      </w:r>
      <w:r>
        <w:softHyphen/>
        <w:t>стью “ин</w:t>
      </w:r>
      <w:r>
        <w:softHyphen/>
        <w:t>тел</w:t>
      </w:r>
      <w:r>
        <w:softHyphen/>
        <w:t>ли</w:t>
      </w:r>
      <w:r>
        <w:softHyphen/>
        <w:t>ген</w:t>
      </w:r>
      <w:r>
        <w:softHyphen/>
        <w:t>ции” в ка</w:t>
      </w:r>
      <w:r>
        <w:softHyphen/>
        <w:t>че</w:t>
      </w:r>
      <w:r>
        <w:softHyphen/>
        <w:t>ст</w:t>
      </w:r>
      <w:r>
        <w:softHyphen/>
        <w:t>ве веч</w:t>
      </w:r>
      <w:r>
        <w:softHyphen/>
        <w:t>ной ис</w:t>
      </w:r>
      <w:r>
        <w:softHyphen/>
        <w:t>ти</w:t>
      </w:r>
      <w:r>
        <w:softHyphen/>
        <w:t>ны, дан</w:t>
      </w:r>
      <w:r>
        <w:softHyphen/>
        <w:t>ной яко</w:t>
      </w:r>
      <w:r>
        <w:softHyphen/>
        <w:t>бы Свы</w:t>
      </w:r>
      <w:r>
        <w:softHyphen/>
        <w:t>ше), — Второза</w:t>
      </w:r>
      <w:r>
        <w:softHyphen/>
        <w:t>коние, 23:19, 20. «…и бу</w:t>
      </w:r>
      <w:r>
        <w:softHyphen/>
        <w:t>дешь давать взаймы многим народам, а сам не будешь брать взаймы [и будешь гос</w:t>
      </w:r>
      <w:r>
        <w:softHyphen/>
        <w:t>под</w:t>
      </w:r>
      <w:r>
        <w:softHyphen/>
        <w:t>ство</w:t>
      </w:r>
      <w:r>
        <w:softHyphen/>
        <w:t>вать над мно</w:t>
      </w:r>
      <w:r>
        <w:softHyphen/>
        <w:t>ги</w:t>
      </w:r>
      <w:r>
        <w:softHyphen/>
        <w:t>ми на</w:t>
      </w:r>
      <w:r>
        <w:softHyphen/>
      </w:r>
      <w:r>
        <w:lastRenderedPageBreak/>
        <w:t>ро</w:t>
      </w:r>
      <w:r>
        <w:softHyphen/>
        <w:t>да</w:t>
      </w:r>
      <w:r>
        <w:softHyphen/>
        <w:t>ми, а они над то</w:t>
      </w:r>
      <w:r>
        <w:softHyphen/>
        <w:t>бой гос</w:t>
      </w:r>
      <w:r>
        <w:softHyphen/>
        <w:t>под</w:t>
      </w:r>
      <w:r>
        <w:softHyphen/>
        <w:t>ство</w:t>
      </w:r>
      <w:r>
        <w:softHyphen/>
        <w:t>вать не бу</w:t>
      </w:r>
      <w:r>
        <w:softHyphen/>
        <w:t>дут]. Сделает тебя господь [бог твой] главою, а не хвостом, и будешь только на высоте, а не будешь внизу, если будешь повиноваться заповедям господа бога твоего, которые заповедую тебе сегодня хранить и исполнять, и не отступишь от всех слов, которые заповедую вам сегодня, ни направо ни налево, чтобы идти во след иных богов и служить им», — Вто</w:t>
      </w:r>
      <w:r>
        <w:softHyphen/>
        <w:t>ро</w:t>
      </w:r>
      <w:r>
        <w:softHyphen/>
        <w:t>за</w:t>
      </w:r>
      <w:r>
        <w:softHyphen/>
        <w:t>ко</w:t>
      </w:r>
      <w:r>
        <w:softHyphen/>
        <w:t>ние, 28:12 — 14. «То</w:t>
      </w:r>
      <w:r>
        <w:softHyphen/>
        <w:t>гда сы</w:t>
      </w:r>
      <w:r>
        <w:softHyphen/>
        <w:t>но</w:t>
      </w:r>
      <w:r>
        <w:softHyphen/>
        <w:t>вья ино</w:t>
      </w:r>
      <w:r>
        <w:softHyphen/>
        <w:t>зем</w:t>
      </w:r>
      <w:r>
        <w:softHyphen/>
        <w:t>цев (т.е. по</w:t>
      </w:r>
      <w:r>
        <w:softHyphen/>
        <w:t>сле</w:t>
      </w:r>
      <w:r>
        <w:softHyphen/>
        <w:t>дую</w:t>
      </w:r>
      <w:r>
        <w:softHyphen/>
        <w:t>щие по</w:t>
      </w:r>
      <w:r>
        <w:softHyphen/>
        <w:t>ко</w:t>
      </w:r>
      <w:r>
        <w:softHyphen/>
        <w:t>ле</w:t>
      </w:r>
      <w:r>
        <w:softHyphen/>
        <w:t>ния не-иу</w:t>
      </w:r>
      <w:r>
        <w:softHyphen/>
        <w:t>де</w:t>
      </w:r>
      <w:r>
        <w:softHyphen/>
        <w:t>ев, чьи пред</w:t>
      </w:r>
      <w:r>
        <w:softHyphen/>
        <w:t>ки влез</w:t>
      </w:r>
      <w:r>
        <w:softHyphen/>
        <w:t>ли в за</w:t>
      </w:r>
      <w:r>
        <w:softHyphen/>
        <w:t>ве</w:t>
      </w:r>
      <w:r>
        <w:softHyphen/>
        <w:t>до</w:t>
      </w:r>
      <w:r>
        <w:softHyphen/>
        <w:t>мо не</w:t>
      </w:r>
      <w:r>
        <w:softHyphen/>
        <w:t>оп</w:t>
      </w:r>
      <w:r>
        <w:softHyphen/>
        <w:t>лат</w:t>
      </w:r>
      <w:r>
        <w:softHyphen/>
        <w:t>ные дол</w:t>
      </w:r>
      <w:r>
        <w:softHyphen/>
        <w:t>ги к пле</w:t>
      </w:r>
      <w:r>
        <w:softHyphen/>
        <w:t>ме</w:t>
      </w:r>
      <w:r>
        <w:softHyphen/>
        <w:t>ни рос</w:t>
      </w:r>
      <w:r>
        <w:softHyphen/>
        <w:t>тов</w:t>
      </w:r>
      <w:r>
        <w:softHyphen/>
        <w:t>щи</w:t>
      </w:r>
      <w:r>
        <w:softHyphen/>
        <w:t>ков-еди</w:t>
      </w:r>
      <w:r>
        <w:softHyphen/>
        <w:t>но</w:t>
      </w:r>
      <w:r>
        <w:softHyphen/>
        <w:t>вер</w:t>
      </w:r>
      <w:r>
        <w:softHyphen/>
        <w:t>цев) бу</w:t>
      </w:r>
      <w:r>
        <w:softHyphen/>
        <w:t>дут стро</w:t>
      </w:r>
      <w:r>
        <w:softHyphen/>
        <w:t>ить сте</w:t>
      </w:r>
      <w:r>
        <w:softHyphen/>
        <w:t>ны твои (так ны</w:t>
      </w:r>
      <w:r>
        <w:softHyphen/>
        <w:t>не мно</w:t>
      </w:r>
      <w:r>
        <w:softHyphen/>
        <w:t>гие се</w:t>
      </w:r>
      <w:r>
        <w:softHyphen/>
        <w:t>мьи ара</w:t>
      </w:r>
      <w:r>
        <w:softHyphen/>
        <w:t>бов-па</w:t>
      </w:r>
      <w:r>
        <w:softHyphen/>
        <w:t>ле</w:t>
      </w:r>
      <w:r>
        <w:softHyphen/>
        <w:t>стин</w:t>
      </w:r>
      <w:r>
        <w:softHyphen/>
        <w:t>цев в их жизни за</w:t>
      </w:r>
      <w:r>
        <w:softHyphen/>
        <w:t>ви</w:t>
      </w:r>
      <w:r>
        <w:softHyphen/>
        <w:t>сят от воз</w:t>
      </w:r>
      <w:r>
        <w:softHyphen/>
        <w:t>мож</w:t>
      </w:r>
      <w:r>
        <w:softHyphen/>
        <w:t>но</w:t>
      </w:r>
      <w:r>
        <w:softHyphen/>
        <w:t>сти по</w:t>
      </w:r>
      <w:r>
        <w:softHyphen/>
        <w:t>ез</w:t>
      </w:r>
      <w:r>
        <w:softHyphen/>
        <w:t>док на ра</w:t>
      </w:r>
      <w:r>
        <w:softHyphen/>
        <w:t>бо</w:t>
      </w:r>
      <w:r>
        <w:softHyphen/>
        <w:t>ту в Из</w:t>
      </w:r>
      <w:r>
        <w:softHyphen/>
        <w:t>ра</w:t>
      </w:r>
      <w:r>
        <w:softHyphen/>
        <w:t>иль) и ца</w:t>
      </w:r>
      <w:r>
        <w:softHyphen/>
        <w:t>ри их бу</w:t>
      </w:r>
      <w:r>
        <w:softHyphen/>
        <w:t>дут слу</w:t>
      </w:r>
      <w:r>
        <w:softHyphen/>
        <w:t>жить те</w:t>
      </w:r>
      <w:r>
        <w:softHyphen/>
        <w:t>бе (“Я — ев</w:t>
      </w:r>
      <w:r>
        <w:softHyphen/>
        <w:t>рей ко</w:t>
      </w:r>
      <w:r>
        <w:softHyphen/>
        <w:t>ро</w:t>
      </w:r>
      <w:r>
        <w:softHyphen/>
        <w:t>лей”, — воз</w:t>
      </w:r>
      <w:r>
        <w:softHyphen/>
        <w:t>ра</w:t>
      </w:r>
      <w:r>
        <w:softHyphen/>
        <w:t>же</w:t>
      </w:r>
      <w:r>
        <w:softHyphen/>
        <w:t>ние од</w:t>
      </w:r>
      <w:r>
        <w:softHyphen/>
        <w:t>но</w:t>
      </w:r>
      <w:r>
        <w:softHyphen/>
        <w:t>го из Рот</w:t>
      </w:r>
      <w:r>
        <w:softHyphen/>
        <w:t>шиль</w:t>
      </w:r>
      <w:r>
        <w:softHyphen/>
        <w:t>дов на не</w:t>
      </w:r>
      <w:r>
        <w:softHyphen/>
        <w:t>удач</w:t>
      </w:r>
      <w:r>
        <w:softHyphen/>
        <w:t>ный ком</w:t>
      </w:r>
      <w:r>
        <w:softHyphen/>
        <w:t>пли</w:t>
      </w:r>
      <w:r>
        <w:softHyphen/>
        <w:t>мент в его ад</w:t>
      </w:r>
      <w:r>
        <w:softHyphen/>
        <w:t>рес: “Вы — ко</w:t>
      </w:r>
      <w:r>
        <w:softHyphen/>
        <w:t>роль ев</w:t>
      </w:r>
      <w:r>
        <w:softHyphen/>
        <w:t>ре</w:t>
      </w:r>
      <w:r>
        <w:softHyphen/>
        <w:t>ев”); ибо во гне</w:t>
      </w:r>
      <w:r>
        <w:softHyphen/>
        <w:t>ве мо</w:t>
      </w:r>
      <w:r>
        <w:softHyphen/>
        <w:t>ём я по</w:t>
      </w:r>
      <w:r>
        <w:softHyphen/>
        <w:t>ра</w:t>
      </w:r>
      <w:r>
        <w:softHyphen/>
        <w:t>жал те</w:t>
      </w:r>
      <w:r>
        <w:softHyphen/>
        <w:t>бя, но в бла</w:t>
      </w:r>
      <w:r>
        <w:softHyphen/>
        <w:t>го</w:t>
      </w:r>
      <w:r>
        <w:softHyphen/>
        <w:t>воле</w:t>
      </w:r>
      <w:r>
        <w:softHyphen/>
        <w:t>нии мо</w:t>
      </w:r>
      <w:r>
        <w:softHyphen/>
        <w:t>ем бу</w:t>
      </w:r>
      <w:r>
        <w:softHyphen/>
        <w:t>ду милостив к те</w:t>
      </w:r>
      <w:r>
        <w:softHyphen/>
        <w:t>бе. И бу</w:t>
      </w:r>
      <w:r>
        <w:softHyphen/>
        <w:t>дут от</w:t>
      </w:r>
      <w:r>
        <w:softHyphen/>
        <w:t>вер</w:t>
      </w:r>
      <w:r>
        <w:softHyphen/>
        <w:t>зты вра</w:t>
      </w:r>
      <w:r>
        <w:softHyphen/>
        <w:t>та твои, не бу</w:t>
      </w:r>
      <w:r>
        <w:softHyphen/>
        <w:t>дут за</w:t>
      </w:r>
      <w:r>
        <w:softHyphen/>
        <w:t>тво</w:t>
      </w:r>
      <w:r>
        <w:softHyphen/>
        <w:t>рять</w:t>
      </w:r>
      <w:r>
        <w:softHyphen/>
        <w:t>ся ни днём, ни но</w:t>
      </w:r>
      <w:r>
        <w:softHyphen/>
        <w:t>чью, что</w:t>
      </w:r>
      <w:r>
        <w:softHyphen/>
        <w:t>бы бы</w:t>
      </w:r>
      <w:r>
        <w:softHyphen/>
        <w:t>ло при</w:t>
      </w:r>
      <w:r>
        <w:softHyphen/>
        <w:t>но</w:t>
      </w:r>
      <w:r>
        <w:softHyphen/>
        <w:t>си</w:t>
      </w:r>
      <w:r>
        <w:softHyphen/>
        <w:t>мо к те</w:t>
      </w:r>
      <w:r>
        <w:softHyphen/>
        <w:t>бе дос</w:t>
      </w:r>
      <w:r>
        <w:softHyphen/>
        <w:t>тоя</w:t>
      </w:r>
      <w:r>
        <w:softHyphen/>
        <w:t>ние на</w:t>
      </w:r>
      <w:r>
        <w:softHyphen/>
        <w:t>ро</w:t>
      </w:r>
      <w:r>
        <w:softHyphen/>
        <w:t>дов и при</w:t>
      </w:r>
      <w:r>
        <w:softHyphen/>
        <w:t>во</w:t>
      </w:r>
      <w:r>
        <w:softHyphen/>
        <w:t>ди</w:t>
      </w:r>
      <w:r>
        <w:softHyphen/>
        <w:t>мы бы</w:t>
      </w:r>
      <w:r>
        <w:softHyphen/>
        <w:t>ли ца</w:t>
      </w:r>
      <w:r>
        <w:softHyphen/>
        <w:t>ри их. Ибо на</w:t>
      </w:r>
      <w:r>
        <w:softHyphen/>
        <w:t>ро</w:t>
      </w:r>
      <w:r>
        <w:softHyphen/>
        <w:t>ды и цар</w:t>
      </w:r>
      <w:r>
        <w:softHyphen/>
        <w:t>ст</w:t>
      </w:r>
      <w:r>
        <w:softHyphen/>
        <w:t>ва, ко</w:t>
      </w:r>
      <w:r>
        <w:softHyphen/>
        <w:t>то</w:t>
      </w:r>
      <w:r>
        <w:softHyphen/>
        <w:t>рые не за</w:t>
      </w:r>
      <w:r>
        <w:softHyphen/>
        <w:t>хо</w:t>
      </w:r>
      <w:r>
        <w:softHyphen/>
        <w:t>тят слу</w:t>
      </w:r>
      <w:r>
        <w:softHyphen/>
        <w:t>жить те</w:t>
      </w:r>
      <w:r>
        <w:softHyphen/>
        <w:t>бе, по</w:t>
      </w:r>
      <w:r>
        <w:softHyphen/>
        <w:t>гиб</w:t>
      </w:r>
      <w:r>
        <w:softHyphen/>
        <w:t>нут, и та</w:t>
      </w:r>
      <w:r>
        <w:softHyphen/>
        <w:t>кие на</w:t>
      </w:r>
      <w:r>
        <w:softHyphen/>
        <w:t>ро</w:t>
      </w:r>
      <w:r>
        <w:softHyphen/>
        <w:t>ды со</w:t>
      </w:r>
      <w:r>
        <w:softHyphen/>
        <w:t>вер</w:t>
      </w:r>
      <w:r>
        <w:softHyphen/>
        <w:t>шен</w:t>
      </w:r>
      <w:r>
        <w:softHyphen/>
        <w:t>но ис</w:t>
      </w:r>
      <w:r>
        <w:softHyphen/>
        <w:t>тре</w:t>
      </w:r>
      <w:r>
        <w:softHyphen/>
        <w:t>бят</w:t>
      </w:r>
      <w:r>
        <w:softHyphen/>
        <w:t>ся», — Иса</w:t>
      </w:r>
      <w:r>
        <w:softHyphen/>
        <w:t xml:space="preserve">ия, 60:10 — 12. </w:t>
      </w:r>
    </w:p>
    <w:p w14:paraId="6BBC78BC" w14:textId="77777777" w:rsidR="00D30B85" w:rsidRDefault="00D30B85" w:rsidP="00D30B85">
      <w:pPr>
        <w:pStyle w:val="PlainText"/>
      </w:pPr>
      <w:r>
        <w:t xml:space="preserve">Приведённая выше подборка цитат из Библии, — если смотреть на неё, соотносясь с понятийным аппаратом достаточно общей теории управления, — представляет собой концепцию управления глобализацией. </w:t>
      </w:r>
    </w:p>
    <w:p w14:paraId="7F486A17" w14:textId="77777777" w:rsidR="00D30B85" w:rsidRDefault="00D30B85" w:rsidP="00D30B85">
      <w:pPr>
        <w:pStyle w:val="PlainText"/>
      </w:pPr>
      <w:r>
        <w:t>Иерархии всех исторически сложившихся так называемых «хри</w:t>
      </w:r>
      <w:r>
        <w:softHyphen/>
        <w:t>сти</w:t>
      </w:r>
      <w:r>
        <w:softHyphen/>
        <w:t>ан</w:t>
      </w:r>
      <w:r>
        <w:softHyphen/>
        <w:t>ских церк</w:t>
      </w:r>
      <w:r>
        <w:softHyphen/>
        <w:t>вей», включая и иерархию Православия в России, на</w:t>
      </w:r>
      <w:r>
        <w:softHyphen/>
        <w:t>стаи</w:t>
      </w:r>
      <w:r>
        <w:softHyphen/>
        <w:t>ва</w:t>
      </w:r>
      <w:r>
        <w:softHyphen/>
        <w:t>ют на боговдохновенности этой концепции, а ка</w:t>
      </w:r>
      <w:r>
        <w:softHyphen/>
        <w:t>нон Но</w:t>
      </w:r>
      <w:r>
        <w:softHyphen/>
        <w:t>во</w:t>
      </w:r>
      <w:r>
        <w:softHyphen/>
        <w:t>го За</w:t>
      </w:r>
      <w:r>
        <w:softHyphen/>
        <w:t>ве</w:t>
      </w:r>
      <w:r>
        <w:softHyphen/>
        <w:t>та про</w:t>
      </w:r>
      <w:r>
        <w:softHyphen/>
        <w:t>воз</w:t>
      </w:r>
      <w:r>
        <w:softHyphen/>
        <w:t>гла</w:t>
      </w:r>
      <w:r>
        <w:softHyphen/>
        <w:t>ша</w:t>
      </w:r>
      <w:r>
        <w:softHyphen/>
        <w:t>ет её от име</w:t>
      </w:r>
      <w:r>
        <w:softHyphen/>
        <w:t>ни Хри</w:t>
      </w:r>
      <w:r>
        <w:softHyphen/>
        <w:t>ста, безо всяких к тому оснований, до скон</w:t>
      </w:r>
      <w:r>
        <w:softHyphen/>
        <w:t>ча</w:t>
      </w:r>
      <w:r>
        <w:softHyphen/>
        <w:t>ния ве</w:t>
      </w:r>
      <w:r>
        <w:softHyphen/>
        <w:t xml:space="preserve">ков в качестве благого Божьего Промысла: </w:t>
      </w:r>
    </w:p>
    <w:p w14:paraId="247D4859" w14:textId="4B9A9FEE" w:rsidR="00D30B85" w:rsidRDefault="00D30B85" w:rsidP="00D30B85">
      <w:pPr>
        <w:pStyle w:val="PlainText"/>
      </w:pPr>
      <w:r>
        <w:t>«Не ду</w:t>
      </w:r>
      <w:r>
        <w:softHyphen/>
        <w:t>май</w:t>
      </w:r>
      <w:r>
        <w:softHyphen/>
        <w:t>те, что Я при</w:t>
      </w:r>
      <w:r>
        <w:softHyphen/>
        <w:t>шёл на</w:t>
      </w:r>
      <w:r>
        <w:softHyphen/>
        <w:t>ру</w:t>
      </w:r>
      <w:r>
        <w:softHyphen/>
        <w:t>шить за</w:t>
      </w:r>
      <w:r>
        <w:softHyphen/>
        <w:t>кон или про</w:t>
      </w:r>
      <w:r>
        <w:softHyphen/>
        <w:t>ро</w:t>
      </w:r>
      <w:r>
        <w:softHyphen/>
        <w:t>ков. Не на</w:t>
      </w:r>
      <w:r>
        <w:softHyphen/>
        <w:t>ру</w:t>
      </w:r>
      <w:r>
        <w:softHyphen/>
        <w:t>шить при</w:t>
      </w:r>
      <w:r>
        <w:softHyphen/>
        <w:t>шёл Я, но ис</w:t>
      </w:r>
      <w:r>
        <w:softHyphen/>
        <w:t>пол</w:t>
      </w:r>
      <w:r>
        <w:softHyphen/>
        <w:t>нить. Ис</w:t>
      </w:r>
      <w:r>
        <w:softHyphen/>
        <w:t>тин</w:t>
      </w:r>
      <w:r>
        <w:softHyphen/>
        <w:t>но го</w:t>
      </w:r>
      <w:r>
        <w:softHyphen/>
        <w:t>во</w:t>
      </w:r>
      <w:r>
        <w:softHyphen/>
        <w:t>рю вам: до</w:t>
      </w:r>
      <w:r>
        <w:softHyphen/>
        <w:t>ко</w:t>
      </w:r>
      <w:r>
        <w:softHyphen/>
        <w:t>ле не прей</w:t>
      </w:r>
      <w:r>
        <w:softHyphen/>
        <w:t>дёт не</w:t>
      </w:r>
      <w:r>
        <w:softHyphen/>
        <w:t>бо и зем</w:t>
      </w:r>
      <w:r>
        <w:softHyphen/>
        <w:t>ля, ни од</w:t>
      </w:r>
      <w:r>
        <w:softHyphen/>
        <w:t>на ио</w:t>
      </w:r>
      <w:r>
        <w:softHyphen/>
        <w:t>та или ни од</w:t>
      </w:r>
      <w:r>
        <w:softHyphen/>
        <w:t>на чер</w:t>
      </w:r>
      <w:r>
        <w:softHyphen/>
        <w:t>та не прей</w:t>
      </w:r>
      <w:r>
        <w:softHyphen/>
        <w:t>дёт из за</w:t>
      </w:r>
      <w:r>
        <w:softHyphen/>
        <w:t>ко</w:t>
      </w:r>
      <w:r>
        <w:softHyphen/>
        <w:t>на, по</w:t>
      </w:r>
      <w:r>
        <w:softHyphen/>
        <w:t>ка не ис</w:t>
      </w:r>
      <w:r>
        <w:softHyphen/>
        <w:t>пол</w:t>
      </w:r>
      <w:r>
        <w:softHyphen/>
        <w:t>нит</w:t>
      </w:r>
      <w:r>
        <w:softHyphen/>
        <w:t>ся всё», — Матфей, 5:17, 18.</w:t>
      </w:r>
    </w:p>
    <w:p w14:paraId="05F6534B" w14:textId="764B8FD5" w:rsidR="00D30B85" w:rsidRDefault="00D30B85" w:rsidP="00D30B85">
      <w:pPr>
        <w:pStyle w:val="PlainText"/>
      </w:pPr>
      <w:r>
        <w:t>[LXXIII] См. аналитическую записку ВП СССР 2009 г. “Оракул: социальный институт и политтехнология”.</w:t>
      </w:r>
    </w:p>
    <w:p w14:paraId="2EC7A77B" w14:textId="77777777" w:rsidR="00D30B85" w:rsidRDefault="00D30B85" w:rsidP="00D30B85">
      <w:pPr>
        <w:pStyle w:val="PlainText"/>
      </w:pPr>
      <w:r>
        <w:t xml:space="preserve">[LXXIV] С 1951 г. — часть Китайской народной республики. КНР расценивает этот факт как восстановление территориальной целостности китайского государства, некогда в древности нарушенной, а несогласные с этим по разным причинам — как </w:t>
      </w:r>
      <w:r>
        <w:lastRenderedPageBreak/>
        <w:t xml:space="preserve">агрессию Китая, поглощение им независимого государства и подавление Пекином коренного населения и его самобытной культуры. </w:t>
      </w:r>
    </w:p>
    <w:p w14:paraId="4BD9E88C" w14:textId="21AFB52E" w:rsidR="00D30B85" w:rsidRDefault="00D30B85" w:rsidP="00D30B85">
      <w:pPr>
        <w:pStyle w:val="PlainText"/>
      </w:pPr>
      <w:r>
        <w:t>Если говорить о параметрах самобытности этой культуры, то действие крепостного права в Тибете было прекращено только после включения Тибета в состав КНР в 1959 г. после бегства Далай-Ламы, последовавшего за неудачным антикитайским восстанием.</w:t>
      </w:r>
    </w:p>
    <w:p w14:paraId="6CC676C8" w14:textId="450D1980" w:rsidR="00D30B85" w:rsidRDefault="00D30B85" w:rsidP="00D30B85">
      <w:pPr>
        <w:pStyle w:val="PlainText"/>
      </w:pPr>
      <w:r>
        <w:t>[LXXV] Если быть точным в словоупотреблении, то программно-адаптивный модуль должен называться «исполнительной властью», поскольку именно он исполняет концепцию управления — проводит её в жизнь; а то, что ныне именуется «исполнительной властью» в его составе, может называться «распорядительной» или «административной» властью (соответственно последнему и появился термин «административный ресурс»). Но современное общество не чувствует ошибочности словоупотребления.</w:t>
      </w:r>
    </w:p>
    <w:p w14:paraId="22982788" w14:textId="793E124F" w:rsidR="00D30B85" w:rsidRDefault="00D30B85" w:rsidP="00D30B85">
      <w:pPr>
        <w:pStyle w:val="PlainText"/>
      </w:pPr>
      <w:r>
        <w:t>[LXXVI] Об этом см. работу ВП СССР “Диалектика и атеизм: две сути несовместны”.</w:t>
      </w:r>
    </w:p>
    <w:p w14:paraId="5D5161E0" w14:textId="18308DD4" w:rsidR="00D30B85" w:rsidRDefault="00D30B85" w:rsidP="00D30B85">
      <w:pPr>
        <w:pStyle w:val="PlainText"/>
      </w:pPr>
      <w:r>
        <w:t>[LXXVII] Воля как жизненное явление представляет собой способность индивида подчинять себя самого и течение событий вокруг себя осуществлению осознанной им целесообразности.</w:t>
      </w:r>
    </w:p>
    <w:p w14:paraId="19BDAAC0" w14:textId="360FB4A5" w:rsidR="00D30B85" w:rsidRDefault="00D30B85" w:rsidP="00D30B85">
      <w:pPr>
        <w:pStyle w:val="PlainText"/>
      </w:pPr>
      <w:r>
        <w:t>[LXXVIII] Эгоисты обречены быть и умирать рабами.</w:t>
      </w:r>
    </w:p>
    <w:p w14:paraId="1391F0D1" w14:textId="2E024913" w:rsidR="00D30B85" w:rsidRDefault="00D30B85" w:rsidP="00D30B85">
      <w:pPr>
        <w:pStyle w:val="PlainText"/>
      </w:pPr>
      <w:r>
        <w:t>[LXXIX] Об этом см. в аналитической записке ВП СССР “Два способа борьбы с «великодержавным пессимизмом»” из серии «О текущем моменте» № 3 (87), 2009 г.</w:t>
      </w:r>
    </w:p>
    <w:p w14:paraId="28BA2FA7" w14:textId="123EEADD" w:rsidR="00D30B85" w:rsidRDefault="00D30B85" w:rsidP="00D30B85">
      <w:pPr>
        <w:pStyle w:val="PlainText"/>
      </w:pPr>
      <w:r>
        <w:t>[LXXX] Если бы КГБ был концептуально властен, то СССР стал бы к началу 1980</w:t>
      </w:r>
      <w:r>
        <w:noBreakHyphen/>
        <w:t>х гг. единственной «сверхдержавой» и учителем в деле разрешения социальных и прочих проблем для народов всех других стран. То же касается и постсоветской ФСБ.</w:t>
      </w:r>
    </w:p>
    <w:p w14:paraId="12C4EC6A" w14:textId="68B0DE01" w:rsidR="00D30B85" w:rsidRDefault="00D30B85" w:rsidP="00D30B85">
      <w:pPr>
        <w:pStyle w:val="PlainText"/>
      </w:pPr>
      <w:r>
        <w:t>[LXXXI] «Самое большое рабство — не обладая свободой, считать себя свободным» (И.В. Гёте: http://www.democracy.ru/quotes.php).</w:t>
      </w:r>
    </w:p>
    <w:p w14:paraId="460D30C0" w14:textId="77777777" w:rsidR="00D30B85" w:rsidRDefault="00D30B85" w:rsidP="00D30B85">
      <w:pPr>
        <w:pStyle w:val="PlainText"/>
      </w:pPr>
      <w:r>
        <w:t xml:space="preserve">[LXXXII] «Сиви́ллы, сибиллы (греч. Σίβυλλαι, лат. Sibylla, Sibulla, -ae) — в античной культуре [1] пророчицы и прорицательницы, экстатически предрекавшие будущее, зачастую бедствия. </w:t>
      </w:r>
    </w:p>
    <w:p w14:paraId="3513F51B" w14:textId="77777777" w:rsidR="00D30B85" w:rsidRDefault="00D30B85" w:rsidP="00D30B85">
      <w:pPr>
        <w:pStyle w:val="PlainText"/>
      </w:pPr>
      <w:r>
        <w:t>(…)</w:t>
      </w:r>
    </w:p>
    <w:p w14:paraId="69981A22" w14:textId="77777777" w:rsidR="00D30B85" w:rsidRDefault="00D30B85" w:rsidP="00D30B85">
      <w:pPr>
        <w:pStyle w:val="PlainText"/>
      </w:pPr>
      <w:r>
        <w:t xml:space="preserve">Так называемые «Сивиллины книги», состоявшие, как считается, из предсказаний кумской сивиллы, играли большую </w:t>
      </w:r>
      <w:r>
        <w:lastRenderedPageBreak/>
        <w:t>роль в общественной жизни римского государства.</w:t>
      </w:r>
    </w:p>
    <w:p w14:paraId="77D57946" w14:textId="77777777" w:rsidR="00D30B85" w:rsidRDefault="00D30B85" w:rsidP="00D30B85">
      <w:pPr>
        <w:pStyle w:val="PlainText"/>
      </w:pPr>
      <w:r>
        <w:t xml:space="preserve">История появления этих книг в Риме такова: предсказания были записаны на пальмовых листьях и составили девять книг. По сообщению Дионисия Галикарнасского[31] сивилла, явившись в Рим, предложила царю Тарквинию Гордому (или Тарквинию Приску) — купить у неё эти книги за огромную цену (по Варрону, за 300 золотых филиппов [32]), а когда он отказался, сожгла три из них. Затем она предложила ему купить оставшиеся шесть за ту же цену и, вновь получив отказ, сожгла ещё три книги. Тогда царь по совету авгуров купил уцелевшие книги за первоначальную цену. Здесь примечательно то, что монеты филиппы названы в честь царя, жившего на два столетия позднее Тарквиния, что лишний раз доказывает дар пророчества у Сивиллы. </w:t>
      </w:r>
    </w:p>
    <w:p w14:paraId="6626EE4A" w14:textId="77777777" w:rsidR="00D30B85" w:rsidRDefault="00D30B85" w:rsidP="00D30B85">
      <w:pPr>
        <w:pStyle w:val="PlainText"/>
      </w:pPr>
      <w:r>
        <w:t>(…)</w:t>
      </w:r>
    </w:p>
    <w:p w14:paraId="7F9E8473" w14:textId="77777777" w:rsidR="00D30B85" w:rsidRDefault="00D30B85" w:rsidP="00D30B85">
      <w:pPr>
        <w:pStyle w:val="PlainText"/>
      </w:pPr>
      <w:r>
        <w:t>Позже к этим книгам были добавлены прорицания тибуртинской и других сивилл. «Сивиллины книги» хранились особой жреческой коллегией в храме Юпитера на Капитолийском холме в каменном ящике. Книги играли большую роль в религиозной жизни римлян.[33] К ним обращались за советами в критические моменты политической и частной жизни.</w:t>
      </w:r>
    </w:p>
    <w:p w14:paraId="76B56AF8" w14:textId="77777777" w:rsidR="00D30B85" w:rsidRDefault="00D30B85" w:rsidP="00D30B85">
      <w:pPr>
        <w:pStyle w:val="PlainText"/>
      </w:pPr>
      <w:r>
        <w:t>В 83 году до н.э. книги сгорели, но были восстановлены при Августе и Тиберии, вновь составленный текст был пересмотрен при императоре Августе в 12 году. Вновь составленные книги находились в храме Аполлона на Палатинском холме.</w:t>
      </w:r>
    </w:p>
    <w:p w14:paraId="2F2241D3" w14:textId="77777777" w:rsidR="00D30B85" w:rsidRDefault="00D30B85" w:rsidP="00D30B85">
      <w:pPr>
        <w:pStyle w:val="PlainText"/>
      </w:pPr>
      <w:r>
        <w:t>В 405 году, уже в христианскую эру, они были сожжены по приказу Стилихона (правителя Западной Римской империи)» (http://ru.wikipedia.org/wiki/%D0%A1%D0%B8%D0%B2%D0%B8%D0%BB%D0%BB%D1%8B).</w:t>
      </w:r>
    </w:p>
    <w:p w14:paraId="6441C91E" w14:textId="20CB0583" w:rsidR="00D30B85" w:rsidRDefault="00D30B85" w:rsidP="00D30B85">
      <w:pPr>
        <w:pStyle w:val="PlainText"/>
      </w:pPr>
      <w:r>
        <w:t>“Советский энциклопедический словарь” (1987 г.) сообщает, что Тарквиний Гордый — последний царь древнего Рима (354/353 — 510/509 гг. до н.э.). Т.е. “Сивиллины книги” были куплены по указанию авгуров где-то во второй половине IV в. до н.э.</w:t>
      </w:r>
    </w:p>
    <w:p w14:paraId="279F2F49" w14:textId="2867DDC6" w:rsidR="00D30B85" w:rsidRDefault="00D30B85" w:rsidP="00D30B85">
      <w:pPr>
        <w:pStyle w:val="PlainText"/>
      </w:pPr>
      <w:r>
        <w:t>[LXXXIII] С текстом “Декларации независимости” можно ознакомиться в интернете по адресу: http://www.hist.msu.ru/ER/Etext/indpndnc.htm.</w:t>
      </w:r>
    </w:p>
    <w:p w14:paraId="33B3CAE0" w14:textId="6556D43C" w:rsidR="00D30B85" w:rsidRDefault="00D30B85" w:rsidP="00D30B85">
      <w:pPr>
        <w:pStyle w:val="PlainText"/>
      </w:pPr>
      <w:r>
        <w:t>[LXXXIV] Год смерти Бориса Годунова (последовала 23 апреля 1605 г.) и официально признанного начала на Руси «смутного времени» — наше напоминание при цитировании.</w:t>
      </w:r>
    </w:p>
    <w:p w14:paraId="4F18E2E7" w14:textId="38844174" w:rsidR="00D30B85" w:rsidRDefault="00D30B85" w:rsidP="00D30B85">
      <w:pPr>
        <w:pStyle w:val="PlainText"/>
      </w:pPr>
      <w:r>
        <w:t xml:space="preserve">[LXXXV] В этой связи отметим, что капитаном “Титаника”, ставшего символом англосаксонской трансатлантической </w:t>
      </w:r>
      <w:r>
        <w:lastRenderedPageBreak/>
        <w:t xml:space="preserve">цивилизации и её «диагнозом» (см. аналитическую записку ВП СССР 1998 г. “«Титаник» — это действительно глобальный диагноз, а не эпизод в истории мореплавания и киноискусства”), был Эдвард Джон Смит (27.01.1850 — 15.04.1912). — Матрица, однако… </w:t>
      </w:r>
    </w:p>
    <w:p w14:paraId="44CFCE91" w14:textId="60320477" w:rsidR="00D30B85" w:rsidRDefault="00D30B85" w:rsidP="00D30B85">
      <w:pPr>
        <w:pStyle w:val="PlainText"/>
      </w:pPr>
      <w:r>
        <w:t>[LXXXVI] «Бостонское чаепитие (англ. Boston Tea Party) — акция протеста американских колонистов в ответ на действия Британского Правительства, в результате которой в Бостонской гавани был уничтожен груз чая, принадлежавший Английской Ост-Индской компании. Это событие, ставшее началом Американской революции, является символичным в американской истории». («Википедия», http://ru.wikipedia.org/wiki/Бостонское_чаепитие).</w:t>
      </w:r>
    </w:p>
    <w:p w14:paraId="2CBE0BF5" w14:textId="77777777" w:rsidR="00D30B85" w:rsidRDefault="00D30B85" w:rsidP="00D30B85">
      <w:pPr>
        <w:pStyle w:val="PlainText"/>
      </w:pPr>
      <w:r>
        <w:t xml:space="preserve">[LXXXVII] «В XII в. католическая церковь столкнулась с ростом оппозиционных религиозных движений в Западной Европе, прежде всего с альбигойством (катары). Для борьбы с ними папство возложило на епископов обязанность выявлять и судить «еретиков», а затем передавать их для наказания светским властям («епископская инквизиция»); этот порядок была зафиксирован в декретах Второго (1139) и Третьего (1212) Латеранских соборов, буллах Луция III (1184) и Иннокентия III (1199). Впервые эти постановления были применены во время Альбигойских войн (1209 — 1229). В 1220 их признал германский император Фридрих II, в 1226 — французский король Людовик VIII. С 1226 — 1227 высшей мерой наказания за «преступления против веры» в Германии и Италии стало сожжение на костре. </w:t>
      </w:r>
    </w:p>
    <w:p w14:paraId="430F8D66" w14:textId="77777777" w:rsidR="00D30B85" w:rsidRDefault="00D30B85" w:rsidP="00D30B85">
      <w:pPr>
        <w:pStyle w:val="PlainText"/>
      </w:pPr>
      <w:r>
        <w:t xml:space="preserve">Однако «епископская инквизиция» оказалась мало эффективной: епископы находились в зависимости от светской власти, а подчинённая им территория была невелика, что позволяло «еретику» легко укрыться в соседнем диоцезе. Поэтому в 1231 Григорий IX, отнеся дела о ереси к сфере канонического права, создал для их расследования постоянный орган церковной юстиции — инквизицию. Первоначально направленная против катаров и вальденсов, она вскоре обратилась против других «еретических» сект — бегинов, фратичелли, спиритуалов, а затем и против «колдунов», «ведьм» и богохульников. </w:t>
      </w:r>
    </w:p>
    <w:p w14:paraId="79E24010" w14:textId="72BB8767" w:rsidR="00D30B85" w:rsidRDefault="00D30B85" w:rsidP="00D30B85">
      <w:pPr>
        <w:pStyle w:val="PlainText"/>
      </w:pPr>
      <w:r>
        <w:t xml:space="preserve">В 1231 инквизиция была введена в Арагоне, в 1233 — во Франции, в 1235 — в Центральной, в 1237 — в Северной и Южной Италии» (http://www.krugosvet.ru/enc/istoriya/INKVIZITSIYA.html). К XV </w:t>
      </w:r>
      <w:r>
        <w:lastRenderedPageBreak/>
        <w:t xml:space="preserve">веку инквизиция действовала по всему католическому миру. Однако надо признать, что, выйдя из-под власти Рима, протестанты, хотя и на децентрализованной основе, сжигали еретиков, колдунов и ведьм не хуже, чем это делали «отцы инквизиторы», но это как-то “подзабылось”. </w:t>
      </w:r>
    </w:p>
    <w:p w14:paraId="1F467334" w14:textId="5F184389" w:rsidR="00D30B85" w:rsidRDefault="00D30B85" w:rsidP="00D30B85">
      <w:pPr>
        <w:pStyle w:val="PlainText"/>
      </w:pPr>
      <w:r>
        <w:t>[LXXXVIII] Разделение исторически реального христианства на католицизм и православие происходило в 1054 — 1204 гг. (“Советский энциклопедический словарь”, Москва, 1987 г.).</w:t>
      </w:r>
    </w:p>
    <w:p w14:paraId="40E3D4C8" w14:textId="538382F6" w:rsidR="00D30B85" w:rsidRDefault="00D30B85" w:rsidP="00D30B85">
      <w:pPr>
        <w:pStyle w:val="PlainText"/>
      </w:pPr>
      <w:r>
        <w:t>[LXXXIX] Характерно и то, что создатель Монгольской империи, от которой впоследствии отделилась Золотая Орда, — Чингизхан — получил от европейских современников прозвище «Бич Божий», в коем выразилось их ощущение того, что Европа живёт неправедно и достойна Божиего наказания, поскольку противодействует Промыслу.</w:t>
      </w:r>
    </w:p>
    <w:p w14:paraId="7743FCAB" w14:textId="0AE159D6" w:rsidR="00D30B85" w:rsidRDefault="00D30B85" w:rsidP="00D30B85">
      <w:pPr>
        <w:pStyle w:val="PlainText"/>
      </w:pPr>
      <w:r>
        <w:t xml:space="preserve">[XC] Тайные уцелели и продолжали действовать. </w:t>
      </w:r>
    </w:p>
    <w:p w14:paraId="02402889" w14:textId="5BD57BF6" w:rsidR="00D30B85" w:rsidRDefault="00D30B85" w:rsidP="00D30B85">
      <w:pPr>
        <w:pStyle w:val="PlainText"/>
      </w:pPr>
      <w:r>
        <w:t>[XCI] Начало ей в 1517 г. положила проповедь Мартина Лютера (1483 — 1546).</w:t>
      </w:r>
    </w:p>
    <w:p w14:paraId="28016C81" w14:textId="4108AC4E" w:rsidR="00D30B85" w:rsidRDefault="00D30B85" w:rsidP="00D30B85">
      <w:pPr>
        <w:pStyle w:val="PlainText"/>
      </w:pPr>
      <w:r>
        <w:t>[XCII] См. раздел “«Опиум для народа»: псевдорелигии против истинной религиозности” в аналитической записке “Два способа борьбы с «великодержавным пессимизмом»” из серии «О текущем моменте» № 3 (87), 2009 г.</w:t>
      </w:r>
    </w:p>
    <w:p w14:paraId="04C6F3AC" w14:textId="1C4A7437" w:rsidR="00D30B85" w:rsidRDefault="00D30B85" w:rsidP="00D30B85">
      <w:pPr>
        <w:pStyle w:val="PlainText"/>
      </w:pPr>
      <w:r>
        <w:t>[XCIII] Эта формула не предполагает постановки вопроса: Откуда берутся законы и какую концепцию управления, кем-то и как-то сформированную по своему произволу, законы выражают? Соответственно эта формула не предполагает и ответа на этот вопрос.</w:t>
      </w:r>
    </w:p>
    <w:p w14:paraId="6F592065" w14:textId="28A2CC7E" w:rsidR="00D30B85" w:rsidRDefault="00D30B85" w:rsidP="00D30B85">
      <w:pPr>
        <w:pStyle w:val="PlainText"/>
      </w:pPr>
      <w:r>
        <w:t>[XCIV] Продвижение библейского проекта на восток ― в Индию, Китай, Японию, Индонезию также было заблокировано чингизидами, дошедшими до берегов Адриатического моря, не говоря уж о недостаточной развитости в Европе навыков мореплавания ранее XVII в. и отсутствии пунктов промежуточного базирования.</w:t>
      </w:r>
    </w:p>
    <w:p w14:paraId="088BBA18" w14:textId="0093C73A" w:rsidR="00D30B85" w:rsidRDefault="00D30B85" w:rsidP="00D30B85">
      <w:pPr>
        <w:pStyle w:val="PlainText"/>
      </w:pPr>
      <w:r>
        <w:t xml:space="preserve">[XCV] Появление испанской «непобедимой армады» в 1588 г., частично разгромленной британским флотом, а частично уничтоженной штормами, — единственная почти, что воплотившаяся в жизнь реальная угроза оккупации Великобритании за всё это время. </w:t>
      </w:r>
    </w:p>
    <w:p w14:paraId="404EA9DA" w14:textId="11084D3A" w:rsidR="00D30B85" w:rsidRDefault="00D30B85" w:rsidP="00D30B85">
      <w:pPr>
        <w:pStyle w:val="PlainText"/>
      </w:pPr>
      <w:r>
        <w:t xml:space="preserve">[XCVI] Существует с 1532 г., когда синод епископов Англии под давлением короля Генриха VIII, желавшего жениться третьим браком на трёхгрудой фрейлине Анне Болейн (которую он же </w:t>
      </w:r>
      <w:r>
        <w:lastRenderedPageBreak/>
        <w:t>впоследствии и казнил), постановил признать английскую церковь независимой от папы. В 1534 г. британский парламент это решение подтвердил, про</w:t>
      </w:r>
      <w:r>
        <w:softHyphen/>
        <w:t>возгласив Генриха VIII и главой церкви, после чего Генрих VIII специальным актом подчинил себе иерархию, конфисковал монастырские земли (раздавая которые, обеспечил себе поддержку части аристократии) и разорвал отношения с Римом.</w:t>
      </w:r>
    </w:p>
    <w:p w14:paraId="17076E6C" w14:textId="77777777" w:rsidR="00D30B85" w:rsidRDefault="00D30B85" w:rsidP="00D30B85">
      <w:pPr>
        <w:pStyle w:val="PlainText"/>
      </w:pPr>
      <w:r>
        <w:t xml:space="preserve">[XCVII] В 1533 году были опубликованы так называемые 42 члена вероучения. В них содержится учение о церкви и о спасении души в духе протестантизма в его кальвинисткой версии. </w:t>
      </w:r>
    </w:p>
    <w:p w14:paraId="28F219DC" w14:textId="77777777" w:rsidR="00D30B85" w:rsidRDefault="00D30B85" w:rsidP="00D30B85">
      <w:pPr>
        <w:pStyle w:val="PlainText"/>
      </w:pPr>
      <w:r>
        <w:t>Некоторые значимые при рассмотрении избранной нами проблематики особенности кальвинизма (эта ветвь протестантизма получила название по имени Жана Кальвина (1509 — 1564) — француза по происхождению, юриста по профессии, ставшего в 1541 г. диктатором Женевы) приведём в формулировках «Википедии»:</w:t>
      </w:r>
    </w:p>
    <w:p w14:paraId="71112E52" w14:textId="77777777" w:rsidR="00D30B85" w:rsidRDefault="00D30B85" w:rsidP="00D30B85">
      <w:pPr>
        <w:pStyle w:val="PlainText"/>
      </w:pPr>
      <w:r>
        <w:t>«Непогрешимое правило толкования Писания есть само Писание, и таким образом, когда возникает вопрос об истинном и полном смысле какого-либо места в Писании (которое не бывает многозначно, но однозначно), следует исследовать и познавать другие места, говорящие об этом более ясно[2]».</w:t>
      </w:r>
    </w:p>
    <w:p w14:paraId="25BC1CB7" w14:textId="77777777" w:rsidR="00D30B85" w:rsidRDefault="00D30B85" w:rsidP="00D30B85">
      <w:pPr>
        <w:pStyle w:val="PlainText"/>
      </w:pPr>
      <w:r>
        <w:t xml:space="preserve">«Отрицание необходимости помощи духовенства в спасении людей, ликвидация церковной обрядности (во время богослужения не звучит протяжная духовная музыка, не возжигаются свечи, в церквях отсутствуют настенные изображения)». </w:t>
      </w:r>
    </w:p>
    <w:p w14:paraId="44AD525E" w14:textId="77777777" w:rsidR="00D30B85" w:rsidRDefault="00D30B85" w:rsidP="00D30B85">
      <w:pPr>
        <w:pStyle w:val="PlainText"/>
      </w:pPr>
      <w:r>
        <w:t>«Принятие доктрины предопределения (исходящая от Божьей воли предустановленность жизни человека и всего мира, его спасения или осуждения) (главы 3, 5, 9 — 11, 17 Вестминстерского исповедания веры)».</w:t>
      </w:r>
    </w:p>
    <w:p w14:paraId="1B357869" w14:textId="77777777" w:rsidR="00D30B85" w:rsidRDefault="00D30B85" w:rsidP="00D30B85">
      <w:pPr>
        <w:pStyle w:val="PlainText"/>
      </w:pPr>
      <w:r>
        <w:t xml:space="preserve">«Спасённый человек имеет другую природу. Как гусеница изменилась и превратилась в бабочку, и уже больше физически не может быть гусеницей, также и истинно спасенный Христом грешник в принципе имеет другую природу — он ненавидит грех (то есть нарушение Закона Моисеева), хочет творить добро, и не хочет возвращаться ко злу. Говоря кратко, в кальвинистском богословии спасённым называется человек, который: 1. Познал свои грехи через проповедь и внимательное изучение Закона Моисеева (первые 5 книг Библии и их толкование в остальных </w:t>
      </w:r>
      <w:r>
        <w:lastRenderedPageBreak/>
        <w:t>книгах Библии) (“ибо законом познаётся грех” (Римлянам 3:20)) 2. Опять-таки через проповедь и изучение Библии он познал святость Бога, Который не терпит даже один грех, ибо Адаму и Еве было достаточно одного греха, чтобы навсегда быть изгнанными из рая (они съели запретный плод, вместо того, чтобы заниматься любовью и рожать детей, выполняя заповедь Божью “плодитесь и размножаётесь” (Бытие 1:28) 3. Он познал суд Божий — что всякий грех несовместим со святостью Бога, а потому проклят Богом и поэтому за свои грехи каждый грешник по Закону Божьему достоин смерти и ада (Бытие 2:17; 3:17 — 19) 4. Он осознавший милость Божью во Христе — что безгрешный Спаситель Иисус Христос умер на кресте вместо него за его грехи, в чём заключается абсолютно незаслуженный им дар Божий прощения его грехов только по благодати Божией» (http://ru.wikipedia.org/wiki/%D0%9A%D0%B0%D0%BB%D1%8C%D0%B2%D0%B8%D0%BD%D0%B8%D0%B7%D0%BC)..</w:t>
      </w:r>
    </w:p>
    <w:p w14:paraId="06875BC0" w14:textId="6C31B84F" w:rsidR="00D30B85" w:rsidRDefault="00D30B85" w:rsidP="00D30B85">
      <w:pPr>
        <w:pStyle w:val="PlainText"/>
      </w:pPr>
      <w:r>
        <w:t xml:space="preserve">«В англиканстве смешались разные вероучения: что-то досталось от католиков, что-то от древней неразделенной Церкви, что-то носит отчетливый протестантский характер. В отличие от всех других протестантов англикане хотя и не признавали священство таинством, но всё же до последнего времени сохраняли епископальный строй и апостольское преемство иерархии. Разрушилось это только в XX веке когда они ввели женское священство. Англикане отвергли индульгенции и учение о чистилище. Священное Писание они признают единственным источником веры, но в тоже время принимают три древних символа: Никео-Цареградский и ещё два, которые у нас известны, но литургически не употребляются, — так называемый Афанасьевский символ веры (Афанасия Александрийского) и так называемый Апостольский символ веры [2]. От католицизма в англиканстве осталось признание исхождения Святого Духа от Отца и Сына, но у них нет такого пафоса как у католиков. По традиции они употребляют filioque, но в тоже время не настаивают на этом учении, считая его частным богословским мнением. Кроме этого от католицизма достался самый строй службы. Богослужение англикан в значительной мере восходит к католическому. Евхаристическое богослужение, конечно, напоминает мессу, хотя служится оно на английском языке» (http://drevo.pravbeseda.ru/index.php?id=358). </w:t>
      </w:r>
    </w:p>
    <w:p w14:paraId="4A789D5E" w14:textId="50B13445" w:rsidR="00D30B85" w:rsidRDefault="00D30B85" w:rsidP="00D30B85">
      <w:pPr>
        <w:pStyle w:val="PlainText"/>
      </w:pPr>
      <w:r>
        <w:t xml:space="preserve">[XCVIII] И раввинат должен согласиться с оценкой Гитлера: </w:t>
      </w:r>
      <w:r>
        <w:lastRenderedPageBreak/>
        <w:t xml:space="preserve">исторически реальное христианство — религия рабов. Но и иудаизм, если видеть систему в целом, — тоже религия рабов, но на которых заправилами библейского проекта возложены несколько иные задачи. Почему это стало возможным, объяснено в Коране: «Те, кому было дано нести Тору, а они её не понесли, подобны ослу, навьюченному книгами. Скверно подобие людей, которые считали ложью знамения Бога! Бог не ведёт людей неправедных!» (Коран, 62:5). — В данном случае речь идёт о Торе в том виде, в каком она была передана через Моисея, а не в её нынешнем виде, представляющем собой результат цензуры, редактирования и внесения отсебятины в угоду жажде безраздельного мирового господства от имени Бога, осуществлённых в прошлом заправилами библейского проекта порабощения человечества. </w:t>
      </w:r>
    </w:p>
    <w:p w14:paraId="392F2B4F" w14:textId="6B90EC56" w:rsidR="00D30B85" w:rsidRDefault="00D30B85" w:rsidP="00D30B85">
      <w:pPr>
        <w:pStyle w:val="PlainText"/>
      </w:pPr>
      <w:r>
        <w:t>[XCIX] Это тот случай, когда «асимметричные ответы» не срабатывают, и ситуация описывается поговоркой «против лома нет приёма, акромя другого лома, да и то — в умелых руках».</w:t>
      </w:r>
    </w:p>
    <w:p w14:paraId="31C790C2" w14:textId="6E736AF9" w:rsidR="00D30B85" w:rsidRDefault="00D30B85" w:rsidP="00D30B85">
      <w:pPr>
        <w:pStyle w:val="PlainText"/>
      </w:pPr>
      <w:r>
        <w:t>[C] Одна из наиболее содержательных по широте и точности освещения темы книг об этой организации — «Тай</w:t>
      </w:r>
      <w:r>
        <w:softHyphen/>
        <w:t>ная сила масонства» А. Се</w:t>
      </w:r>
      <w:r>
        <w:softHyphen/>
        <w:t>ля</w:t>
      </w:r>
      <w:r>
        <w:softHyphen/>
        <w:t>ни</w:t>
      </w:r>
      <w:r>
        <w:softHyphen/>
        <w:t xml:space="preserve">нова (С-Петербург, 1911 г.), хотя фактология, приводимая в этой книге, понятно, относится ко времени, большей частью, ранее начала ХХ века; а автор в своём миропонимании ограничен и извращён вероучением РПЦ. Одна из гиперссылок в интернете, где можно скачать эту книгу: http://www.duel.ru/publish/magnum_books/2000120201.html. </w:t>
      </w:r>
    </w:p>
    <w:p w14:paraId="5CDBC4A5" w14:textId="0798CB23" w:rsidR="00D30B85" w:rsidRDefault="00D30B85" w:rsidP="00D30B85">
      <w:pPr>
        <w:pStyle w:val="PlainText"/>
      </w:pPr>
      <w:r>
        <w:t>[CI] В этой связи интересен проект памятника на месте Полтавской битвы, который победил в конкурсе, проведённом Музеем Полтавской битвы к её трёхсотлетию, отмечаемому в 2009 г.: шахматная доска, на которой стоят фигуры Петра I и его противников — шведского короля Карла XII и украинского гетмана Мазепы (http://www.mk.ru/blogs/MK/2008/07/30/society/364115/) — по отношению к библейскому проекту управления глобализацией всё предельно выразительно, хотя и не всем будет понятно…</w:t>
      </w:r>
    </w:p>
    <w:p w14:paraId="0BB5B77D" w14:textId="6F954A96" w:rsidR="00D30B85" w:rsidRDefault="00D30B85" w:rsidP="00D30B85">
      <w:pPr>
        <w:pStyle w:val="PlainText"/>
      </w:pPr>
      <w:r>
        <w:t xml:space="preserve">[CII] Более подробно о том, как всё это работает, в материалах КОБ см. в работах “Мёртвая вода”, “Вопросы митрополиту Санкт-Петербургскому и Ладожскому Иоанну и иерархии Русской православной церкви”, “К Богодержавию…”, “Суфизм и масонство: в чём разница” (в сборнике “Интеллектуальная позиция”, № 1/97 (2)), “Печальное наследие Атлантиды” </w:t>
      </w:r>
      <w:r>
        <w:lastRenderedPageBreak/>
        <w:t>(“Троцкизм — это «вчера», но никак не «завтра»”).</w:t>
      </w:r>
    </w:p>
    <w:p w14:paraId="4D5B59B3" w14:textId="713FAB4D" w:rsidR="00D30B85" w:rsidRDefault="00D30B85" w:rsidP="00D30B85">
      <w:pPr>
        <w:pStyle w:val="PlainText"/>
      </w:pPr>
      <w:r>
        <w:t>[CIII] Т.е. реализующее принцип «каждому — своё».</w:t>
      </w:r>
    </w:p>
    <w:p w14:paraId="7B34559D" w14:textId="77777777" w:rsidR="00D30B85" w:rsidRDefault="00D30B85" w:rsidP="00D30B85">
      <w:pPr>
        <w:pStyle w:val="PlainText"/>
      </w:pPr>
      <w:r>
        <w:t xml:space="preserve">[CIV] Павел Иванович Пестель — сын немецкого чиновника из Саксонии ― Ивана Борисовича Пестеля, который при Екатерине II удачно выслужился по почтовому ведомству, контролируя масонскую переписку. Его сын Павел Иванович Пестель до 17 лет учился в Дрездене, хорошо владел французским, немецким и не очень хорошо — русским. Отсюда явное косноязычие и неправильность языка в его “Русской правде”, поскольку она представляет собой не очень удачный перевод с французского. </w:t>
      </w:r>
    </w:p>
    <w:p w14:paraId="3B602B6A" w14:textId="77777777" w:rsidR="00D30B85" w:rsidRDefault="00D30B85" w:rsidP="00D30B85">
      <w:pPr>
        <w:pStyle w:val="PlainText"/>
      </w:pPr>
      <w:r>
        <w:t>Из воспоминаний современников о П.И.Пестеле:</w:t>
      </w:r>
    </w:p>
    <w:p w14:paraId="72CD940D" w14:textId="77777777" w:rsidR="00D30B85" w:rsidRDefault="00D30B85" w:rsidP="00D30B85">
      <w:pPr>
        <w:pStyle w:val="PlainText"/>
      </w:pPr>
      <w:r>
        <w:t>«Но был среди декабристов и «избранник судьбы», тот, чьё высокое чело, по его собственному мнению, достойно мог украсить венец, подобный венцу Бонапарта. Ну, уж никак не меньше. Это был и единственный из декабристов, привлечённый к суду не только за политическое, но и за уголовное преступление. За воровство бюджетных средств, так сказать (выделено нами при цитировании). (…) Первыми убедились в бонапартистских поползновениях Пестеля сами же руководители Северного общества. С редкостным для них единодушием. Никиту Муравьева разглагольствования Пестеля о благе диктатуры оттолкнули сразу. Как и Сергея Трубецкого. Трубецкой выразился недвусмысленно: «Человек вредный, и не дóлжно допускать его усилиться, но стараться всевозможно его ослабить». Это были не просто слова — через свои связи в Южном обществе Трубецкой усиленно пестовал оппозицию Пестелю… Рылеев сказал: «Пестель человек опасный для России и для видов общества». У Пестеля нельзя было отрицать большого таланта приспособления: при первом свидании с Рылеевым автор «Русской правды» в течение двух часов ухитрился быть попеременно и гражданином Северо-Американской республики, и бонапартистом, и террористом, то защитником английской конституции, то поборником испанской… На буржуазно-честного петербургского литератора это произвело крайне неблагоприятное впечатление и у него, видимо, сохранилось воспоминание о Пестеле как о беспринципном демагоге, которому доверяться не следует» (http://www.contr-tv.ru/common/3001/).</w:t>
      </w:r>
    </w:p>
    <w:p w14:paraId="329B8F67" w14:textId="7180FBF3" w:rsidR="00D30B85" w:rsidRDefault="00D30B85" w:rsidP="00D30B85">
      <w:pPr>
        <w:pStyle w:val="PlainText"/>
      </w:pPr>
      <w:r>
        <w:t xml:space="preserve">Является фактом и связь декабристов с поляками. «Пестель, который был очень разговорчив на допросах (проще и без </w:t>
      </w:r>
      <w:r>
        <w:lastRenderedPageBreak/>
        <w:t xml:space="preserve">политкорректности говоря, — сдавал и закладывал своих подельников, не жалея никого: — наш комментарий при цитировании), ни одного поляка не назвал. И это — среди прочего — позволило полякам вскоре организовать массовое восстание» (“Московский комсомолец”, 20.03.2006 г. Г.Х.Попов — в прошлом один из лидеров межрегиональной группы депутатов в Верховном Совете СССР и первый мэр постсоветской Москвы. “Уроки декабристов”: http://www.mk.ru/blogs/idmk/2006/03/20/mk-daily/71754/). </w:t>
      </w:r>
    </w:p>
    <w:p w14:paraId="7C4E8625" w14:textId="0B5FC887" w:rsidR="00D30B85" w:rsidRDefault="00D30B85" w:rsidP="00D30B85">
      <w:pPr>
        <w:pStyle w:val="PlainText"/>
      </w:pPr>
      <w:r>
        <w:t>[CV] Полное название этого документа: “РУССКАЯ ПРАВДА или Заповедная Государственная Грамота Великаго Народа Российскаго служащая Заветом для Усовершенствования Государственнаго Устройства России и Содержащая Верный Наказ как для Народа так и для Временнаго Верховнаго Правления”.</w:t>
      </w:r>
    </w:p>
    <w:p w14:paraId="62922DA2" w14:textId="77777777" w:rsidR="00D30B85" w:rsidRDefault="00D30B85" w:rsidP="00D30B85">
      <w:pPr>
        <w:pStyle w:val="PlainText"/>
      </w:pPr>
      <w:r>
        <w:t xml:space="preserve">[CVI] В этой связи упомянем, что декабрист Кондратий Фёдорович Рылеев (казнён в 1826 г.) в 1824 г. стал «правителем канцелярии» Российско-Американской компании. На его квартире в доме Российско-Американской компании проводились собрания участников тайного общества. </w:t>
      </w:r>
    </w:p>
    <w:p w14:paraId="30AF4D76" w14:textId="77777777" w:rsidR="00D30B85" w:rsidRDefault="00D30B85" w:rsidP="00D30B85">
      <w:pPr>
        <w:pStyle w:val="PlainText"/>
      </w:pPr>
      <w:r>
        <w:t xml:space="preserve">Известно, что «Российско-американская компания боролась за то, чтобы был пересмотрен курс, который приняли после победы над Наполеоном. Тогда Россия увязла в европейских делах и на Кавказе, а в Петербурге были сторонники того, чтобы серьёзные силы перебросить в Америку и захватить почти что бесхозную Калифорнию с аляскинского плацдарма» (“Московский комсомолец”, 20.03.2006 г. Г.Х.Попов — в прошлом один из лидеров межрегиональной группы депутатов в Верховном Совете СССР и первый мэр постсоветской Москвы. “Уроки декабристов”: http://www.mk.ru/blogs/idmk/2006/03/20/mk-daily/71754/). </w:t>
      </w:r>
    </w:p>
    <w:p w14:paraId="749CA5E0" w14:textId="2EF7978E" w:rsidR="00D30B85" w:rsidRDefault="00D30B85" w:rsidP="00D30B85">
      <w:pPr>
        <w:pStyle w:val="PlainText"/>
      </w:pPr>
      <w:r>
        <w:t>Бюджет Российско-Американской компании был сопоставим с бюджетом Российской империи, а под её управлением был сконцентрирован изрядный военно-экономический потенциал, развёрнутый на Тихоокеанском побережье Северной Америки. Поэтому подавление масонского бунта 14 декабря 1825 г. закрыло некие глобальные перспективы в деле осуществления библейского проекта — слиянии племён в один народ под прессом правления на основе определённых законов, унифицированных повсеместно местными «братанами-</w:t>
      </w:r>
      <w:r>
        <w:lastRenderedPageBreak/>
        <w:t>каменщиками». А передача Аляски США по завершении так называемой «крымской» войны — второй мировой войны XIX века против России — это увод большей части этого потенциала из под скипетра Российской империи под прямое управление мирового масонства в лице его американской ветви.</w:t>
      </w:r>
    </w:p>
    <w:p w14:paraId="6B7DFC33" w14:textId="6A9BF9DB" w:rsidR="00D30B85" w:rsidRDefault="00D30B85" w:rsidP="00D30B85">
      <w:pPr>
        <w:pStyle w:val="PlainText"/>
      </w:pPr>
      <w:r>
        <w:t>[CVII] Это название имеет право на существование только в качестве идентификатора версии локализации общемасонской — глобальной — программы в попытке адаптировать её к условиям России.</w:t>
      </w:r>
    </w:p>
    <w:p w14:paraId="7CCD40FD" w14:textId="1E3FB5AB" w:rsidR="00D30B85" w:rsidRDefault="00D30B85" w:rsidP="00D30B85">
      <w:pPr>
        <w:pStyle w:val="PlainText"/>
      </w:pPr>
      <w:r>
        <w:t>[CVIII] За исключением ещё одного исторически противоестественного явления — возникновения еврейства в его исторически известном виде. Об этом см. работу ВП СССР “Синайский «турпоход»” в сборнике “Интеллектуальная позиция” № 1 / 97 (2) “Подальше от фрейдизма”.</w:t>
      </w:r>
    </w:p>
    <w:p w14:paraId="4E0F6CC4" w14:textId="77777777" w:rsidR="00D30B85" w:rsidRDefault="00D30B85" w:rsidP="00D30B85">
      <w:pPr>
        <w:pStyle w:val="PlainText"/>
      </w:pPr>
      <w:r>
        <w:t>[CIX] В Концепции общественной безопасности подразумевается следующее:</w:t>
      </w:r>
    </w:p>
    <w:p w14:paraId="78384018" w14:textId="77777777" w:rsidR="00D30B85" w:rsidRDefault="00D30B85" w:rsidP="00D30B85">
      <w:pPr>
        <w:pStyle w:val="PlainText"/>
      </w:pPr>
      <w:r>
        <w:t xml:space="preserve">Глобальная политика это — деятельность по осуществлению целей в отношении всего человечества и планеты Земля. По своему существу это большей частью — управление спектром возможностей и реализующих их долговременных тенденций, что исключает во многих случаях соответствие текущей политики уже сложившимся тенденциям. </w:t>
      </w:r>
    </w:p>
    <w:p w14:paraId="33733FDB" w14:textId="77777777" w:rsidR="00D30B85" w:rsidRDefault="00D30B85" w:rsidP="00D30B85">
      <w:pPr>
        <w:pStyle w:val="PlainText"/>
      </w:pPr>
      <w:r>
        <w:t xml:space="preserve">Внешняя политика это — деятельность по осуществлению целей правящего класса государства вне пределов его территории и юрисдикции. </w:t>
      </w:r>
    </w:p>
    <w:p w14:paraId="0D292B61" w14:textId="3CD87EF4" w:rsidR="00D30B85" w:rsidRDefault="00D30B85" w:rsidP="00D30B85">
      <w:pPr>
        <w:pStyle w:val="PlainText"/>
      </w:pPr>
      <w:r>
        <w:t>Внутренняя политика это — деятельность по осуществлению целей правящего класса государства на его территории в пределах его юрисдикции.</w:t>
      </w:r>
    </w:p>
    <w:p w14:paraId="588B28FC" w14:textId="1D2C0F62" w:rsidR="00D30B85" w:rsidRDefault="00D30B85" w:rsidP="00D30B85">
      <w:pPr>
        <w:pStyle w:val="PlainText"/>
      </w:pPr>
      <w:r>
        <w:t>[CX] Всё же надо как-то отметить, что Великобритания — масонская метрополия, «столица» одной из ветвей библейского проекта, достигшая к началу ХХ века наибольших успехов в деле его экспансии.</w:t>
      </w:r>
    </w:p>
    <w:p w14:paraId="3E56F1CD" w14:textId="0BE6F505" w:rsidR="00D30B85" w:rsidRDefault="00D30B85" w:rsidP="00D30B85">
      <w:pPr>
        <w:pStyle w:val="PlainText"/>
      </w:pPr>
      <w:r>
        <w:t>[CXI] По всей видимости аббревиатура КША расшифровывается как «Конфедеративные Штаты Америки», в отличие от Соединённых Штатов Америки, которые иначе можно назвать Федеративными Штатами, тем более что по отношению к их правительству и некоторым органам власти систематически употребляется определение «федеральный».</w:t>
      </w:r>
    </w:p>
    <w:p w14:paraId="3652678E" w14:textId="5C9FE959" w:rsidR="00D30B85" w:rsidRDefault="00D30B85" w:rsidP="00D30B85">
      <w:pPr>
        <w:pStyle w:val="PlainText"/>
      </w:pPr>
      <w:r>
        <w:t xml:space="preserve">[CXII] Аболиционисты: в прямом значении — сторонники отмены какого-либо закона; в специфическом — сторонники </w:t>
      </w:r>
      <w:r>
        <w:lastRenderedPageBreak/>
        <w:t>отмены рабства в США, именовавшиеся так с начала XIX в. (Наше пояснение при цитировании).</w:t>
      </w:r>
    </w:p>
    <w:p w14:paraId="7DC7D697" w14:textId="7EF75163" w:rsidR="00D30B85" w:rsidRDefault="00D30B85" w:rsidP="00D30B85">
      <w:pPr>
        <w:pStyle w:val="PlainText"/>
      </w:pPr>
      <w:r>
        <w:t>[CXIII] Её начинают слова: «Все лица, родившиеся или натурализованные в Соединённых Штагах и подчинённые юрисдикции оных, являются гражданами Соединённых Штатов и штата, в котором они проживают. Ни один штат не должен издавать или применять законы, которые ограничивают привилегии и льготы граждан Соединённых Штатов; равно как ни один штат не может лишить какое-либо лицо жизни, свободы или собственности без надлежащей правовой процедуры либо отказать какому-либо лицу в пределах своей юрисдикции в равной защите законов». (Наше пояснение при цитировании).</w:t>
      </w:r>
    </w:p>
    <w:p w14:paraId="70FA500D" w14:textId="158A5014" w:rsidR="00D30B85" w:rsidRDefault="00D30B85" w:rsidP="00D30B85">
      <w:pPr>
        <w:pStyle w:val="PlainText"/>
      </w:pPr>
      <w:r>
        <w:t>[CXIV] Её начинают слова: «Право голоса граждан Соединённых Штатов не должно отрицаться или ограничиваться Соединёнными Штатами или каким-либо штатом по признаку расы, цвета кожи, либо по причине нахождения в прошлом в подневольном услужении». (Наше пояснение при цитировании).</w:t>
      </w:r>
    </w:p>
    <w:p w14:paraId="762EDF5C" w14:textId="03B526D9" w:rsidR="00D30B85" w:rsidRDefault="00D30B85" w:rsidP="00D30B85">
      <w:pPr>
        <w:pStyle w:val="PlainText"/>
      </w:pPr>
      <w:r>
        <w:t>[CXV] Помните американское печенье “Wagon Wheels” — “Вагонные колёса”, появившееся на прилавках в РФ в 1990-е годы? — на его обёртках были нарисованы вагончики переселенцев, которых лошади несли по прериям на Запад. Один из таких «wagon»-ов изображён на приводимой ниже картине Джона Гэста “Американский прогресс” — слева от обнажённого колена фигуры Колумбии.</w:t>
      </w:r>
    </w:p>
    <w:p w14:paraId="579FFCA4" w14:textId="75977801" w:rsidR="00D30B85" w:rsidRDefault="00D30B85" w:rsidP="00D30B85">
      <w:pPr>
        <w:pStyle w:val="PlainText"/>
      </w:pPr>
      <w:r>
        <w:t xml:space="preserve">[CXVI] Почему такое название в отношении США правомерно, см. работу ВП СССР “Печальное наследие Атлантиды” (название первой редакции “Троцкизм — это «вчера», но никак не «завтра»”). </w:t>
      </w:r>
    </w:p>
    <w:p w14:paraId="4EE3A8FC" w14:textId="63706BED" w:rsidR="00D30B85" w:rsidRDefault="00D30B85" w:rsidP="00D30B85">
      <w:pPr>
        <w:pStyle w:val="PlainText"/>
      </w:pPr>
      <w:r>
        <w:t>[CXVII] Однако полевые тела эгрегоров коренного населения продолжают своё существование и в настоящее время, хотя и утратили большей частью свою человеческую составляющую. Это проявляется в том, что некоторое количество потомков пришельцев из других частей света, включаясь в эти эгрегоры, внезапно начинает чувствовать себя индейцами либо становится осведомлённой об их образе жизни помимо сведений, зафиксированных в исторической литературе. Такого рода случаи известны, хотя и не носят массового характера.</w:t>
      </w:r>
    </w:p>
    <w:p w14:paraId="6AE94002" w14:textId="49498AE7" w:rsidR="00D30B85" w:rsidRDefault="00D30B85" w:rsidP="00D30B85">
      <w:pPr>
        <w:pStyle w:val="PlainText"/>
      </w:pPr>
      <w:r>
        <w:t xml:space="preserve">[CXVIII] Вкратце об этом см. раздел 4. “Эгрегориальные религии и библейский проект порабощения человечества” в аналитической записке ВП СССР “Два способа борьбы с </w:t>
      </w:r>
      <w:r>
        <w:lastRenderedPageBreak/>
        <w:t>«великодержавным пессимизмом»” из серии «О текущем моменте» № 3 (87), 2009 г.</w:t>
      </w:r>
    </w:p>
    <w:p w14:paraId="16D6A690" w14:textId="77777777" w:rsidR="00D30B85" w:rsidRDefault="00D30B85" w:rsidP="00D30B85">
      <w:pPr>
        <w:pStyle w:val="PlainText"/>
      </w:pPr>
      <w:r>
        <w:t xml:space="preserve">[CXIX] По отношению к этому контрастом является мнение о войне как политическом инструменте и явлении общественной жизни одного из героев «покорения Средней Азии» — Михаила Дмитриевича Скобелева. </w:t>
      </w:r>
    </w:p>
    <w:p w14:paraId="28E63949" w14:textId="77777777" w:rsidR="00D30B85" w:rsidRDefault="00D30B85" w:rsidP="00D30B85">
      <w:pPr>
        <w:pStyle w:val="PlainText"/>
      </w:pPr>
      <w:r>
        <w:t>«Однажды по поводу тяжёлых потерь под Плевной кто-то из генералов легкомысленно заметил: “Лес рубят — щепки летят”. Скобелев мгновенно вспыхнул: “Конечно, раз начав войну, нечего уже толковать о гуманности… Но для меня в каждой этой щепке — человеческая жизнь с её страданиями и земными заботами”. Своим офицерам он постоянно повторял: “Полководец должен испытывать укор совести, ведя людей на войну”. Этот поэт и энтузиаст войны, как его называли, однажды он написал в дневнике: “Война извинительна, когда я защищаю себя и своих. Подло и постыдно начинать войну так себе, с ветру, без крайней, крайней необходимости. Чёрными пятнами на королях и императорах лежат войны, предпринятые из честолюбия, из хищничества, из династических интересов. Но ещё ужаснее, когда народ, доведя до конца это страшное дело, остаётся неудовлетворенным, когда у его правителей не хватает духу воспользоваться всеми результатами, всеми выгодами войны. Нечего в этом случае задаваться великодушием к побеждённому. Это великодушие — за чужой счёт, за это великодушие расплачиваются не те, которые заключают мирные договоры, расплачивается народ — сотнями тысяч жертв, экономическими и иными кризисами. Человек, любящий своих ближних, человек, ненавидящий войну, должен добить врага, чтобы вслед за одной войной тотчас же не начиналась другая”» (http://www.vupkro.ru/Enc.ashx?item=5601).</w:t>
      </w:r>
    </w:p>
    <w:p w14:paraId="181116C7" w14:textId="77777777" w:rsidR="00D30B85" w:rsidRDefault="00D30B85" w:rsidP="00D30B85">
      <w:pPr>
        <w:pStyle w:val="PlainText"/>
      </w:pPr>
      <w:r>
        <w:t>В нашем понимании истории в приведённой выдержке из дневника М.Д.Скобелев охарактеризовал “вели</w:t>
      </w:r>
      <w:r>
        <w:softHyphen/>
        <w:t>ко</w:t>
      </w:r>
      <w:r>
        <w:softHyphen/>
        <w:t xml:space="preserve">душие” императора Александра I, чей разрыв союза с Наполеоном, унаследованного им от Павла I, повлёк нашествие Наполеона в 1812 г. (тому пришлось начать войну против России под давлением обстоятельств, поскольку без войны с Россией в случае невозможности союза с нею он гарантированно терял власть в ближайшей перспективе под воздействием экономических проблем, организованных Великобританией), и оказался для России безплодным в политической перспективе событий после </w:t>
      </w:r>
      <w:r>
        <w:lastRenderedPageBreak/>
        <w:t>1814 г. даже несмотря на победу над наполеоновской Францией.</w:t>
      </w:r>
    </w:p>
    <w:p w14:paraId="2562A479" w14:textId="253036FF" w:rsidR="00D30B85" w:rsidRDefault="00D30B85" w:rsidP="00D30B85">
      <w:pPr>
        <w:pStyle w:val="PlainText"/>
      </w:pPr>
      <w:r>
        <w:t>Это означает, что убийство по наущению из Лондона отечественными “элитариями”, развратившимися в «золотой век Екатерины», императора Павла I, которое произошло с молчаливого согласия по недомыслию наследника престола, ставшего императором Александром I, — не только нарушение присяги царю, но и преступление перед народами России, Индии, Европы.</w:t>
      </w:r>
    </w:p>
    <w:p w14:paraId="45BA9C91" w14:textId="7D711385" w:rsidR="00D30B85" w:rsidRDefault="00D30B85" w:rsidP="00D30B85">
      <w:pPr>
        <w:pStyle w:val="PlainText"/>
      </w:pPr>
      <w:r>
        <w:t>[CXX] Ступня и голень второй ноги, большей частью скрытой под одеждой, непропорционально малы и занимают анатомически неправильное положение, вследствие чего теряются в развевающейся одежде, и чтобы их заметить — надо вглядываться. Первое впечатление: «барышня-символ» Америки — одноногая.</w:t>
      </w:r>
    </w:p>
    <w:p w14:paraId="7606C51B" w14:textId="1DD3CD52" w:rsidR="00D30B85" w:rsidRDefault="00D30B85" w:rsidP="00D30B85">
      <w:pPr>
        <w:pStyle w:val="PlainText"/>
      </w:pPr>
      <w:r>
        <w:t xml:space="preserve">[CXXI] «Википедия», </w:t>
      </w:r>
      <w:r>
        <w:br/>
        <w:t>http://ru.wikipedia.org/wiki/Война_за_независимость_США.</w:t>
      </w:r>
    </w:p>
    <w:p w14:paraId="617892BC" w14:textId="693FB7FA" w:rsidR="00D30B85" w:rsidRDefault="00D30B85" w:rsidP="00D30B85">
      <w:pPr>
        <w:pStyle w:val="PlainText"/>
      </w:pPr>
      <w:r>
        <w:t>[CXXII] Однако, правящая “элита” «Великобратании» не принадлежит к числу тех, кто понимает намёки, и потому в ходе гражданской войны в США спустя почти столетие после «Акта о гербовом сборе» британский флот предпринял попытки действовать на стороне южан, организовав блокаду портов северян. Блокада была сорвана во многом благодаря двум крейсерским эскадрам Российского императорского флота, действовавшим в интересах обеспечения свободы торговли в Атлантическом и Тихом океанах.</w:t>
      </w:r>
    </w:p>
    <w:p w14:paraId="4C81E86E" w14:textId="64CF0F94" w:rsidR="00D30B85" w:rsidRDefault="00D30B85" w:rsidP="00D30B85">
      <w:pPr>
        <w:pStyle w:val="PlainText"/>
      </w:pPr>
      <w:r>
        <w:t>[CXXIII] Безъинициативные недовольные продолжали жить на своей родине. Те же, кто уезжал в Америку, — уезжали не под водительством инстинктов стадно-стайного поведения (по крайней мере, до середины XIX века), а по личной осмысленной инициативе.</w:t>
      </w:r>
    </w:p>
    <w:p w14:paraId="76958BC3" w14:textId="7257F89B" w:rsidR="00D30B85" w:rsidRDefault="00D30B85" w:rsidP="00D30B85">
      <w:pPr>
        <w:pStyle w:val="PlainText"/>
      </w:pPr>
      <w:r>
        <w:t>[CXXIV] Не способные к корпоративности не выживали — особенно на ранних стадиях предъистории и истории США, когда приходилось внедряться в новую среду обитания и строить в ней свою жизнь в борьбе с природными стихиями и в конфликтах с коренным населением.</w:t>
      </w:r>
    </w:p>
    <w:p w14:paraId="33E956EF" w14:textId="498DA3D3" w:rsidR="00D30B85" w:rsidRDefault="00D30B85" w:rsidP="00D30B85">
      <w:pPr>
        <w:pStyle w:val="PlainText"/>
      </w:pPr>
      <w:r>
        <w:t>[CXXV] Игры с ненулевой суммой — «футбол на поле с одними воротами»: это — кредит со ссудным процентом; неравные возможности в получении образования; разнокачественность образования по параметру его адекватности жизни — для толпы одно, для “элиты” — другое, для братанов-</w:t>
      </w:r>
      <w:r>
        <w:lastRenderedPageBreak/>
        <w:t>масонов на каждой ступени посвящения — своё и т.п. — системные средства подавления и устранения равенства возможностей, целенаправленно порождённые в культурах толпо-“элитарных” обществ с целью поддержания и воспроизводства толпо-“элитаризма” в преемственности поколений; а также — и для осуществления экспансии каждой из его модификаций в другие регионы планеты.</w:t>
      </w:r>
    </w:p>
    <w:p w14:paraId="317980BB" w14:textId="77777777" w:rsidR="00D30B85" w:rsidRDefault="00D30B85" w:rsidP="00D30B85">
      <w:pPr>
        <w:pStyle w:val="PlainText"/>
      </w:pPr>
      <w:r>
        <w:t>[CXXVI] В их терминологии весь мир поделён на «провинции», в каждой из которых действует свой «масонский обком», подчинённый однако глобальному «ЦК» масонства определённого стиля. В интересующем большинство отечественных патриотов случае построения в России либерально-буржуазной социальной системы, Россия после 1991 г. была передана под кураторство «Вашингтонского обкома», который в свою очередь подчинён «Лондонскому ЦК буржуазного либерализма».</w:t>
      </w:r>
    </w:p>
    <w:p w14:paraId="21F0F73C" w14:textId="77777777" w:rsidR="00D30B85" w:rsidRDefault="00D30B85" w:rsidP="00D30B85">
      <w:pPr>
        <w:pStyle w:val="PlainText"/>
      </w:pPr>
      <w:r>
        <w:t>Другие идеологические системы, на которые опираются другие ветви библейского проекта, имеют свои «обкомы» и свои «ЦК». Судя по всему, масонско-социалистический «ЦК» действует на протяжении нескольких веков с территории Франции.</w:t>
      </w:r>
    </w:p>
    <w:p w14:paraId="59D2A680" w14:textId="73641A49" w:rsidR="00D30B85" w:rsidRDefault="00D30B85" w:rsidP="00D30B85">
      <w:pPr>
        <w:pStyle w:val="PlainText"/>
      </w:pPr>
      <w:r>
        <w:t>Заправилы же проекта координируют деятельность всех его ветвей, а также взаимодействуют с сохранившимися во многих регионах планеты национальными «эзотерическими организациями», поскольку принцип «мы — посвящённые, и потому мы лучше прочих» — общий для тех и других.</w:t>
      </w:r>
    </w:p>
    <w:p w14:paraId="0F8E2E8A" w14:textId="77777777" w:rsidR="00D30B85" w:rsidRDefault="00D30B85" w:rsidP="00D30B85">
      <w:pPr>
        <w:pStyle w:val="PlainText"/>
      </w:pPr>
      <w:r>
        <w:t xml:space="preserve">[CXXVII] Ислам однако не является аналогом этой системы, как это представляется многим, и какое мнение пробиблейские СМИ и учебники истории культивируют вопреки тому, что соответственно Корану: </w:t>
      </w:r>
    </w:p>
    <w:p w14:paraId="6EC924BC" w14:textId="77777777" w:rsidR="00D30B85" w:rsidRDefault="00D30B85" w:rsidP="00D30B85">
      <w:pPr>
        <w:pStyle w:val="PlainText"/>
      </w:pPr>
      <w:r>
        <w:t xml:space="preserve">убийство не знающего истины — тяжелейший грех; </w:t>
      </w:r>
    </w:p>
    <w:p w14:paraId="1EF0DAF1" w14:textId="77777777" w:rsidR="00D30B85" w:rsidRDefault="00D30B85" w:rsidP="00D30B85">
      <w:pPr>
        <w:pStyle w:val="PlainText"/>
      </w:pPr>
      <w:r>
        <w:t>воздействие на оппонента в пределах попущения, тем более военно-силовыми средствами, — крайнее средство самозащиты от тех, до чьего сведения истина была доведена, но они её отвергли и проявляют агрессивность по отношению к ней и её носителям (у заправил же библейского проекта оценка попущения и его эксплуатация — исходный системный принцип);</w:t>
      </w:r>
    </w:p>
    <w:p w14:paraId="7FE2326C" w14:textId="77777777" w:rsidR="00D30B85" w:rsidRDefault="00D30B85" w:rsidP="00D30B85">
      <w:pPr>
        <w:pStyle w:val="PlainText"/>
      </w:pPr>
      <w:r>
        <w:t>Коран предлагает обрести терпение и устранять в жизни зло и вражду улучшением качества жизни.</w:t>
      </w:r>
    </w:p>
    <w:p w14:paraId="62515E7D" w14:textId="6BC2A669" w:rsidR="00D30B85" w:rsidRDefault="00D30B85" w:rsidP="00D30B85">
      <w:pPr>
        <w:pStyle w:val="PlainText"/>
      </w:pPr>
      <w:r>
        <w:t xml:space="preserve">Адекватность жизни этих утверждений показана в работах ВП </w:t>
      </w:r>
      <w:r>
        <w:lastRenderedPageBreak/>
        <w:t>СССР “К Богодержавию…”, “Суфизм и масонство: в чём разница? (в сборнике “Интеллектуальная позиция” № 1 / 97 (2) “Подальше от фрейдизма”).</w:t>
      </w:r>
    </w:p>
    <w:p w14:paraId="25770840" w14:textId="08A5ACB0" w:rsidR="00D30B85" w:rsidRDefault="00D30B85" w:rsidP="00D30B85">
      <w:pPr>
        <w:pStyle w:val="PlainText"/>
      </w:pPr>
      <w:r>
        <w:t>[CXXVIII] Так называемые «авраамические религии» — иудаизм, христианство, ислам. Они получили это название по имении Авраама, одного из патриархов, к которому все они так или иначе возводят традицию исповедания единобожия.</w:t>
      </w:r>
    </w:p>
    <w:p w14:paraId="35196B64" w14:textId="77777777" w:rsidR="00D30B85" w:rsidRDefault="00D30B85" w:rsidP="00D30B85">
      <w:pPr>
        <w:pStyle w:val="PlainText"/>
      </w:pPr>
      <w:r>
        <w:t>[CXXIX] «Стоит обратить внимание, что хотя нам всё время говорят о кровожадности СССР, но у СССР никогда не было ни одного плана с конкретно запланированными датами начала атомного нападения на США или Западную Европу.</w:t>
      </w:r>
    </w:p>
    <w:p w14:paraId="6F7AE8FA" w14:textId="77777777" w:rsidR="00D30B85" w:rsidRDefault="00D30B85" w:rsidP="00D30B85">
      <w:pPr>
        <w:pStyle w:val="PlainText"/>
      </w:pPr>
      <w:r>
        <w:t>Да, были планы ответных ударов, но конкретных планов военного нападения в такое-то число такого-то месяца такого-то года никогда не было.</w:t>
      </w:r>
    </w:p>
    <w:p w14:paraId="7EC85E95" w14:textId="77777777" w:rsidR="00D30B85" w:rsidRDefault="00D30B85" w:rsidP="00D30B85">
      <w:pPr>
        <w:pStyle w:val="PlainText"/>
      </w:pPr>
      <w:r>
        <w:t>А у США, оплота демократии, таких планов нападения было много. Это планы «Чариотир» (1948 г.), «Флитвуд» (1948 г.), «САК-ЕВП 1-4а» (1948 г.), «Дропшот» (1949 г.) и другие. Каждый их них имел конкретную дату начала войны. Но если первые не были реализованы, т.к. США посчитали, что 133 атомные бомбы, которые имелись к планируемому сроку для первого удара, и ещё 200 для второго удара (которые планировалось сбросить в последующие два года после начала войны) — это мало и надо подкопить ещё бомб, то такие планы как «Троян», «Дропшот» и другие не состоялись, исключительно потому, что СССР в 1949 году взорвал свою собственную атомную бомбу, а в 1953 году — ещё и термоядерную, и стало ясно, что всё так просто и безнаказанно не получится.</w:t>
      </w:r>
    </w:p>
    <w:p w14:paraId="61CAAA21" w14:textId="77777777" w:rsidR="00D30B85" w:rsidRDefault="00D30B85" w:rsidP="00D30B85">
      <w:pPr>
        <w:pStyle w:val="PlainText"/>
      </w:pPr>
      <w:r>
        <w:t xml:space="preserve">Для плана «Дропшот», разработка которого началась в 1949 году, была назначена точная дата начала войны — 1 января 1957 года. К этому времени планировалось иметь преимущество над СССР в числе атомных бомб в соотношении 10 к 1. В этот день планировалось напасть на СССР, сбросить на первом этапе 300 атомных бомб на 100 советских городов, из них 25 — на Москву, 22 — на Ленинград, 10 — на Свердловск, 8 — на Киев, 5 — на Днепропетровск, 2 — на Львов и т.д. США скрупулёзно подсчитали, что в результате этой атомной бомбардировки, а также применения сначала 250 тысяч тонн обычных бомб, а всего — 6 млн. тонн обычных бомб, погибнет около 60 млн. граждан СССР, а всего с учётом дальнейших боевых действий погибнет свыше 100 млн. советских людей. Кстати обычно такие расчёты </w:t>
      </w:r>
      <w:r>
        <w:lastRenderedPageBreak/>
        <w:t>возможных жертв ошибаются и дают заниженные цифры.</w:t>
      </w:r>
    </w:p>
    <w:p w14:paraId="56DE9B8D" w14:textId="42D12F57" w:rsidR="00D30B85" w:rsidRDefault="00D30B85" w:rsidP="00D30B85">
      <w:pPr>
        <w:pStyle w:val="PlainText"/>
      </w:pPr>
      <w:r>
        <w:t>Нигде в плане «Дропшот» не было написано, что война начнётся, только в том случае если СССР нападёт на кого-то и т.д. Нет, единственным условием было накопление Соединенными Штатами определённого количества ядерных бомб и другого вооружения, а также наступление намеченной даты. Это были единственные поводы, чтобы убить сначала 60 млн. человек, а потом — ещё 40 млн.» (приводится по публикации в интернете “Истинные причины возникновения мирового экономического кризиса” на сайте www.arteksgroup.com, и далее: http://www.arteksgroup.com/Article_about_crisis3.html).</w:t>
      </w:r>
    </w:p>
    <w:p w14:paraId="6E11F757" w14:textId="53D897D3" w:rsidR="00D30B85" w:rsidRDefault="00D30B85" w:rsidP="00D30B85">
      <w:pPr>
        <w:pStyle w:val="PlainText"/>
      </w:pPr>
      <w:r>
        <w:t>[CXXX] Была свёрнута разведка на дальних подступах к Гавайям, в результате чего японские силы приблизились не замеченными. Американские авианосцы (главная сила флота тех лет) были либо в плавании, либо были выведены на базы материкового тихоокеанского побережья США. В результате удар японской палубной авиации пришёлся по устаревшим линкорам времён первой мировой войны, боевая ценность которых уже была близка к нулю в сопоставлении с кораблями, которые уже были построены и продолжали строиться для их замены по новым проектам. Всё это обеспечило то, что Перл-Харбор стал политическим шоу — зрелищно-кровавым, цинично-жестоким, но в результате которого США сколь-нибудь ощутимого военного ущерба не понесли, а их заправилы укрепили свои политические позиции и создали предпосылки к тому, чтобы по завершении второй мировой войны США обрели статус «сверхдержавы № 1».</w:t>
      </w:r>
    </w:p>
    <w:p w14:paraId="656D3800" w14:textId="77777777" w:rsidR="00D30B85" w:rsidRDefault="00D30B85" w:rsidP="00D30B85">
      <w:pPr>
        <w:pStyle w:val="PlainText"/>
      </w:pPr>
      <w:r>
        <w:t xml:space="preserve">[CXXXI] Это состояние функционального краха психики пришельца хорошо показано О’Генри в рассказе “Квадратура круга”, выдержки из которого мы приведём. </w:t>
      </w:r>
    </w:p>
    <w:p w14:paraId="6D820E16" w14:textId="77777777" w:rsidR="00D30B85" w:rsidRDefault="00D30B85" w:rsidP="00D30B85">
      <w:pPr>
        <w:pStyle w:val="PlainText"/>
      </w:pPr>
      <w:r>
        <w:t xml:space="preserve">«Эта вендетта началась в Кэмберлендских горах между семействами Фолуэл и Гаркнесс. Первой жертвой кровной вражды пала охотничья собака Билла Гаркнесса, тренированная на опоссума. Гаркнессы возместили эту тяжелую утрату, укокошив главу рода Фолуэлов. Фолуэлы не задержались с ответом. Они смазали дробовики и отправили Билла Гаркнесса вслед за его собакой в ту страну, где опоссум сам слезает к охотнику с дерева, не дожидаясь, чтобы дерево срубили. </w:t>
      </w:r>
    </w:p>
    <w:p w14:paraId="74ACFBA0" w14:textId="77777777" w:rsidR="00D30B85" w:rsidRDefault="00D30B85" w:rsidP="00D30B85">
      <w:pPr>
        <w:pStyle w:val="PlainText"/>
      </w:pPr>
      <w:r>
        <w:t xml:space="preserve">Вендетта процветала в течение сорока лет. Гаркнессов пристреливали через освещённые окна их домов, за плугом, во сне, по дороге с молитвенных собраний, на дуэли, в трезвом виде </w:t>
      </w:r>
      <w:r>
        <w:lastRenderedPageBreak/>
        <w:t xml:space="preserve">и наоборот, поодиночке и семейными группами, подготовленными к переходу в лучший мир и в нераскаянном состоянии. Ветви родословного древа Фолуэлов отсекались точно таким же образом, в полном согласии с традициями и обычаями их страны. </w:t>
      </w:r>
    </w:p>
    <w:p w14:paraId="0C34F21B" w14:textId="77777777" w:rsidR="00D30B85" w:rsidRDefault="00D30B85" w:rsidP="00D30B85">
      <w:pPr>
        <w:pStyle w:val="PlainText"/>
      </w:pPr>
      <w:r>
        <w:t xml:space="preserve">В конце концов, после такой усиленной стрижки родословного дерева, в живых осталось по одному человеку с каждой стороны. И тут Кол Гаркнесс, рассудив, вероятно, что продолжение фамильной распри приняло бы уже чересчур личный характер, неожиданно скрылся из Кэмберленда, игнорируя все права Сэма, последнего мстителя из рода Фолуэлов. </w:t>
      </w:r>
    </w:p>
    <w:p w14:paraId="48B412CF" w14:textId="77777777" w:rsidR="00D30B85" w:rsidRDefault="00D30B85" w:rsidP="00D30B85">
      <w:pPr>
        <w:pStyle w:val="PlainText"/>
      </w:pPr>
      <w:r>
        <w:t xml:space="preserve">Через год после этого Сэм Фолуэл узнал, что его наследственный враг, здравый и невредимый, живёт в Нью-Йорке». Он поехал в Нью-Йорк, но огромный город психологически сломил мстителя: </w:t>
      </w:r>
    </w:p>
    <w:p w14:paraId="74A45532" w14:textId="77777777" w:rsidR="00D30B85" w:rsidRDefault="00D30B85" w:rsidP="00D30B85">
      <w:pPr>
        <w:pStyle w:val="PlainText"/>
      </w:pPr>
      <w:r>
        <w:t xml:space="preserve">«К полудню городу надоело играть с ним, как кошка с мышью, и он вдруг прижал Сэма своими прямыми линиями. </w:t>
      </w:r>
    </w:p>
    <w:p w14:paraId="764FDD33" w14:textId="77777777" w:rsidR="00D30B85" w:rsidRDefault="00D30B85" w:rsidP="00D30B85">
      <w:pPr>
        <w:pStyle w:val="PlainText"/>
      </w:pPr>
      <w:r>
        <w:t xml:space="preserve">Сэм Фолуэл стоял на месте скрещения двух больших прямых артерий города. Он посмотрел на все четыре стороны и увидел нашу планету, вырванную из своей орбиты и превращённую с помощью рулетки и уровня в прямоугольную плоскость, нарезанную на участки. Все живое двигалось по дорогам, по колеям, по рельсам, уложенное в систему, введённое в границы. Корнем жизни был кубический корень, мерой жизни была квадратная мера. Люди вереницей проходили мимо, ужасный шум и грохот оглушили его. </w:t>
      </w:r>
    </w:p>
    <w:p w14:paraId="1F3B12AF" w14:textId="77777777" w:rsidR="00D30B85" w:rsidRDefault="00D30B85" w:rsidP="00D30B85">
      <w:pPr>
        <w:pStyle w:val="PlainText"/>
      </w:pPr>
      <w:r>
        <w:t>Сэм прислонился к острому углу каменного здания. Чужие лица мелькали мимо него тысячами, и ни одно из них не обратилось к нему. Ему казалось, что он уже умер, что он призрак и его никто не видит. И город поразил его сердце тоской одиночества». И это было только началом его злоключений. Тем не менее жизнь свела их обоих:</w:t>
      </w:r>
    </w:p>
    <w:p w14:paraId="2549B471" w14:textId="77777777" w:rsidR="00D30B85" w:rsidRDefault="00D30B85" w:rsidP="00D30B85">
      <w:pPr>
        <w:pStyle w:val="PlainText"/>
      </w:pPr>
      <w:r>
        <w:t xml:space="preserve">«Кол Гаркнесс, кончив работу и поставив фургон под навес, завернул за острый угол того самого здания, которому смелый замысел архитектора придал форму безопасной бритвы (по тексту здесь сноска: Небоскрёб “Утюг”, имеющий в плане острый угол). В толпе спешащих прохожих, всего в трёх шагах впереди себя, он увидел последнего кровного врага всех своих родных и близких. </w:t>
      </w:r>
    </w:p>
    <w:p w14:paraId="5A7C1AA4" w14:textId="77777777" w:rsidR="00D30B85" w:rsidRDefault="00D30B85" w:rsidP="00D30B85">
      <w:pPr>
        <w:pStyle w:val="PlainText"/>
      </w:pPr>
      <w:r>
        <w:t xml:space="preserve">Он остановился, как вкопанный, и в первое мгновение растерялся, застигнутый врасплох без оружия. Но Сэм Фолуэл </w:t>
      </w:r>
      <w:r>
        <w:lastRenderedPageBreak/>
        <w:t xml:space="preserve">уже заметил его своими зоркими глазами горца. </w:t>
      </w:r>
    </w:p>
    <w:p w14:paraId="5586976C" w14:textId="77777777" w:rsidR="00D30B85" w:rsidRDefault="00D30B85" w:rsidP="00D30B85">
      <w:pPr>
        <w:pStyle w:val="PlainText"/>
      </w:pPr>
      <w:r>
        <w:t xml:space="preserve">Последовал прыжок, поток прохожих на мгновение заколебался и покрылся рябью, и голос Сэма крикнул: </w:t>
      </w:r>
    </w:p>
    <w:p w14:paraId="739A81BB" w14:textId="77777777" w:rsidR="00D30B85" w:rsidRDefault="00D30B85" w:rsidP="00D30B85">
      <w:pPr>
        <w:pStyle w:val="PlainText"/>
      </w:pPr>
      <w:r>
        <w:t xml:space="preserve">— Здорово, Кол! До чего же я рад тебя видеть! </w:t>
      </w:r>
    </w:p>
    <w:p w14:paraId="374569F9" w14:textId="5228C27F" w:rsidR="00D30B85" w:rsidRDefault="00D30B85" w:rsidP="00D30B85">
      <w:pPr>
        <w:pStyle w:val="PlainText"/>
      </w:pPr>
      <w:r>
        <w:t>И на углу Бродвея, Пятой авеню и Двадцать третьей улицы кровные враги из Кэмберленда пожали друг другу руки» (выдержки из рассказа приведены по публикации в интернете: http://www.serann.ru/t/t219_0.html).</w:t>
      </w:r>
    </w:p>
    <w:p w14:paraId="00BA56BC" w14:textId="51795414" w:rsidR="00D30B85" w:rsidRDefault="00D30B85" w:rsidP="00D30B85">
      <w:pPr>
        <w:pStyle w:val="PlainText"/>
      </w:pPr>
      <w:r>
        <w:t xml:space="preserve">[CXXXII] Из определённого понимания всей описанной выше проблематики личностно-эгрегориального взаимодействия проистекает и конституционная норма США: «Ни одно лицо, кроме гражданина Соединённых Штатов по рождению и гражданина Соединённых Штатов на момент принятия настоящей Конституции, не подлежит избранию на должность Президента; равно как не подлежит избранию на эту должность лицо, не достигшее возраста тридцати пяти лет и не проживавшее в течение четырнадцати лет в Соединённых Штатах» (http://www.pseudology.org/state/Cons_usa.html). Хотя эта норма не полна: эти же требования следовало распространить и на супругу кандидата в президенты. </w:t>
      </w:r>
    </w:p>
    <w:p w14:paraId="369B7648" w14:textId="241D9157" w:rsidR="00D30B85" w:rsidRDefault="00D30B85" w:rsidP="00D30B85">
      <w:pPr>
        <w:pStyle w:val="PlainText"/>
      </w:pPr>
      <w:r>
        <w:t>[CXXXIII] Здесь важно понимать, что индивиды и семьи могут нести только какие-то элементы этнических культур, а культуру в целом несёт только общество в целом.</w:t>
      </w:r>
    </w:p>
    <w:p w14:paraId="1D5D6942" w14:textId="2B7D1BC9" w:rsidR="00D30B85" w:rsidRDefault="00D30B85" w:rsidP="00D30B85">
      <w:pPr>
        <w:pStyle w:val="PlainText"/>
      </w:pPr>
      <w:r>
        <w:t>[CXXXIV] Но ещё раз подчеркнём, что так было до начала второй половины ХХ века: во второй половине ХХ века неконтролируемая иммиграция в США и, тем более, — распространение спутникового телевидения, интернета и мобильной связи, доступность трансконтинентальных авиаперевозок, позволивших поддерживать и сохранять связи людей по всему миру, и прежде всего — родственные и культурологические связи, породили в США тенденции, которых не было в эпоху дорогого для простонародья пароходного (а ещё ранее — парусного) трансокеанского сообщения, бумажной почты и массовой безграмотности.</w:t>
      </w:r>
    </w:p>
    <w:p w14:paraId="799FB679" w14:textId="4429EE20" w:rsidR="00D30B85" w:rsidRDefault="00D30B85" w:rsidP="00D30B85">
      <w:pPr>
        <w:pStyle w:val="PlainText"/>
      </w:pPr>
      <w:r>
        <w:t>[CXXXV] Марксистский проект был ориентирован на то, чтобы решить глобальную проблему общего кризиса капитализма путём очередной «перезагрузки» культуры, но потерпел крах под воздействием русского многонационального большевизма.</w:t>
      </w:r>
    </w:p>
    <w:p w14:paraId="17A113AD" w14:textId="5DF11D79" w:rsidR="00D30B85" w:rsidRDefault="00D30B85" w:rsidP="00D30B85">
      <w:pPr>
        <w:pStyle w:val="PlainText"/>
      </w:pPr>
      <w:r>
        <w:t xml:space="preserve">[CXXXVI] В этой связи полезно прочитать книгу действующего президента США Б.Х.Обамы “Дерзость надежды. </w:t>
      </w:r>
      <w:r>
        <w:lastRenderedPageBreak/>
        <w:t xml:space="preserve">Мысли о возрождении американской мечты” (СПб, издательство «Азбука-классика», подписана в печать 29.09.2008 г. Книга вышла к сроку запрограммированной победы Б.Обамы, к которой готовились загодя. Для того, чтобы успеть к сроку, за несколько месяцев перед этим надо было организовать перевод и издание книги). Её анализ стал одной из тем аналитической записки ВП СССР “Бюрократическая безнадёга в России и глобальный проект «Обама»” из серии «О текущем моменте» № 11 (83), 2008 г. </w:t>
      </w:r>
    </w:p>
    <w:p w14:paraId="060497E8" w14:textId="4DC2E72A" w:rsidR="00D30B85" w:rsidRDefault="00D30B85" w:rsidP="00D30B85">
      <w:pPr>
        <w:pStyle w:val="PlainText"/>
      </w:pPr>
      <w:r>
        <w:t>[CXXXVII] Ещё раз: «Самое большое рабство — не обладая свободой, считать себя свободным» (И.В. Гёте: http://www.democracy.ru/quotes.php), — в наибольшей мере это относится к США.</w:t>
      </w:r>
    </w:p>
    <w:p w14:paraId="492B174A" w14:textId="13E74589" w:rsidR="00D30B85" w:rsidRDefault="00D30B85" w:rsidP="00D30B85">
      <w:pPr>
        <w:pStyle w:val="PlainText"/>
      </w:pPr>
      <w:r>
        <w:t>[CXXXVIII] При таком подходе, сказанное ранее о низком качестве управления в США в сопоставлении с другими государствами, в которых кратность отношения доходов высших управленцев к среднестатистическому уровню ниже, чем в США, — не противоречит этому утверждению, поскольку пока это падение качества управления в США в сопоставлении с другими государствами — исторически краткосрочный эпизод, а не параметр, свойственный социальной системе на протяжении многих десятилетий: три десятилетия, на протяжении которых это явление имеет место, это — не «многие десятилетия», а всего лишь «несколько».</w:t>
      </w:r>
    </w:p>
    <w:p w14:paraId="2A634F2B" w14:textId="57D10F13" w:rsidR="00D30B85" w:rsidRDefault="00D30B85" w:rsidP="00D30B85">
      <w:pPr>
        <w:pStyle w:val="PlainText"/>
      </w:pPr>
      <w:r>
        <w:t>[CXXXIX] Гражданская война 1861 — 1865 гг. — результат несоответствия объективным целям общественного развития самих США в русле Промысла их внутренней политики на протяжении нескольких предшествовавших войне десятилетий.</w:t>
      </w:r>
    </w:p>
    <w:p w14:paraId="0A3C28BE" w14:textId="60AE00AE" w:rsidR="00D30B85" w:rsidRDefault="00D30B85" w:rsidP="00D30B85">
      <w:pPr>
        <w:pStyle w:val="PlainText"/>
      </w:pPr>
      <w:r>
        <w:t>[CXL] Вьетнамская война и её итоги; начатые администрацией президента Дж.Буша младшего операции в Афганистане и в Ираке — исторически недавние примеры несоответствия внешней политики Вашингтона интересам населения США.</w:t>
      </w:r>
    </w:p>
    <w:p w14:paraId="37E0E229" w14:textId="77777777" w:rsidR="00D30B85" w:rsidRDefault="00D30B85" w:rsidP="00D30B85">
      <w:pPr>
        <w:pStyle w:val="PlainText"/>
      </w:pPr>
      <w:r>
        <w:t xml:space="preserve">[CXLI] В этой связи обратим внимание на такие исторические факты: </w:t>
      </w:r>
    </w:p>
    <w:p w14:paraId="47F7ECEA" w14:textId="77777777" w:rsidR="00D30B85" w:rsidRDefault="00D30B85" w:rsidP="00D30B85">
      <w:pPr>
        <w:pStyle w:val="PlainText"/>
      </w:pPr>
      <w:r>
        <w:t>В сталинские времена: что ни съезд или пленум правящей партии — то постановка новых задач и отчёт об успешном решении задач, ранее поставленных.</w:t>
      </w:r>
    </w:p>
    <w:p w14:paraId="0E5CF06D" w14:textId="64829872" w:rsidR="00D30B85" w:rsidRDefault="00D30B85" w:rsidP="00D30B85">
      <w:pPr>
        <w:pStyle w:val="PlainText"/>
      </w:pPr>
      <w:r>
        <w:t xml:space="preserve">В послесталинские времена: материалы одного съезда или пленума по их содержанию невозможно отличить от материалов других — надо смотреть на обложку издания, где напечатано заглавие. Если характеризовать информационную политику </w:t>
      </w:r>
      <w:r>
        <w:lastRenderedPageBreak/>
        <w:t>послесталинских советских и постсоветских времён в целом, то она представляет собой либо пустой трёп, либо злостную ложь, назначение которой — скрыть истинные цели проводимой политики. Это признал, в частности, и «архитектор перестройки» А.Н.Яковлев: «Политика перестройки имела свою специфику, которая наложила на все события и свою печать. В чём она состояла? В том, что мы не могли открыто сказать о наших далеко идущих намерениях. Вынуждены были говорить, что неизбежные экономические преобразования идут на благо социализма, о политических — то же самое» (А.Н.Яковлев. “Постижение”. Москва, «Захаров», «Вагриус», 1998 г., стр. 154).</w:t>
      </w:r>
    </w:p>
    <w:p w14:paraId="298F68A1" w14:textId="77777777" w:rsidR="00D30B85" w:rsidRDefault="00D30B85" w:rsidP="00D30B85">
      <w:pPr>
        <w:pStyle w:val="PlainText"/>
      </w:pPr>
      <w:r>
        <w:t xml:space="preserve">[CXLII] “Билль о правах” — первые десять поправок к основному тексту Конституции США, ратифицированные 15 декабря 1791 г. </w:t>
      </w:r>
    </w:p>
    <w:p w14:paraId="011F40CF" w14:textId="06A4A589" w:rsidR="00D30B85" w:rsidRDefault="00D30B85" w:rsidP="00D30B85">
      <w:pPr>
        <w:pStyle w:val="PlainText"/>
      </w:pPr>
      <w:r>
        <w:t xml:space="preserve">Основной текст Конституции США принят 17 сентября 1787 г. С ним можно ознакомиться в интернете по адресу: http://www.pseudology.org/state/Cons_usa.html. С “Биллем о правах” можно ознакомиться в интернете по адресу: http://www.pseudology.org/state/Cons_usaAM.htm. </w:t>
      </w:r>
    </w:p>
    <w:p w14:paraId="756F2952" w14:textId="6739F8CB" w:rsidR="00D30B85" w:rsidRDefault="00D30B85" w:rsidP="00D30B85">
      <w:pPr>
        <w:pStyle w:val="PlainText"/>
      </w:pPr>
      <w:r>
        <w:t>[CXLIII] Надо понимать, что наука обслуживает управление по определённой концепции, в силу чего её содержание носит концептуально обусловленный характер. Т.е. в ней есть запретные для исследований темы, запретные для оглашения выводы, культовая лженаука и т.п. Наиболее ярко это проявляется в обществоведческих науках, но есть свои проявления и в фундаментальных и их прикладных отраслях.</w:t>
      </w:r>
    </w:p>
    <w:p w14:paraId="6ED41BBE" w14:textId="77777777" w:rsidR="00D30B85" w:rsidRDefault="00D30B85" w:rsidP="00D30B85">
      <w:pPr>
        <w:pStyle w:val="PlainText"/>
      </w:pPr>
      <w:r>
        <w:t xml:space="preserve">[CXLIV] В частности, в своё время звали работать в США И.В.Мичурина (биолог и селекционер-растениевод конца XIX — первой половины ХХ века — он отказался) и А.В.Колчака (этот уже работал на британскую разведку и не мог принимать самостоятельные решения). </w:t>
      </w:r>
    </w:p>
    <w:p w14:paraId="28923F0A" w14:textId="77777777" w:rsidR="00D30B85" w:rsidRDefault="00D30B85" w:rsidP="00D30B85">
      <w:pPr>
        <w:pStyle w:val="PlainText"/>
      </w:pPr>
      <w:r>
        <w:t>Вклад в развитие науки и техники в США внесли и беженцы из России, покинувшие родину в годы революции и гражданской войны, в частности: И.И.Сикорский (создатель вертолётной промышленности США), А.Н.Про</w:t>
      </w:r>
      <w:r>
        <w:softHyphen/>
        <w:t>кофьев-Север</w:t>
      </w:r>
      <w:r>
        <w:softHyphen/>
        <w:t>ский (авиаконструктор и теоретик развития ВВС), В.К.Зво</w:t>
      </w:r>
      <w:r>
        <w:softHyphen/>
        <w:t>ры</w:t>
      </w:r>
      <w:r>
        <w:softHyphen/>
        <w:t xml:space="preserve">кин (один из создателей телевидения), П.А.Сорокин (в 1917 г. — один из лидеров партии эсеров, выслан за границу по постановлению коллегии ГПУ в 1922 г. — причиной послужила разгромная рецензия на книгу Н.И.Бухарина “Теория исторического </w:t>
      </w:r>
      <w:r>
        <w:lastRenderedPageBreak/>
        <w:t xml:space="preserve">материализма”; в эмиграции вошёл в число основоположников и классиков западной социологии, считается автором «теории конвергенции» — исчезновения различия между исторически реальным капитализмом и исторически реальным социализмом в ходе их культурно-политического развития; один из его студентов — Д.Ф.Кеннеди — стал президентом США). </w:t>
      </w:r>
    </w:p>
    <w:p w14:paraId="360A61A2" w14:textId="6421284B" w:rsidR="00D30B85" w:rsidRDefault="00D30B85" w:rsidP="00D30B85">
      <w:pPr>
        <w:pStyle w:val="PlainText"/>
      </w:pPr>
      <w:r>
        <w:t>Полувеком позднее — их судьбу повторили некоторые эмигранты из брежневского СССР и выходцы с «постсоветского пространства».</w:t>
      </w:r>
    </w:p>
    <w:p w14:paraId="6713A634" w14:textId="4C3AFEC3" w:rsidR="00D30B85" w:rsidRDefault="00D30B85" w:rsidP="00D30B85">
      <w:pPr>
        <w:pStyle w:val="PlainText"/>
      </w:pPr>
      <w:r>
        <w:t>[CXLV] Исчерпанный потенциал — нет смысла покупать: всё, что он мог дать, — уже стало достоянием человечества и вопрос только в том, кто и как этим в дальнейшем распорядится.</w:t>
      </w:r>
    </w:p>
    <w:p w14:paraId="0E4C4A4C" w14:textId="48752FE8" w:rsidR="00D30B85" w:rsidRDefault="00D30B85" w:rsidP="00D30B85">
      <w:pPr>
        <w:pStyle w:val="PlainText"/>
      </w:pPr>
      <w:r>
        <w:t>[CXLVI] О продолжении полного «научно-внедренческого цикла» в массовое производство продукции мы и не говорим. По некоторым оценкам к началу перестройки в 1985 г. более половины пионерских разработок отечественной фундаментальной науки двух предшествующих десятилетий в виде внедренческих решений в технику и технологии возвращались в СССР через США, Японию и ФРГ. Т.е. в СССР научно-внедренческий цикл обрывался на стадии выдвижения гипотез или публикации результатов научных исследований, после чего он же продолжался за рубежом в государствах, чьи системы управления делами общества были более восприимчивы к освоению и массовому внедрению научных идей.</w:t>
      </w:r>
    </w:p>
    <w:p w14:paraId="52BBA80E" w14:textId="292D966F" w:rsidR="00D30B85" w:rsidRDefault="00D30B85" w:rsidP="00D30B85">
      <w:pPr>
        <w:pStyle w:val="PlainText"/>
      </w:pPr>
      <w:r>
        <w:t>[CXLVII] Она несла функции, аналогичные функциям масонства в США, и изначально представляла собой масонскую — “элитарную”, а не большевистскую — общенародную организацию. В сталинские времена И.В.Сталин был носителем концептуальной власти, и потому СССР управлялся в интересах развития его народов по полной функции, хотя и не без помех как со стороны заправил марксистской псевдосоциалистической ветви библейского проекта (троцкисты), так и со стороны государств, находившихся под властью либерально-буржуазной ветви масонства.</w:t>
      </w:r>
    </w:p>
    <w:p w14:paraId="54F0F2F8" w14:textId="3BA6AD90" w:rsidR="00D30B85" w:rsidRDefault="00D30B85" w:rsidP="00D30B85">
      <w:pPr>
        <w:pStyle w:val="PlainText"/>
      </w:pPr>
      <w:r>
        <w:t xml:space="preserve">[CXLVIII] Вообще, научно-технический и организационный прогресс общества и отечественная “элита” — явления в жизни несовместимые друг с другом, чему подтверждением вся история Руси после крещения. Непрестанно дебилизирующая (во всех значениях этого слова) “элита” не способна к стратегическому (на исторически продолжительную перспективу) целеполаганию и </w:t>
      </w:r>
      <w:r>
        <w:lastRenderedPageBreak/>
        <w:t xml:space="preserve">управлению долговременными политико-экономическими проектами. Поэтому зачистка “элиты” — объективно необходимое условие и предпосылка к научно-техническому прогрессу на Руси, что подтверждается исторической практикой времён Петра I и Сталина. </w:t>
      </w:r>
    </w:p>
    <w:p w14:paraId="045D4EE0" w14:textId="0332BD8C" w:rsidR="00D30B85" w:rsidRDefault="00D30B85" w:rsidP="00D30B85">
      <w:pPr>
        <w:pStyle w:val="PlainText"/>
      </w:pPr>
      <w:r>
        <w:t>[CXLIX] Тематика раздела 3.3.2 настоящей записки в отношении Японии и её перспектив освещена в аналитической записке “Япония и Русь: «прожектёрство»? — либо «предиктор-корректор» в действии?” из серии «О текущем моменте» № 6 (54), 2006 г. Т.е. для понимания общей картины воспроизводства управленческого профессионализма и его нравственно-этической обусловленности в глобальных масштабах её тоже надо перечитать, тем более, что высказанные в ней положения в отношении роли системы образования в настоящей записке мы повторять не будем.</w:t>
      </w:r>
    </w:p>
    <w:p w14:paraId="045AB6B1" w14:textId="77777777" w:rsidR="00D30B85" w:rsidRDefault="00D30B85" w:rsidP="00D30B85">
      <w:pPr>
        <w:pStyle w:val="PlainText"/>
      </w:pPr>
      <w:r>
        <w:t xml:space="preserve">[CL] Анекдот. </w:t>
      </w:r>
    </w:p>
    <w:p w14:paraId="78BC3BDC" w14:textId="77777777" w:rsidR="00D30B85" w:rsidRDefault="00D30B85" w:rsidP="00D30B85">
      <w:pPr>
        <w:pStyle w:val="PlainText"/>
      </w:pPr>
      <w:r>
        <w:t>Учительница старой советской закваски, закончив чтение, спрашивает первоклашек:</w:t>
      </w:r>
    </w:p>
    <w:p w14:paraId="1289EF6E" w14:textId="77777777" w:rsidR="00D30B85" w:rsidRDefault="00D30B85" w:rsidP="00D30B85">
      <w:pPr>
        <w:pStyle w:val="PlainText"/>
      </w:pPr>
      <w:r>
        <w:t>— Итак, дети, чему нас учит «Сказка о рыбаке и рыбке»? Машенька?</w:t>
      </w:r>
    </w:p>
    <w:p w14:paraId="01F50BE2" w14:textId="77777777" w:rsidR="00D30B85" w:rsidRDefault="00D30B85" w:rsidP="00D30B85">
      <w:pPr>
        <w:pStyle w:val="PlainText"/>
      </w:pPr>
      <w:r>
        <w:t>Мизерная первоклашка отвечает:</w:t>
      </w:r>
    </w:p>
    <w:p w14:paraId="291BC5A3" w14:textId="77777777" w:rsidR="00D30B85" w:rsidRDefault="00D30B85" w:rsidP="00D30B85">
      <w:pPr>
        <w:pStyle w:val="PlainText"/>
      </w:pPr>
      <w:r>
        <w:t xml:space="preserve">— Сказка учит нас, что неуёмный рост потребления в современном капиталистическом обществе неизбежно приведёт человечество к экологической и гуманитарной катастрофе! (http://spb.kp.ru/daily/24284/479298/). </w:t>
      </w:r>
    </w:p>
    <w:p w14:paraId="4C9E6379" w14:textId="3E4931F6" w:rsidR="00D30B85" w:rsidRDefault="00D30B85" w:rsidP="00D30B85">
      <w:pPr>
        <w:pStyle w:val="PlainText"/>
      </w:pPr>
      <w:r>
        <w:t>— Ну и что говорит о том, что А.С.Пушкин и Машенька не правы, если не будет изменён жизненный уклад?..</w:t>
      </w:r>
    </w:p>
    <w:p w14:paraId="190E8BC7" w14:textId="68284271" w:rsidR="00D30B85" w:rsidRDefault="00D30B85" w:rsidP="00D30B85">
      <w:pPr>
        <w:pStyle w:val="PlainText"/>
      </w:pPr>
      <w:r>
        <w:t>[CLI] В противном случае США бы давно рухнули. Собственно в неспособности видеть и своевременно устранять ошибки управления, прежде всего на макроуровне, — внутренняя причина краха Российской империи и СССР.</w:t>
      </w:r>
    </w:p>
    <w:p w14:paraId="6B89DD1D" w14:textId="179C99FD" w:rsidR="00D30B85" w:rsidRDefault="00D30B85" w:rsidP="00D30B85">
      <w:pPr>
        <w:pStyle w:val="PlainText"/>
      </w:pPr>
      <w:r>
        <w:t>[CLII] Тема Любви и её отличия от всего того, что именуется этим словом, но Любовью не является, в материалах КОБ освещена в аналитической записке 1999 г. “Почему, призывая к Богодержавию, Внутренний Предиктор не приемлет Последний Завет”, посвящённой вероучению секты Виссариона (в 1990</w:t>
      </w:r>
      <w:r>
        <w:noBreakHyphen/>
        <w:t xml:space="preserve">е гг. Сергей Анатольевич Тороп, назвавшись «Виссарионом», утверждал, что в его лице свершилось второе пришествие Христа по какой причине его портретами бездумно-легковерные оклеили стены домов во всех городах на территории СССР). </w:t>
      </w:r>
    </w:p>
    <w:p w14:paraId="6DCC4B56" w14:textId="3FADD64A" w:rsidR="00D30B85" w:rsidRDefault="00D30B85" w:rsidP="00D30B85">
      <w:pPr>
        <w:pStyle w:val="PlainText"/>
      </w:pPr>
      <w:r>
        <w:lastRenderedPageBreak/>
        <w:t>[CLIII] Любовь же — не инстинктивная привязанность людей друг к другу, не похоть от переизбытка энергии в известных системах организма человека, ответственных за физиологию воспроизводства биологического вида. Любовь, будучи совокупностью совершенства, объемлет всё и имеет основания и цели в себе самой, и она не признаёт расового и этнического разделения людей. А дети, рождённые и выросшие в Любви (прежде всего — родителей), свободны от поражения названными выше и многими другими социальными и биологическими факторами: их генетический потенциал развития — наилучший.</w:t>
      </w:r>
    </w:p>
    <w:p w14:paraId="769CF7CB" w14:textId="77777777" w:rsidR="00D30B85" w:rsidRDefault="00D30B85" w:rsidP="00D30B85">
      <w:pPr>
        <w:pStyle w:val="PlainText"/>
      </w:pPr>
      <w:r>
        <w:t>[CLIV] Кроме того, один из ликов биоло</w:t>
      </w:r>
      <w:r>
        <w:softHyphen/>
        <w:t>ги</w:t>
      </w:r>
      <w:r>
        <w:softHyphen/>
        <w:t>чес</w:t>
      </w:r>
      <w:r>
        <w:softHyphen/>
        <w:t>кого вырождения населения — статистика гомосексуализма, под давлением кото</w:t>
      </w:r>
      <w:r>
        <w:softHyphen/>
        <w:t>рой США были вынуждены его признать «частным делом самих гомосексуалистов», начать создать соответствующую законодательную базу, определяющую их статус в обществе, а потом развернуть борьбу против «гомофобии» за пределами территории своей юрисдикции.</w:t>
      </w:r>
    </w:p>
    <w:p w14:paraId="0B02A6C8" w14:textId="2BE3E7F6" w:rsidR="00D30B85" w:rsidRDefault="00D30B85" w:rsidP="00D30B85">
      <w:pPr>
        <w:pStyle w:val="PlainText"/>
      </w:pPr>
      <w:r>
        <w:t>Количество психоаналитиков и юристов в расчёте на душу населения и социальный статус обеих профессиональных групп — тоже показатель высокой статистики проблем с психикой.</w:t>
      </w:r>
    </w:p>
    <w:p w14:paraId="61468AC0" w14:textId="167E91B6" w:rsidR="00D30B85" w:rsidRDefault="00D30B85" w:rsidP="00D30B85">
      <w:pPr>
        <w:pStyle w:val="PlainText"/>
      </w:pPr>
      <w:r>
        <w:t>[CLV] Наука — это основное средство решения задачи о предсказуемости поведения объектов управления (что бы ни стояло за этим термином: техника, общество, социальный процесс, индивид и т.п.) во всех отраслях деятельности.</w:t>
      </w:r>
    </w:p>
    <w:p w14:paraId="10A8BF2C" w14:textId="7ADD3E5A" w:rsidR="00D30B85" w:rsidRDefault="00D30B85" w:rsidP="00D30B85">
      <w:pPr>
        <w:pStyle w:val="PlainText"/>
      </w:pPr>
      <w:r>
        <w:t>[CLVI] О том, как это делалось в СССР и продолжает делаться в Россионии, см. аналитическую записку ВП СССР “Российская академия наук против лженауки? — “Врачу”: исцелися сам…” из серии «О текущем моменте», № 4 (64), 2007 г.</w:t>
      </w:r>
    </w:p>
    <w:p w14:paraId="14ADFF14" w14:textId="3334FFE7" w:rsidR="00D30B85" w:rsidRDefault="00D30B85" w:rsidP="00D30B85">
      <w:pPr>
        <w:pStyle w:val="PlainText"/>
      </w:pPr>
      <w:r>
        <w:t>[CLVII] Их сближение произошло, когда Г.Форд выяснял ответ на вопрос, позволяло ли развитие электротехники в то время сделать электродвигатель двигателем автомобиля. Оказалось, что нет, после чего деловые интересы его и Эдисона разошлись, но человеческие отношения продолжались.</w:t>
      </w:r>
    </w:p>
    <w:p w14:paraId="134A0E66" w14:textId="5E20893C" w:rsidR="00D30B85" w:rsidRDefault="00D30B85" w:rsidP="00D30B85">
      <w:pPr>
        <w:pStyle w:val="PlainText"/>
      </w:pPr>
      <w:r>
        <w:t xml:space="preserve">[CLVIII] В частности, то, что является неоспоримой истиной с позиций одних теорий, — ограниченное приближение или даже ошибка с позиций других теорий; особенно это характерно для обществоведческих дисциплин. </w:t>
      </w:r>
    </w:p>
    <w:p w14:paraId="213D9FEF" w14:textId="6C90130B" w:rsidR="00D30B85" w:rsidRDefault="00D30B85" w:rsidP="00D30B85">
      <w:pPr>
        <w:pStyle w:val="PlainText"/>
      </w:pPr>
      <w:r>
        <w:t>[CLIX] О роли статистик в процессе управления см. раздел 1.4.</w:t>
      </w:r>
    </w:p>
    <w:p w14:paraId="6E376BB4" w14:textId="2DCB2BDE" w:rsidR="00D30B85" w:rsidRDefault="00D30B85" w:rsidP="00D30B85">
      <w:pPr>
        <w:pStyle w:val="PlainText"/>
      </w:pPr>
      <w:r>
        <w:t xml:space="preserve">[CLX] О фальшдемократии см. раздел 4 “Демократия: фальшивая и истинная” в аналитической записке “Снова выборы </w:t>
      </w:r>
      <w:r>
        <w:lastRenderedPageBreak/>
        <w:t>без выбора? — Внутренний выбор каждой личности — решающий фактор политики будущего” из серии «О текущем моменте» № 11 (70), 2007 г.</w:t>
      </w:r>
    </w:p>
    <w:p w14:paraId="665EAAD4" w14:textId="36E29E3E" w:rsidR="00D30B85" w:rsidRDefault="00D30B85" w:rsidP="00D30B85">
      <w:pPr>
        <w:pStyle w:val="PlainText"/>
      </w:pPr>
      <w:r>
        <w:t>[CLXI] Но за невостребованность творческого потенциала общество расплачивается высоким уровнем уголовщины и деградацией множества людей (распространение наркомании и т.п. так называемых «социальных болезней»).</w:t>
      </w:r>
    </w:p>
    <w:p w14:paraId="52B81A06" w14:textId="77777777" w:rsidR="00D30B85" w:rsidRDefault="00D30B85" w:rsidP="00D30B85">
      <w:pPr>
        <w:pStyle w:val="PlainText"/>
      </w:pPr>
      <w:r>
        <w:t>[CLXII] Анекдот:</w:t>
      </w:r>
    </w:p>
    <w:p w14:paraId="3D7019CF" w14:textId="77777777" w:rsidR="00D30B85" w:rsidRDefault="00D30B85" w:rsidP="00D30B85">
      <w:pPr>
        <w:pStyle w:val="PlainText"/>
      </w:pPr>
      <w:r>
        <w:t>— Доктор, у меня комплекс неполноценности…</w:t>
      </w:r>
    </w:p>
    <w:p w14:paraId="213B1035" w14:textId="77777777" w:rsidR="00D30B85" w:rsidRDefault="00D30B85" w:rsidP="00D30B85">
      <w:pPr>
        <w:pStyle w:val="PlainText"/>
      </w:pPr>
      <w:r>
        <w:t>— Ну что Вы, дело не зашло так далеко: Вы, в общем-то, правильно оцениваете свои способности…</w:t>
      </w:r>
    </w:p>
    <w:p w14:paraId="1A96941D" w14:textId="77777777" w:rsidR="00D30B85" w:rsidRDefault="00D30B85" w:rsidP="00D30B85">
      <w:pPr>
        <w:pStyle w:val="PlainText"/>
      </w:pPr>
      <w:r>
        <w:t>Когда тесты впервые вводили в учебный процесс вузов СССР ещё в 1960 — 70</w:t>
      </w:r>
      <w:r>
        <w:noBreakHyphen/>
        <w:t xml:space="preserve">е гг. студенты и курсанты называли их «угадайками» и относились к ним иронично, а не признавали за ними роли средства эффективного контроля реального уровня освоения ими учебной программы. </w:t>
      </w:r>
    </w:p>
    <w:p w14:paraId="2A38C839" w14:textId="77777777" w:rsidR="00D30B85" w:rsidRDefault="00D30B85" w:rsidP="00D30B85">
      <w:pPr>
        <w:pStyle w:val="PlainText"/>
      </w:pPr>
      <w:r>
        <w:t>Приведём пример ориентации системы тестирования на почти что гарантированное получение удовлетворительной оценки недоумком. Вопрос из теста по курсу “Боевые средства флота” в одном из вузов СССР 1970</w:t>
      </w:r>
      <w:r>
        <w:noBreakHyphen/>
        <w:t xml:space="preserve">х гг.: </w:t>
      </w:r>
    </w:p>
    <w:p w14:paraId="66054AAC" w14:textId="77777777" w:rsidR="00D30B85" w:rsidRDefault="00D30B85" w:rsidP="00D30B85">
      <w:pPr>
        <w:pStyle w:val="PlainText"/>
      </w:pPr>
      <w:r>
        <w:t>Назовите средства борьбы с подводными лодками противника в полярных морях, покрытых льдом:</w:t>
      </w:r>
    </w:p>
    <w:p w14:paraId="3352C795" w14:textId="77777777" w:rsidR="00D30B85" w:rsidRDefault="00D30B85" w:rsidP="00D30B85">
      <w:pPr>
        <w:pStyle w:val="PlainText"/>
      </w:pPr>
      <w:r>
        <w:t>1. Подводные лодки. 2. Авиация. 3. Минные заграждения. 4. Надводные корабли.</w:t>
      </w:r>
    </w:p>
    <w:p w14:paraId="3BFA1E0C" w14:textId="77777777" w:rsidR="00D30B85" w:rsidRDefault="00D30B85" w:rsidP="00D30B85">
      <w:pPr>
        <w:pStyle w:val="PlainText"/>
      </w:pPr>
      <w:r>
        <w:t xml:space="preserve">Удивительно то, что среди нескольких десятков человек всё же нашёлся тот, кто включил в ответ надводные корабли (плавание во льдах проблематично даже для ледокола, не говоря уж о том, что надводные торпедные аппараты, противолодочные ракеты и бомбомёты перестают быть оружием, если море покрыто льдом) и авиацию (тепловизоры для поиска теплового следа подводной лодки и сбрасываемые гидроакустические буи — средства обнаружения, авиационные торпеды и глубинные бомбы — средства поражения подводных лодок — в условиях акватории, покрытой льдом неприменимы). </w:t>
      </w:r>
    </w:p>
    <w:p w14:paraId="2EDD948E" w14:textId="3DF9CD8B" w:rsidR="00D30B85" w:rsidRDefault="00D30B85" w:rsidP="00D30B85">
      <w:pPr>
        <w:pStyle w:val="PlainText"/>
      </w:pPr>
      <w:r>
        <w:t>Но он был зубрила, думать не умел, тем не менее окончил вуз с красным дипломом — т.е. с отличием.</w:t>
      </w:r>
    </w:p>
    <w:p w14:paraId="6DD19CEC" w14:textId="77777777" w:rsidR="00D30B85" w:rsidRDefault="00D30B85" w:rsidP="00D30B85">
      <w:pPr>
        <w:pStyle w:val="PlainText"/>
      </w:pPr>
      <w:r>
        <w:t xml:space="preserve">[CLXIII] «Самое образцовое в США место общественного пользования расположено на первом этаже отеля Hermitage в городе Нэшвилл (штат Теннесси). Мужская уборная, выполненная в стиле “арт-деко”, объявлена победителем ежегодного конкурса, </w:t>
      </w:r>
      <w:r>
        <w:lastRenderedPageBreak/>
        <w:t xml:space="preserve">который в седьмой раз проводился в США, передает ИТАР-ТАСС. </w:t>
      </w:r>
    </w:p>
    <w:p w14:paraId="334F2BFB" w14:textId="080525DE" w:rsidR="00D30B85" w:rsidRDefault="00D30B85" w:rsidP="00D30B85">
      <w:pPr>
        <w:pStyle w:val="PlainText"/>
      </w:pPr>
      <w:r>
        <w:t xml:space="preserve">Исход соревнования решили голоса “десятков тысяч” человек, сообщил организационный комитет America's Best Restroom» (http://www.newsru.com/world/29apr2009/best_restroom.html). </w:t>
      </w:r>
    </w:p>
    <w:p w14:paraId="49E38E09" w14:textId="77777777" w:rsidR="00D30B85" w:rsidRDefault="00D30B85" w:rsidP="00D30B85">
      <w:pPr>
        <w:pStyle w:val="PlainText"/>
      </w:pPr>
      <w:r>
        <w:t>[CLXIV] Примером тому книга профессора Военно-морской академии США Томаса К. Гилмера “Проектирование современного корабля” (в СССР в издательстве «Судостроение» её переводы издавались дважды: в 1974 и в 1984 гг.: желающие могут с нею ознакомиться в интернете по адресу: http://publ.lib.ru/ARCHIVES/G/GILMER_Tomas_K/_Gilmer_T._K..html; один из адресов, где можно скачать «смотрелку» для файлов формата «djvu»: http://www.timashev.ru/Kozyrev/).</w:t>
      </w:r>
    </w:p>
    <w:p w14:paraId="705B13FE" w14:textId="77777777" w:rsidR="00D30B85" w:rsidRDefault="00D30B85" w:rsidP="00D30B85">
      <w:pPr>
        <w:pStyle w:val="PlainText"/>
      </w:pPr>
      <w:r>
        <w:t>Даже подросток, не освоивший специальных учебных курсов, необходимых для профессиональной деятельности в области кораблестроения (высшая математика, гидромеханика, теоретическая механика, сопротивление материалов и строительная механика корабля, конструкционные материалы и технологии их обработки, статика корабля, непотопляемость, качка и мореходность, ходкость и управляемость, энергетические установки, электротехника, корабельное оборудование и системы, основы морского дела, технология судостроения и судоремонта, на каком фундаменте и стоит судостроительная отрасль), прочитав её, способен понять такой многоаспектный процесс как проектирование корабля и суть тех проблем, которые необходимо выявлять и разрешать в процессе проектирования каждого военного корабля или гражданского судна. Но сама по себе книга Т.К.Гилмера явно недостаточна для того, чтобы спроектировать хотя бы баржу, поскольку это требует хотя бы минимального профессионального уровня владения всеми названными узкоспециальными дисциплинами, обслуживающими процесс проектирования.</w:t>
      </w:r>
    </w:p>
    <w:p w14:paraId="64587516" w14:textId="77777777" w:rsidR="00D30B85" w:rsidRDefault="00D30B85" w:rsidP="00D30B85">
      <w:pPr>
        <w:pStyle w:val="PlainText"/>
      </w:pPr>
      <w:r>
        <w:t xml:space="preserve">Аналогов упомянутой книги Т.К.Гилмера в послесталинском СССР и в постсоветской России не было и нет, и она сама не востребована учебными процессами ни на кораблестроительных факультетах гражданских вузов, ни в системе подготовки офицерского состава ВМФ: не поняли её предназначения и не оценили добротности. А зря, поскольку она даёт то, что не каждый способен выработать сам: осознать научно-методологические основы проектирования и сформировать </w:t>
      </w:r>
      <w:r>
        <w:lastRenderedPageBreak/>
        <w:t>целостный взгляд на проектирование корабля и на взаимосвязи этого процесса с другими факторами — социальными и природными.</w:t>
      </w:r>
    </w:p>
    <w:p w14:paraId="3C1FFFBA" w14:textId="77777777" w:rsidR="00D30B85" w:rsidRDefault="00D30B85" w:rsidP="00D30B85">
      <w:pPr>
        <w:pStyle w:val="PlainText"/>
      </w:pPr>
      <w:r>
        <w:t xml:space="preserve">Но то же касается и всех других отраслей деятельности: </w:t>
      </w:r>
    </w:p>
    <w:p w14:paraId="19C2D9B1" w14:textId="77777777" w:rsidR="00D30B85" w:rsidRDefault="00D30B85" w:rsidP="00D30B85">
      <w:pPr>
        <w:pStyle w:val="PlainText"/>
      </w:pPr>
      <w:r>
        <w:t xml:space="preserve">в США аналоги книги Т.К.Гилмера есть в каждой отрасли, </w:t>
      </w:r>
    </w:p>
    <w:p w14:paraId="6A50D6CA" w14:textId="77777777" w:rsidR="00D30B85" w:rsidRDefault="00D30B85" w:rsidP="00D30B85">
      <w:pPr>
        <w:pStyle w:val="PlainText"/>
      </w:pPr>
      <w:r>
        <w:t>в СССР — РФ их нет либо вообще, либо изданы переводные с «американского», написанные под решение задач обслуживания управления по концепции буржуазного либерализма.</w:t>
      </w:r>
    </w:p>
    <w:p w14:paraId="2BE6FAD8" w14:textId="77777777" w:rsidR="00D30B85" w:rsidRDefault="00D30B85" w:rsidP="00D30B85">
      <w:pPr>
        <w:pStyle w:val="PlainText"/>
      </w:pPr>
      <w:r>
        <w:t>Как ещё один пример удачного для своего времени обзорного курса математики и применения математического аппарата к решению разного рода прикладных задач можно привести книгу “Математика в современном мире”, выпущенную издательством «Мир» (Москва, 1967 г.), которая представляет собой полный перевод тематически специализированного номера американского журнала “Scientific American” (New-York, 1964). Оглавление сборника: «Ма</w:t>
      </w:r>
      <w:r>
        <w:softHyphen/>
        <w:t>те</w:t>
      </w:r>
      <w:r>
        <w:softHyphen/>
        <w:t>матика в современном мире; Арифметика; Геометрия; Алгебра; Теория вероятностей; Основания математики; Математика в физических науках; Математика в биологических исследованиях; Математика в общественных науках; Теория регулирования; Вычислительные машины». Все статьи написаны ведущими учёными США и преподавателями наиболее авторитетных вузов США того времени, как «чистыми» математиками-абстракционистами, так и математиками-прикладниками. Достоинство книги в том, что она даёт общее представление о содержании отраслей математики без того, чтобы перегружать читателя обилием строгих доказательств теорем и абстракционизмом математических идей, а также сообщает о возможностях применения математического аппарата в различных сферах деятельности, о чём догадаться самостоятельно может тоже далеко каждый.</w:t>
      </w:r>
    </w:p>
    <w:p w14:paraId="4B6D3689" w14:textId="77777777" w:rsidR="00D30B85" w:rsidRDefault="00D30B85" w:rsidP="00D30B85">
      <w:pPr>
        <w:pStyle w:val="PlainText"/>
      </w:pPr>
      <w:r>
        <w:t xml:space="preserve">Вообще в США издаётся очень много литературы, по её сути «научно-популярной», по всем отраслям деятельности, из которой можно узнать о направлениях и целях научных исследований и проектно-конструкторских разработках, но нет систематического представления полученных результатов. Т.е. тот, кому необходимы систематические данные, должен либо потратиться и провести самостоятельно аналогичные исследования, либо обратиться к публикатору, чтобы получить доступ ко всей информации, естественно — за отдельную плату. </w:t>
      </w:r>
    </w:p>
    <w:p w14:paraId="5F8A601E" w14:textId="77777777" w:rsidR="00D30B85" w:rsidRDefault="00D30B85" w:rsidP="00D30B85">
      <w:pPr>
        <w:pStyle w:val="PlainText"/>
      </w:pPr>
      <w:r>
        <w:t xml:space="preserve">Отечественная традиция и требования ВАК (Высшей </w:t>
      </w:r>
      <w:r>
        <w:lastRenderedPageBreak/>
        <w:t>аттестационной комиссией, присуждающей учёные степени и звания) таковы, что наша научно-техническая литература предоставляет открытый доступ к более или менее полным результатам научных исследований и понятна большей частью только специалистам соответствующего профиля, что 1) за</w:t>
      </w:r>
      <w:r>
        <w:softHyphen/>
        <w:t>тру</w:t>
      </w:r>
      <w:r>
        <w:softHyphen/>
        <w:t>д</w:t>
      </w:r>
      <w:r>
        <w:softHyphen/>
        <w:t xml:space="preserve">няет междисциплинарное взаимодействие в нашей стране (поскольку практически нет «научно-популярной» литературы ни для общественности, ни для профессионалов других отраслей) и 2) обеспечивает бесплатный доступ к достижениям нашей науки иностранцев. </w:t>
      </w:r>
    </w:p>
    <w:p w14:paraId="42407738" w14:textId="77777777" w:rsidR="00D30B85" w:rsidRDefault="00D30B85" w:rsidP="00D30B85">
      <w:pPr>
        <w:pStyle w:val="PlainText"/>
      </w:pPr>
      <w:r>
        <w:t>Это — ещё одна причина для того, чтобы упразднить ВАК и систему якобы квалификационных рубежей — кандидат наук, доктор наук, член-корреспондент АН, действительный член АН. Тем более, что при защите диссертаций:</w:t>
      </w:r>
    </w:p>
    <w:p w14:paraId="00F5F50A" w14:textId="77777777" w:rsidR="00D30B85" w:rsidRDefault="00D30B85" w:rsidP="00D30B85">
      <w:pPr>
        <w:pStyle w:val="PlainText"/>
      </w:pPr>
      <w:r>
        <w:t>время и силы тратится не столько на производство научного результата, сколько на оформление целой кучи документов, единственно назначение которых — соответствовать формальным требованиями ВАК;</w:t>
      </w:r>
    </w:p>
    <w:p w14:paraId="488A592A" w14:textId="3C34634A" w:rsidR="00D30B85" w:rsidRDefault="00D30B85" w:rsidP="00D30B85">
      <w:pPr>
        <w:pStyle w:val="PlainText"/>
      </w:pPr>
      <w:r>
        <w:t>все сколь-нибудь серьёзные научные достижения, тем более — реализованные в полном научно-внед</w:t>
      </w:r>
      <w:r>
        <w:softHyphen/>
        <w:t>ре</w:t>
      </w:r>
      <w:r>
        <w:softHyphen/>
        <w:t>н</w:t>
      </w:r>
      <w:r>
        <w:softHyphen/>
        <w:t>ческом цикле — результат коллективной деятельности и не могут быть получены в одиночку, как это было в средневековье или хотя бы в начале ХХ века, когда эта система ранжирования научно-иссле</w:t>
      </w:r>
      <w:r>
        <w:softHyphen/>
        <w:t>до</w:t>
      </w:r>
      <w:r>
        <w:softHyphen/>
        <w:t>вательской квалификации сложилась и действовала без особых нареканий (хотя и тогда она давала сбои: в частности академики, чьи имена ныне знают только историки науки, забаллотировали Д.И.Менделеева в Российскую императорскую академию наук).</w:t>
      </w:r>
    </w:p>
    <w:p w14:paraId="2749EED0" w14:textId="77777777" w:rsidR="00D30B85" w:rsidRDefault="00D30B85" w:rsidP="00D30B85">
      <w:pPr>
        <w:pStyle w:val="PlainText"/>
      </w:pPr>
      <w:r>
        <w:t>[CLXV] В 1950</w:t>
      </w:r>
      <w:r>
        <w:noBreakHyphen/>
        <w:t>е — 1980</w:t>
      </w:r>
      <w:r>
        <w:noBreakHyphen/>
        <w:t xml:space="preserve">е гг. одним из факторов, позволивших США выиграть научно-техническую гонку и гонку качества управления на этапе выработки и принятия управленческих решений макро- и микро- уровней, было создание и массовое распространение оргтехники, которая позволяла в темпе ведения совещания отобразить на большой экран для всеобщего обозрения аудитории любой рисунок книжного формата, в том числе и нарисованный в ходе совещания на листе блокнота или в папке. В этом тоже реализовывался принцип «лучше один раз увидеть, чем сто раз услышать». </w:t>
      </w:r>
    </w:p>
    <w:p w14:paraId="40D1D36B" w14:textId="7CDE889F" w:rsidR="00D30B85" w:rsidRDefault="00D30B85" w:rsidP="00D30B85">
      <w:pPr>
        <w:pStyle w:val="PlainText"/>
      </w:pPr>
      <w:r>
        <w:t xml:space="preserve">В СССР же для докладов начальству и совещаний рисовали «агромадные» плакаты формата 2 ( 3 метра, но в темпе совещания нарисовать и показать аудитории что-либо было технически </w:t>
      </w:r>
      <w:r>
        <w:lastRenderedPageBreak/>
        <w:t>невозможно, что делало в общем-то невозможным и выработку адекватных решений в ходе такого рода совещаний.</w:t>
      </w:r>
    </w:p>
    <w:p w14:paraId="002C2C15" w14:textId="5ED12BDB" w:rsidR="00D30B85" w:rsidRDefault="00D30B85" w:rsidP="00D30B85">
      <w:pPr>
        <w:pStyle w:val="PlainText"/>
      </w:pPr>
      <w:r>
        <w:t>[CLXVI] И деятели культуры Россионии опять не в числе мировых лидеров в области такого рода телевещания и интернет-ресурсов.</w:t>
      </w:r>
    </w:p>
    <w:p w14:paraId="7EB98A71" w14:textId="77777777" w:rsidR="00D30B85" w:rsidRDefault="00D30B85" w:rsidP="00D30B85">
      <w:pPr>
        <w:pStyle w:val="PlainText"/>
      </w:pPr>
      <w:r>
        <w:t>[CLXVII] Если смотреть с позиций ДОТУ, то образцом пустословия в стиле «понемногу обо всём и ни о чём конкретно» может служить любой отечественный учебник по курсу “Государственное и муниципальное управление”, например под ред. профессора Е.Г.Коваленко (Москва, «Инфра</w:t>
      </w:r>
      <w:r>
        <w:noBreakHyphen/>
        <w:t>М», 2006 г.), который, как сообщается в аннотации, соответствует государственному образовательному стандарту 2000 г. (однако регистрационный номер стандарта и его требования неизвестны; кому интересно, с этим стандартом можно ознакомиться в интернете, например, http://www.edu.ru/db/portal/spe/os_zip/061000_2000.html) и в нём даже есть раздел 2.3.1. “Теория управления”, в котором ничего не говорится о таких «само собой» разумеющихся мелочах как то, что в основе управления лежит устойчивая предсказуемость (с точностью необходимой для конкретной управленческой задачи) поведения объекта, под воздействием внешней среды, внутренних изменений и управления; естественно, что ничего не говорится и о гораздо менее «само собой разумеющемся» — как и на основе чего решаются задачи об устойчивой предсказуемости поведения объектов в разных отраслях деятельности и, в особенности, — в отношении макроэкономических систем и социальных систем разного масштаба, т.е. в предметной области этого самого «государственного и муниципального управления». Вследствие такого подхода Академия госслужбы РФ и прочие вузы, где ведётся подготовка специалистов, бакалавров и магистров по этой специальности, — массово штампует «менагеров» (об этом слове в следующей сноске).</w:t>
      </w:r>
    </w:p>
    <w:p w14:paraId="02A5E023" w14:textId="77777777" w:rsidR="00D30B85" w:rsidRDefault="00D30B85" w:rsidP="00D30B85">
      <w:pPr>
        <w:pStyle w:val="PlainText"/>
      </w:pPr>
      <w:r>
        <w:t xml:space="preserve">То же касается и большинства учебных пособий по введённому во многих вузах РФ курсу «Управление качеством»: </w:t>
      </w:r>
    </w:p>
    <w:p w14:paraId="459AAE0B" w14:textId="77777777" w:rsidR="00D30B85" w:rsidRDefault="00D30B85" w:rsidP="00D30B85">
      <w:pPr>
        <w:pStyle w:val="PlainText"/>
      </w:pPr>
      <w:r>
        <w:t xml:space="preserve">много пустословия, которое студенты не в состоянии соотнести с жизнью, — с одной стороны, </w:t>
      </w:r>
    </w:p>
    <w:p w14:paraId="66A130B0" w14:textId="77777777" w:rsidR="00D30B85" w:rsidRDefault="00D30B85" w:rsidP="00D30B85">
      <w:pPr>
        <w:pStyle w:val="PlainText"/>
      </w:pPr>
      <w:r>
        <w:t xml:space="preserve">а с другой стороны, — если идти от реального производства и управления им, то все наработки в области обеспечения качества продукции на её жизненном цикле вовсе не обязательно должны выражаться в формулировках «классиков» этой отрасли </w:t>
      </w:r>
      <w:r>
        <w:lastRenderedPageBreak/>
        <w:t>зарубежного менеджмента: управление качеством, как и многие другие виды управления, — не теорема Пифагора, которую какими способами не доказывай, всё равно получится «сумма квадратов катетов равна квадрату гипотенузы»;</w:t>
      </w:r>
    </w:p>
    <w:p w14:paraId="198C6CB8" w14:textId="3BD4F02B" w:rsidR="00D30B85" w:rsidRDefault="00D30B85" w:rsidP="00D30B85">
      <w:pPr>
        <w:pStyle w:val="PlainText"/>
      </w:pPr>
      <w:r>
        <w:t>и кроме того, — стандарты серии ISO-9000 метрологически несостоятельны, в силу чего работа на их основе требует раскрытия множества «ноу-хау», сопутствующих их применению.</w:t>
      </w:r>
    </w:p>
    <w:p w14:paraId="730E79F5" w14:textId="6E3B5097" w:rsidR="00D30B85" w:rsidRDefault="00D30B85" w:rsidP="00D30B85">
      <w:pPr>
        <w:pStyle w:val="PlainText"/>
      </w:pPr>
      <w:r>
        <w:t>[CLXVIII] Слово «менагер» — результат прочтения слова «manager» в стиле, пародирующем незнание лексикона английского языка и неумение правильно читать по-английски. Стало слэнговым пренебрежительным обозначением дипломированных, но невежественных и недееспособных «менеджеров».</w:t>
      </w:r>
    </w:p>
    <w:p w14:paraId="748F946F" w14:textId="4880825D" w:rsidR="00D30B85" w:rsidRDefault="00D30B85" w:rsidP="00D30B85">
      <w:pPr>
        <w:pStyle w:val="PlainText"/>
      </w:pPr>
      <w:r>
        <w:t xml:space="preserve">[CLXIX] С другой стороны, если кругозор достаточно широк, то теории менеджмента, могут быть лучше, нежели попытка опоры на ДОТУ при отсутствии кругозора. </w:t>
      </w:r>
    </w:p>
    <w:p w14:paraId="6492E1FB" w14:textId="77777777" w:rsidR="00D30B85" w:rsidRDefault="00D30B85" w:rsidP="00D30B85">
      <w:pPr>
        <w:pStyle w:val="PlainText"/>
      </w:pPr>
      <w:r>
        <w:t>[CLXX] Был снят за публикацию романа Артура Кларка “2010: Одиссея - 2”. В оригинале этому роману предшествовал эпиграф: «“Двум великим русским: генералу А.А.Леонову — космонавту, Герою Советского Союза, художнику и академику А.Д.Сахарову — учёному, лауреату Нобелевской премии, гуманисту”.</w:t>
      </w:r>
    </w:p>
    <w:p w14:paraId="05160534" w14:textId="448D2D09" w:rsidR="00D30B85" w:rsidRDefault="00D30B85" w:rsidP="00D30B85">
      <w:pPr>
        <w:pStyle w:val="PlainText"/>
      </w:pPr>
      <w:r>
        <w:t>Посвящение Сахарову из публикации было убрано, однако ни переводчики, ни редакторы не обратили внимание, что все русские персонажи романа носили имена известных на Западе диссидентов» (http://www.fantlab.ru/work9958).</w:t>
      </w:r>
    </w:p>
    <w:p w14:paraId="77059000" w14:textId="5CD1BD52" w:rsidR="00D30B85" w:rsidRDefault="00D30B85" w:rsidP="00D30B85">
      <w:pPr>
        <w:pStyle w:val="PlainText"/>
      </w:pPr>
      <w:r>
        <w:t>[CLXXI] А ещё точнее — не было текстовой основы для самообразования в стиле «понемногу обо всём во взаимосвязях всего со всем».</w:t>
      </w:r>
    </w:p>
    <w:p w14:paraId="7558E26E" w14:textId="32C9728B" w:rsidR="00D30B85" w:rsidRDefault="00D30B85" w:rsidP="00D30B85">
      <w:pPr>
        <w:pStyle w:val="PlainText"/>
      </w:pPr>
      <w:r>
        <w:t>[CLXXII] И это объясняет, почему А.Н.Туполев, готовя сына к династическому наследования КБ, провёл его сквозь все подразделения своей фирмы, дабы сформировать широкий кругозор.</w:t>
      </w:r>
    </w:p>
    <w:p w14:paraId="753C0DB1" w14:textId="55EA687C" w:rsidR="00D30B85" w:rsidRDefault="00D30B85" w:rsidP="00D30B85">
      <w:pPr>
        <w:pStyle w:val="PlainText"/>
      </w:pPr>
      <w:r>
        <w:t>[CLXXIII] Некоторые из них даже не имели формально подтверждённого высшего образования, но вузам предписывалось таким выдающимся «самородкам» выдать соответствующие квалификационные дипломы без сдачи госэкзаменов и защиты дипломных проектов, а ВАК — присвоить им учёные степени и звания без защиты диссертационных работ с формулировкой типа «по совокупности достижений», «за большой вклад в развитие…».</w:t>
      </w:r>
    </w:p>
    <w:p w14:paraId="58476BC9" w14:textId="77777777" w:rsidR="00D30B85" w:rsidRDefault="00D30B85" w:rsidP="00D30B85">
      <w:pPr>
        <w:pStyle w:val="PlainText"/>
      </w:pPr>
      <w:r>
        <w:lastRenderedPageBreak/>
        <w:t xml:space="preserve">[CLXXIV] Но есть и принципиальное отличие от советской послесталинской эпохи — интернет стал широкодоступной информационной базой не только для расширения кругозора теми, у кого есть к этому желание, но и для профессионального самообразования, хотя и без получения официальных дипломов. </w:t>
      </w:r>
    </w:p>
    <w:p w14:paraId="39FC60F9" w14:textId="77777777" w:rsidR="00D30B85" w:rsidRDefault="00D30B85" w:rsidP="00D30B85">
      <w:pPr>
        <w:pStyle w:val="PlainText"/>
      </w:pPr>
      <w:r>
        <w:t xml:space="preserve">В этой связи отметим, что ещё в XIX веке в некоторых странах посещать лекции и практические занятия в вузах могли все желающие, но получить диплом могли только те, кто оплатил обучение либо сдачу экзаменов экстерном. </w:t>
      </w:r>
    </w:p>
    <w:p w14:paraId="7417481F" w14:textId="77777777" w:rsidR="00D30B85" w:rsidRDefault="00D30B85" w:rsidP="00D30B85">
      <w:pPr>
        <w:pStyle w:val="PlainText"/>
      </w:pPr>
      <w:r>
        <w:t>И пример того, что наличие диплома это — одно, а профессионализм — другое. В феврале 2009 г. СМИ сообщили о том, что лучшим учителем литературы в Ростове-на-Дону является женщина, которая, не закончив в своё время курс педагогического вуза, купила фальшивый диплом на своё имя и проработала в школе около 10 лет учителем русского языка и литературы (в частности, см. публикацию “У лучшей учительницы оказался фальшивый диплом” в “Комсомольской правде” от 10.02.2009 г.: http://www.kp.ru/daily/24241/440437/). Она стала не только формально лучшим учителем в конкурсе «Лучший учитель России — 2007», но и действительно любимым учениками и успешным (в аспекте поступления в вузы её учеников) учителем. «Заложили» её менее успешные, но дипломированные коллеги… А на другом полюсе педагоги, которые доводят детей до самоубийства — либо по злобе, либо по безчувственности и дурости, в обоих вариантах не предвидя последствий своих действий в силу отсутствия должного профессионализма и на их защиту от судебного преследования встаёт чуть ли не вся дипломированная педагогическая «общественность».</w:t>
      </w:r>
    </w:p>
    <w:p w14:paraId="7EA201BA" w14:textId="77777777" w:rsidR="00D30B85" w:rsidRDefault="00D30B85" w:rsidP="00D30B85">
      <w:pPr>
        <w:pStyle w:val="PlainText"/>
      </w:pPr>
      <w:r>
        <w:t>В данном конкретном случае лучший выход из этой ситуации — публично вручить настоящий диплом и прекратить административное и уголовное преследование: такое решение общественно полезно, поскольку соответствует реальному положению дел, но несовместимо с жизненно несостоятельным бюрократически-юридическим способом мышления: «дура лекс…» — «dura lex, sed lex», что в вольном переводе на Русский язык применительно к обстоятельствам достаточно часто означает: «закон — дурацкий, но будет исполнен». Один из примеров последнего:</w:t>
      </w:r>
    </w:p>
    <w:p w14:paraId="1DF66348" w14:textId="77777777" w:rsidR="00D30B85" w:rsidRDefault="00D30B85" w:rsidP="00D30B85">
      <w:pPr>
        <w:pStyle w:val="PlainText"/>
      </w:pPr>
      <w:r>
        <w:t xml:space="preserve">«Необычный инцидент произошёл в городе Ефремове в 310 км </w:t>
      </w:r>
      <w:r>
        <w:lastRenderedPageBreak/>
        <w:t>от Москвы. 15-летняя школьница родила ребенка от 19-летнего юноши. Несмотря на заключенный брак, молодого отца приговорили к 3,1 года колонии.</w:t>
      </w:r>
    </w:p>
    <w:p w14:paraId="5FB2A9C9" w14:textId="77777777" w:rsidR="00D30B85" w:rsidRDefault="00D30B85" w:rsidP="00D30B85">
      <w:pPr>
        <w:pStyle w:val="PlainText"/>
      </w:pPr>
      <w:r>
        <w:t xml:space="preserve">Как рассказывает газета “Московский комсомолец”, Катя и Женя познакомились полтора года назад. Влюбленные часто проводили время у молодого человека дома — играли в компьютер, делали вместе уроки. Через некоторое время Катя поняла, что с её организмом что-то происходит. </w:t>
      </w:r>
    </w:p>
    <w:p w14:paraId="2765042A" w14:textId="77777777" w:rsidR="00D30B85" w:rsidRDefault="00D30B85" w:rsidP="00D30B85">
      <w:pPr>
        <w:pStyle w:val="PlainText"/>
      </w:pPr>
      <w:r>
        <w:t xml:space="preserve">О своём деликатном положении ученица 8-го класса узнала во время отдыха на юге прошлым летом. Сначала думали, что виновата смена климата. Но гинеколог из женской консультации обнаружила, что у Кати 4 месяца беременности. </w:t>
      </w:r>
    </w:p>
    <w:p w14:paraId="4409C54F" w14:textId="77777777" w:rsidR="00D30B85" w:rsidRDefault="00D30B85" w:rsidP="00D30B85">
      <w:pPr>
        <w:pStyle w:val="PlainText"/>
      </w:pPr>
      <w:r>
        <w:t>(…)</w:t>
      </w:r>
    </w:p>
    <w:p w14:paraId="3B7B4F9D" w14:textId="77777777" w:rsidR="00D30B85" w:rsidRDefault="00D30B85" w:rsidP="00D30B85">
      <w:pPr>
        <w:pStyle w:val="PlainText"/>
      </w:pPr>
      <w:r>
        <w:t xml:space="preserve">Огорошенная родительница отправилась вместе с Катей к родителям приятеля. На семейном совете Женя и Катя признались, что давно любят друг друга, хотят жить вместе и воспитывать ребёнка. </w:t>
      </w:r>
    </w:p>
    <w:p w14:paraId="28912600" w14:textId="77777777" w:rsidR="00D30B85" w:rsidRDefault="00D30B85" w:rsidP="00D30B85">
      <w:pPr>
        <w:pStyle w:val="PlainText"/>
      </w:pPr>
      <w:r>
        <w:t xml:space="preserve">Родители школьницы пошли в органы опеки, чтобы получить для Кати разрешение на брак. 17 января сыграли свадьбу, а через две недели на свет появилась маленькая Ксюша. Малышка родилась семимесячной. </w:t>
      </w:r>
    </w:p>
    <w:p w14:paraId="333B1E7A" w14:textId="77777777" w:rsidR="00D30B85" w:rsidRDefault="00D30B85" w:rsidP="00D30B85">
      <w:pPr>
        <w:pStyle w:val="PlainText"/>
      </w:pPr>
      <w:r>
        <w:t>(…)</w:t>
      </w:r>
    </w:p>
    <w:p w14:paraId="3900BDA0" w14:textId="77777777" w:rsidR="00D30B85" w:rsidRDefault="00D30B85" w:rsidP="00D30B85">
      <w:pPr>
        <w:pStyle w:val="PlainText"/>
      </w:pPr>
      <w:r>
        <w:t xml:space="preserve">Внезапно раздался звонок из милиции. На молодого отца завели уголовное дело по статье 134 УК РФ (половое сношение или иные действия сексуального характера с лицом, не достигшим 16-летия). Позже служители Фемиды назначили ему 3 года 1 месяц в колонии. </w:t>
      </w:r>
    </w:p>
    <w:p w14:paraId="1AC4F217" w14:textId="77777777" w:rsidR="00D30B85" w:rsidRDefault="00D30B85" w:rsidP="00D30B85">
      <w:pPr>
        <w:pStyle w:val="PlainText"/>
      </w:pPr>
      <w:r>
        <w:t xml:space="preserve">“После приговора Женя вышел из зала суда, долго глядел на Ксюшу, гладил её по щеке, — вспоминают родственники. — Все родные плакали. А Женя говорил — мол, теперь долго не увижу дочку, хочу насмотреться. Вообще, он в Ксюше души не чает”. </w:t>
      </w:r>
    </w:p>
    <w:p w14:paraId="2F1A33EB" w14:textId="77777777" w:rsidR="00D30B85" w:rsidRDefault="00D30B85" w:rsidP="00D30B85">
      <w:pPr>
        <w:pStyle w:val="PlainText"/>
      </w:pPr>
      <w:r>
        <w:t xml:space="preserve">Сейчас молодой отец находится в СИЗО Новомосковска. Родные как могут поддерживают парня. А Катя ездит к нему практически каждый день. После приговора суда девушка рыдала три дня. (http://www.newsru.com/russia/14may2009/father.html). </w:t>
      </w:r>
    </w:p>
    <w:p w14:paraId="65170379" w14:textId="77777777" w:rsidR="00D30B85" w:rsidRDefault="00D30B85" w:rsidP="00D30B85">
      <w:pPr>
        <w:pStyle w:val="PlainText"/>
      </w:pPr>
      <w:r>
        <w:t xml:space="preserve">Кто из законодателей, прокурорских, судейских и чиновников из органов опёки (кто-то же инициировал возбуждение уголовного дела?) ответит и как ответит за то, что по их злобной дурости родившаяся малышка три года должна жить без отца? — Остаётся вспомнить слова Александра Моисеевича Полеева: </w:t>
      </w:r>
      <w:r>
        <w:lastRenderedPageBreak/>
        <w:t>“Следующая русская революция будет против юристов”. По существу А.М.Полеев прав, вопрос только в том, в каких формах и как она свершится.</w:t>
      </w:r>
    </w:p>
    <w:p w14:paraId="1CB750AA" w14:textId="7772FC63" w:rsidR="00D30B85" w:rsidRDefault="00D30B85" w:rsidP="00D30B85">
      <w:pPr>
        <w:pStyle w:val="PlainText"/>
      </w:pPr>
      <w:r>
        <w:t xml:space="preserve">Эти слова он произнёс 9 марта 2006 г. в программе “Культурная революция”, посвящённой теме “Брачный контракт убивает любовь”. Полезность брачного контракта доказывала Ирина Отиева (певица, многократно была замужем, на момент съёмки программы была разведена). Убийственность его для любви и человеческих отношений доказывал профессор-сексолог, психолог А.М.Полеев. </w:t>
      </w:r>
    </w:p>
    <w:p w14:paraId="114963D2" w14:textId="2511591A" w:rsidR="00D30B85" w:rsidRDefault="00D30B85" w:rsidP="00D30B85">
      <w:pPr>
        <w:pStyle w:val="PlainText"/>
      </w:pPr>
      <w:r>
        <w:t>[CLXXV] В силу того, что широта кругозора вырабатывается годами, а у узких специалистов на руководящих должностях для этого нет ни времени, ни сил, а часто — нет и навыков самообразования, не говоря уж о том, что практически нет и хорошей литературы.</w:t>
      </w:r>
    </w:p>
    <w:p w14:paraId="25940CCB" w14:textId="26080220" w:rsidR="00D30B85" w:rsidRDefault="00D30B85" w:rsidP="00D30B85">
      <w:pPr>
        <w:pStyle w:val="PlainText"/>
      </w:pPr>
      <w:r>
        <w:t>[CLXXVI] Схема дистанционного управления лидером в обход контроля его сознания со стороны носителей концептуальной власти.</w:t>
      </w:r>
    </w:p>
    <w:p w14:paraId="61633A6C" w14:textId="77777777" w:rsidR="00D30B85" w:rsidRDefault="00D30B85" w:rsidP="00D30B85">
      <w:pPr>
        <w:pStyle w:val="PlainText"/>
      </w:pPr>
      <w:r>
        <w:t>[CLXXVII] Примером тому Директива СНБ США 20/1 от 18.08.1948 г. “Цели США в отношении России” (некоторые выдержки из неё в следующей сноске. В составе Информационной базы ВП СССР включена в раздел “Других авторов”, выдержки из неё приводятся в работе ВП СССР “Мёртвая вода”. В интернете она опубликована на сайте “Интернет против телеэкрана” в статье “Откуда взялся План Даллеса”: http://www.contr-tv.ru/print/2015/) и книга З.Бжезинского “Великая шахматная доска. Господство Америки и его геостратегические императивы”. — М.: Международные отношения. 1998. (Brzezinski Z. «The Grand Chessboard. American Primacy and Its Geostrategic Imperatives». Basic Books. Название издательства «Basic Books» — в переводе на русский означает «Основные книги», «Фундаментальные книги»; этой книге посвящена аналитическая записка 1998 г. “Эгоист подобен давно сидящему в колодце”).</w:t>
      </w:r>
    </w:p>
    <w:p w14:paraId="1AF4B08C" w14:textId="77777777" w:rsidR="00D30B85" w:rsidRDefault="00D30B85" w:rsidP="00D30B85">
      <w:pPr>
        <w:pStyle w:val="PlainText"/>
      </w:pPr>
      <w:r>
        <w:t xml:space="preserve">Отечественная писанина под вывеской «Сергиевского проекта» или иначе именуемого «Русским проектом» от названных американских «политпроектных продуктов» отличается тем, что за нею не стоит никакой науки и системы образования, которые бы позволили воплотить этот «Русский проект» в жизнь: </w:t>
      </w:r>
    </w:p>
    <w:p w14:paraId="1ECE851B" w14:textId="77777777" w:rsidR="00D30B85" w:rsidRDefault="00D30B85" w:rsidP="00D30B85">
      <w:pPr>
        <w:pStyle w:val="PlainText"/>
      </w:pPr>
      <w:r>
        <w:lastRenderedPageBreak/>
        <w:t xml:space="preserve">наука у нас со времён Петра I — общеевропейско-американская, «заточенная» под библейский проект порабощения человечества от имени Бога; </w:t>
      </w:r>
    </w:p>
    <w:p w14:paraId="1C4654C0" w14:textId="76DEE9AB" w:rsidR="00D30B85" w:rsidRDefault="00D30B85" w:rsidP="00D30B85">
      <w:pPr>
        <w:pStyle w:val="PlainText"/>
      </w:pPr>
      <w:r>
        <w:t>система образования, которая создаётся в ходе реформ в постсоветской Россионии, — функционирует на основе этой же науки и «заточена» под «не оскорбительное и не унизительное» (Директива СНБ США 20/1 от 18.08.1948 г.) осуществление на территории РФ «геостратегических императивов» США (формулировка З.Бжезинского).</w:t>
      </w:r>
    </w:p>
    <w:p w14:paraId="67396D02" w14:textId="77777777" w:rsidR="00D30B85" w:rsidRDefault="00D30B85" w:rsidP="00D30B85">
      <w:pPr>
        <w:pStyle w:val="PlainText"/>
      </w:pPr>
      <w:r>
        <w:t xml:space="preserve">[CLXXVIII] Так уже упоминавшийся ранее план ядерной войны США против СССР не был единственной и безальтернативной разработкой. Когда военные разрабатывали его, другие люди разрабатывали комплекс мероприятий по воплощению в жизнь «мирными средствами» Директивы СНБ США 20/1 от 18.08.1948 г., названной “Цели США в отношении России”. В ней говорится: </w:t>
      </w:r>
    </w:p>
    <w:p w14:paraId="28F17A45" w14:textId="77777777" w:rsidR="00D30B85" w:rsidRDefault="00D30B85" w:rsidP="00D30B85">
      <w:pPr>
        <w:pStyle w:val="PlainText"/>
      </w:pPr>
      <w:r>
        <w:t>«Наши основные цели в отношении России, в сущности, сводятся всего к двум:</w:t>
      </w:r>
    </w:p>
    <w:p w14:paraId="5367527B" w14:textId="77777777" w:rsidR="00D30B85" w:rsidRDefault="00D30B85" w:rsidP="00D30B85">
      <w:pPr>
        <w:pStyle w:val="PlainText"/>
      </w:pPr>
      <w:r>
        <w:t>а) Свести до минимума мощь Москвы;</w:t>
      </w:r>
    </w:p>
    <w:p w14:paraId="2355E696" w14:textId="77777777" w:rsidR="00D30B85" w:rsidRDefault="00D30B85" w:rsidP="00D30B85">
      <w:pPr>
        <w:pStyle w:val="PlainText"/>
      </w:pPr>
      <w:r>
        <w:t>б) Провести коренные изменения в теории и практике внешней политики, которых придерживается правительство, стоящее у власти в России.</w:t>
      </w:r>
    </w:p>
    <w:p w14:paraId="732BE7A9" w14:textId="77777777" w:rsidR="00D30B85" w:rsidRDefault="00D30B85" w:rsidP="00D30B85">
      <w:pPr>
        <w:pStyle w:val="PlainText"/>
      </w:pPr>
      <w:r>
        <w:t>(…) Мы не связаны определённым сроком для достижения своих целей в мирное время.</w:t>
      </w:r>
    </w:p>
    <w:p w14:paraId="29109CF8" w14:textId="77777777" w:rsidR="00D30B85" w:rsidRDefault="00D30B85" w:rsidP="00D30B85">
      <w:pPr>
        <w:pStyle w:val="PlainText"/>
      </w:pPr>
      <w:r>
        <w:t>(…) Не следует надеяться достичь полного осуществления нашей воли на русской территории, как мы пытались сделать это в Германии и Японии. Мы должны понять, что конечное урегулирование должно быть политическим.</w:t>
      </w:r>
    </w:p>
    <w:p w14:paraId="4CFEA144" w14:textId="77777777" w:rsidR="00D30B85" w:rsidRDefault="00D30B85" w:rsidP="00D30B85">
      <w:pPr>
        <w:pStyle w:val="PlainText"/>
      </w:pPr>
      <w:r>
        <w:t>(…) мы должны создавать автоматические гарантии, обеспечивающие, чтобы даже некоммунистический и номинально дружественный к нам режим:</w:t>
      </w:r>
    </w:p>
    <w:p w14:paraId="6C6CC0AF" w14:textId="77777777" w:rsidR="00D30B85" w:rsidRDefault="00D30B85" w:rsidP="00D30B85">
      <w:pPr>
        <w:pStyle w:val="PlainText"/>
      </w:pPr>
      <w:r>
        <w:t>а) не имел большой военной мощи;</w:t>
      </w:r>
    </w:p>
    <w:p w14:paraId="7550E10E" w14:textId="77777777" w:rsidR="00D30B85" w:rsidRDefault="00D30B85" w:rsidP="00D30B85">
      <w:pPr>
        <w:pStyle w:val="PlainText"/>
      </w:pPr>
      <w:r>
        <w:t>б) в экономическом отношении сильно зависел от внешнего мира;</w:t>
      </w:r>
    </w:p>
    <w:p w14:paraId="5DED91CE" w14:textId="77777777" w:rsidR="00D30B85" w:rsidRDefault="00D30B85" w:rsidP="00D30B85">
      <w:pPr>
        <w:pStyle w:val="PlainText"/>
      </w:pPr>
      <w:r>
        <w:t>в) не имел серьёзной власти над главными национальными меньшинствами;</w:t>
      </w:r>
    </w:p>
    <w:p w14:paraId="4BD7F968" w14:textId="77777777" w:rsidR="00D30B85" w:rsidRDefault="00D30B85" w:rsidP="00D30B85">
      <w:pPr>
        <w:pStyle w:val="PlainText"/>
      </w:pPr>
      <w:r>
        <w:t xml:space="preserve">г) не установил ничего похожего на железный занавес. </w:t>
      </w:r>
    </w:p>
    <w:p w14:paraId="5F9531EC" w14:textId="77777777" w:rsidR="00D30B85" w:rsidRDefault="00D30B85" w:rsidP="00D30B85">
      <w:pPr>
        <w:pStyle w:val="PlainText"/>
      </w:pPr>
      <w:r>
        <w:t xml:space="preserve">В случае, если такой режим будет выражать враждебность к коммунистам и дружбу к нам, мы должны позаботиться, чтобы эти условия были навязаны не оскорбительным или унизительным </w:t>
      </w:r>
      <w:r>
        <w:lastRenderedPageBreak/>
        <w:t>образом».</w:t>
      </w:r>
    </w:p>
    <w:p w14:paraId="60B72BC5" w14:textId="65E91665" w:rsidR="00D30B85" w:rsidRDefault="00D30B85" w:rsidP="00D30B85">
      <w:pPr>
        <w:pStyle w:val="PlainText"/>
      </w:pPr>
      <w:r>
        <w:t>И соответственно, когда выяснилось, что разработанный план «Дропшот» не осуществим с приемлемыми результатами, его разработчикам сказали «спасибо», по всей видимости, продвинули по служебной лестнице, а достижение целей, ради которых предполагалось осуществить ядерный разгром СССР, продолжили другими средствами.</w:t>
      </w:r>
    </w:p>
    <w:p w14:paraId="184772F5" w14:textId="77777777" w:rsidR="00D30B85" w:rsidRDefault="00D30B85" w:rsidP="00D30B85">
      <w:pPr>
        <w:pStyle w:val="PlainText"/>
      </w:pPr>
      <w:r>
        <w:t xml:space="preserve">[CLXXIX] В частности, по этой причине: </w:t>
      </w:r>
    </w:p>
    <w:p w14:paraId="2FBDBC99" w14:textId="77777777" w:rsidR="00D30B85" w:rsidRDefault="00D30B85" w:rsidP="00D30B85">
      <w:pPr>
        <w:pStyle w:val="PlainText"/>
      </w:pPr>
      <w:r>
        <w:t xml:space="preserve">отечественная система стандартизации и сертификации продукции, технологий, организации и процедур в общем-то не способна быть и не является инструментом макроэкономического управления; </w:t>
      </w:r>
    </w:p>
    <w:p w14:paraId="3A0CFDC1" w14:textId="0C79AD44" w:rsidR="00D30B85" w:rsidRDefault="00D30B85" w:rsidP="00D30B85">
      <w:pPr>
        <w:pStyle w:val="PlainText"/>
      </w:pPr>
      <w:r>
        <w:t>вооружённые силы на протяжении столетий представляют собой собрание экземпляров военной техники (иногда весьма хороших по своим тактико-техническим данных, но большей частью заурядных, а то и мало пригодных для ведения боевых действий, за что личный состав и мирное население расплачивается увечьями и своими жизнями), но не армией и флотом (к сожалению, это утверждение будет непонятно и для многих военных, а не только для гражданских по причине отсутствия широты кругозора).</w:t>
      </w:r>
    </w:p>
    <w:p w14:paraId="5EB50EA7" w14:textId="77777777" w:rsidR="00D30B85" w:rsidRDefault="00D30B85" w:rsidP="00D30B85">
      <w:pPr>
        <w:pStyle w:val="PlainText"/>
      </w:pPr>
      <w:r>
        <w:t xml:space="preserve">[CLXXX] Исторически так сложилось, что в России система сколь-нибудь массового высшего образования начала создаваться волей императора Николая I: до него были только три собственных университета в Петербурге, Москве и Казани, Дерптский (ныне в Эстонии, в г. Тарту), обретённый империей в готовом виде вместе с «Эстляндией», нынешний Горный институт в Петербурге — вот в общем, то и все гражданские вузы, всё остальное — военные училища. Николай I, практически сразу же после того, как декабристам были вынесены приговоры, начал действовать в направлении создания в России системы массового образования, как общего, так и высшего профессионального. </w:t>
      </w:r>
    </w:p>
    <w:p w14:paraId="29CD2F15" w14:textId="77777777" w:rsidR="00D30B85" w:rsidRDefault="00D30B85" w:rsidP="00D30B85">
      <w:pPr>
        <w:pStyle w:val="PlainText"/>
      </w:pPr>
      <w:r>
        <w:t xml:space="preserve">В частности, по повелению Николая I были созданы такие ведущие вузы, как Московское высшее техническое училище, Институт путей сообщения в С-Петербурге, Технологический институт в С-Петербурге, ныне принявшие названия «университетов», вследствие чего их некогда уникальные фирменные знаки затерялись среди множества названий провинциальных “университетов”: для сопоставления Массачусетский технологический институт — как был </w:t>
      </w:r>
      <w:r>
        <w:lastRenderedPageBreak/>
        <w:t>«институтом», так и будет Массачусетским технологическим институтом и впредь потому, что это — уникальный «брэнд», отказаться от которого ради того, чтобы затеряться среди множества «университетов», по собственной воле способны только идиоты. То же касается московских МИФИ и МФТИ.</w:t>
      </w:r>
    </w:p>
    <w:p w14:paraId="565062D8" w14:textId="77777777" w:rsidR="00D30B85" w:rsidRDefault="00D30B85" w:rsidP="00D30B85">
      <w:pPr>
        <w:pStyle w:val="PlainText"/>
      </w:pPr>
      <w:r>
        <w:t>И соответственно потребностям развития страны, что невозможно без системы высшего профессионального образования, при Николае I начал создаваться и её фундамент — система начального и среднего образования, на которую потом опирались в своей деятельности вузы, созданные позднее. Да и изрядная доля науки в Российской империи делалась в военных академиях.</w:t>
      </w:r>
    </w:p>
    <w:p w14:paraId="01F1B7B2" w14:textId="77777777" w:rsidR="00D30B85" w:rsidRDefault="00D30B85" w:rsidP="00D30B85">
      <w:pPr>
        <w:pStyle w:val="PlainText"/>
      </w:pPr>
      <w:r>
        <w:t xml:space="preserve">Но вопреки объективным историческим фактам (см., в частности: http://www.portalus.ru/modules/shkola/rus_readme.php?subaction=showfull&amp;id=1193138551&amp;archive=1195596785&amp;start_from=&amp;ucat=&amp;) Николай I в сознании многих россиян — душитель просвещения и науки… </w:t>
      </w:r>
    </w:p>
    <w:p w14:paraId="32F8C187" w14:textId="3A873250" w:rsidR="00D30B85" w:rsidRDefault="00D30B85" w:rsidP="00D30B85">
      <w:pPr>
        <w:pStyle w:val="PlainText"/>
      </w:pPr>
      <w:r>
        <w:t>Соответственно обстоятельствам становления системы, гражданские вузы России унаследовали и воспроизводят дух военных училищ той эпохи, хотя погоны и прочие атрибуты униформы давно ушли в прошлое. В таких условиях введённая демократизаторами выборность ректоров в постсоветской РФ — сродни выборности командиров в период революций 1917 г.</w:t>
      </w:r>
    </w:p>
    <w:p w14:paraId="6FA1E8D9" w14:textId="2E14DA19" w:rsidR="00D30B85" w:rsidRDefault="00D30B85" w:rsidP="00D30B85">
      <w:pPr>
        <w:pStyle w:val="PlainText"/>
      </w:pPr>
      <w:r>
        <w:t>[CLXXXI] В вузах России есть множество преподавателей, которые сами научно-исследовательской или проектно-конструкторской деятельностью никогда не занимались, поскольку научно-исследовательская деятельность в СССР была сосредоточена в профильных НИИ, а техническая база вузов не позволяла вести научно-исследо</w:t>
      </w:r>
      <w:r>
        <w:softHyphen/>
        <w:t>ва</w:t>
      </w:r>
      <w:r>
        <w:softHyphen/>
        <w:t>тельскую деятельность на том же уровне, на каком её вели НИИ. Это касается всех отраслей науки, но не абсолютно, а тем в большей мере, чем более технически сложная и дорогостоящая экспериментальная база требовалась для проведения соответствующих научных исследований. Иными словами это не относится только к тем отраслям науки, в которых не требуется ничего, кроме собственных наблюдательности и интеллекта исследователя, доступа к литературе по соответствующей предметной области, чернил и бумаги.</w:t>
      </w:r>
    </w:p>
    <w:p w14:paraId="70FFB497" w14:textId="5B6335C9" w:rsidR="00D30B85" w:rsidRDefault="00D30B85" w:rsidP="00D30B85">
      <w:pPr>
        <w:pStyle w:val="PlainText"/>
      </w:pPr>
      <w:r>
        <w:t xml:space="preserve">[CLXXXII] Инициатива по организации «национальных </w:t>
      </w:r>
      <w:r>
        <w:lastRenderedPageBreak/>
        <w:t>исследовательских университетов» в РФ (Указ президента РФ от 7 октября 2008 г. “О реализации пилотного проекта по созданию национальных исследо</w:t>
      </w:r>
      <w:r>
        <w:softHyphen/>
        <w:t>ватель</w:t>
      </w:r>
      <w:r>
        <w:softHyphen/>
        <w:t>ских университетов”) — подражание США, хотя надо признать, что мощная научно-исследовательская база университетов — благо для качества учебного процесса.</w:t>
      </w:r>
    </w:p>
    <w:p w14:paraId="0813396A" w14:textId="4021EB44" w:rsidR="00D30B85" w:rsidRDefault="00D30B85" w:rsidP="00D30B85">
      <w:pPr>
        <w:pStyle w:val="PlainText"/>
      </w:pPr>
      <w:r>
        <w:t>[CLXXXIII] Вест пойнт, Военно-морская академия, Массачусетский технологический институт тоже престижны, но они — не университеты.</w:t>
      </w:r>
    </w:p>
    <w:p w14:paraId="704B5BAE" w14:textId="1188CDAD" w:rsidR="00D30B85" w:rsidRDefault="00D30B85" w:rsidP="00D30B85">
      <w:pPr>
        <w:pStyle w:val="PlainText"/>
      </w:pPr>
      <w:r>
        <w:t>[CLXXXIV] В фильмах “Посвящение Сары” (если вынести за скобки чрезмерность проявлений магии и мистики), “Ложное искушение” и в некоторых других эта сторона студенческой жизни в США отображена более или менее адекватно, и из них можно понять её роль в организации американского общества.</w:t>
      </w:r>
    </w:p>
    <w:p w14:paraId="48472CCE" w14:textId="16CA419E" w:rsidR="00D30B85" w:rsidRDefault="00D30B85" w:rsidP="00D30B85">
      <w:pPr>
        <w:pStyle w:val="PlainText"/>
      </w:pPr>
      <w:r>
        <w:t>[CLXXXV] «Скелет в шкафу» — распространённая на Западе идиома, обозначающая некую, порочащую хозяев тайну, которую те пытаются скрыть от гостей и общества.</w:t>
      </w:r>
    </w:p>
    <w:p w14:paraId="3D53B869" w14:textId="77777777" w:rsidR="00D30B85" w:rsidRDefault="00D30B85" w:rsidP="00D30B85">
      <w:pPr>
        <w:pStyle w:val="PlainText"/>
      </w:pPr>
      <w:r>
        <w:t xml:space="preserve">[CLXXXVI] Причём этот стиль поведения начинается с весьма низких уровней в публичной иерархии. Он был свойственен многим и в Российской империи, и в СССР, и в постсоветской Россионии. Один из уже давних примеров. </w:t>
      </w:r>
    </w:p>
    <w:p w14:paraId="78548965" w14:textId="77777777" w:rsidR="00D30B85" w:rsidRDefault="00D30B85" w:rsidP="00D30B85">
      <w:pPr>
        <w:pStyle w:val="PlainText"/>
      </w:pPr>
      <w:r>
        <w:t>В 1970</w:t>
      </w:r>
      <w:r>
        <w:noBreakHyphen/>
        <w:t xml:space="preserve">е гг. сотрудники милиции Московского метрополитена как-то раз задержали гражданина, который был выпивши. Желая показать ему, «кто есть кто», они его убили, а когда шарили по карманам трупа, узнали, что убитый — офицер КГБ. Он был не в мундире, а «по гражданке» и возвращался домой после «корпоративной вечеринки», вследствие чего и был выпивши. Узнав, кто убитый, “доблестные” «менты» предприняли попытку избавиться от трупа. Однако КГБ довёл дело до расстрельной точки и использовал этот инцидент в своей борьбе против верхушки МВД во главе со Щёлоковым. </w:t>
      </w:r>
    </w:p>
    <w:p w14:paraId="68440703" w14:textId="35FD5655" w:rsidR="00D30B85" w:rsidRDefault="00D30B85" w:rsidP="00D30B85">
      <w:pPr>
        <w:pStyle w:val="PlainText"/>
      </w:pPr>
      <w:r>
        <w:t xml:space="preserve">Последний известен “коллекционированием” произведений искусства в особо крупных размерах, по какой причине ему впоследствии, после прихода Ю.В.Андропова к власти, пришлось застрелиться, что позволило избежать суда и оставить “коллекцию” семье. </w:t>
      </w:r>
    </w:p>
    <w:p w14:paraId="52E5CF52" w14:textId="090B9499" w:rsidR="00D30B85" w:rsidRDefault="00D30B85" w:rsidP="00D30B85">
      <w:pPr>
        <w:pStyle w:val="PlainText"/>
      </w:pPr>
      <w:r>
        <w:t xml:space="preserve">[CLXXXVII] В этом аспекте фильм Н.С.Михалкова “Сибирский цирюльник” — весьма реалистичен: в компетенции великого князя решение вопросов, в которых он сам «ни уха, ни рыла», и решаются они на основе успеха в интригах, а не на основе выявления общественной полезности и соответствующей </w:t>
      </w:r>
      <w:r>
        <w:lastRenderedPageBreak/>
        <w:t>ей целесообразности. А в остальном этот фильм — «истеричные слёзы и пьяные сопли в шоколаде», т.е. очень далёк от той реальности, которой жила Российская империя тех лет.</w:t>
      </w:r>
    </w:p>
    <w:p w14:paraId="1C506E5A" w14:textId="06DC4319" w:rsidR="00D30B85" w:rsidRDefault="00D30B85" w:rsidP="00D30B85">
      <w:pPr>
        <w:pStyle w:val="PlainText"/>
      </w:pPr>
      <w:r>
        <w:t>[CLXXXVIII] Примером тому “служба Родине” батюшки Егора Тимуровича Гайдара, ставшего кабинетным адмиралом.</w:t>
      </w:r>
    </w:p>
    <w:p w14:paraId="54A129DD" w14:textId="77777777" w:rsidR="00D30B85" w:rsidRDefault="00D30B85" w:rsidP="00D30B85">
      <w:pPr>
        <w:pStyle w:val="PlainText"/>
      </w:pPr>
      <w:r>
        <w:t>[CLXXXIX] Пример такого рода: что-то долго не было слышно, чтобы выживших в январской катастрофе вертолёта на Алтае “элитарных” браконьеров привлекли к уголовной ответственности за браконьерство, хотя нынешний президент РФ Д.А.Медведев ещё до своего избрания и непосредственно после него произносил много слов о борьбе с правовым нигилизмом (см. аналитические записки ВП СССР из серии «О текущем моменте» № 4 (76), № 5 (77), 2008 г.).</w:t>
      </w:r>
    </w:p>
    <w:p w14:paraId="005117C1" w14:textId="77777777" w:rsidR="00D30B85" w:rsidRDefault="00D30B85" w:rsidP="00D30B85">
      <w:pPr>
        <w:pStyle w:val="PlainText"/>
      </w:pPr>
      <w:r>
        <w:t xml:space="preserve">И вот наконец-таки свершилось: «Следственный комитет при прокуратуре РФ возбудил уголовное дело по факту незаконной охоты чиновников на Алтае 9 января этого года на архаров — священных для коренных алтайцев животных, занесённых в Красную книгу, сообщил РИА Новости источник в правоохранительных органах. Экологи и общественность несколько месяцев добивались такого решения. </w:t>
      </w:r>
    </w:p>
    <w:p w14:paraId="47396A96" w14:textId="77777777" w:rsidR="00D30B85" w:rsidRDefault="00D30B85" w:rsidP="00D30B85">
      <w:pPr>
        <w:pStyle w:val="PlainText"/>
      </w:pPr>
      <w:r>
        <w:t xml:space="preserve">По неофициальным данным, пассажиры вертолета Ми-171, на борту которого находился полпред президента РФ в Госдуме Александр Косопкин, охотились на редких животных. По мнению следователей, вертолёт снизился до опасной высоты и зацепил винтом склон горы Чёрная или попал в порыв сильного бокового ветра. В авиакатастрофе погибли семь человек, включая Косопкина. Четверо выжили. </w:t>
      </w:r>
    </w:p>
    <w:p w14:paraId="35E2B72E" w14:textId="77777777" w:rsidR="00D30B85" w:rsidRDefault="00D30B85" w:rsidP="00D30B85">
      <w:pPr>
        <w:pStyle w:val="PlainText"/>
      </w:pPr>
      <w:r>
        <w:t xml:space="preserve">“Уголовное дело по факту незаконной охоты на архаров возбуждено в рамках расследуемого Главным следственным управлением СКП РФ дела о крушении вертолёта”, — сказал собеседник агентства. </w:t>
      </w:r>
    </w:p>
    <w:p w14:paraId="5CE1A19D" w14:textId="77777777" w:rsidR="00D30B85" w:rsidRDefault="00D30B85" w:rsidP="00D30B85">
      <w:pPr>
        <w:pStyle w:val="PlainText"/>
      </w:pPr>
      <w:r>
        <w:t xml:space="preserve">По факту крушения вертолёта уголовное дело было возбуждено по части 3 статьи 263 УК РФ (нарушение правил безопасности эксплуатации железнодорожного, воздушного или водного транспорта), которая предусматривает наказание до семи лет лишения свободы. Все материалы дела были переданы из Новосибирска в Москву — в ГСУ СКП» (http://sibir.rian.ru/incidents/20090505/81783407.html). </w:t>
      </w:r>
    </w:p>
    <w:p w14:paraId="4B06C609" w14:textId="0A22DAC5" w:rsidR="00D30B85" w:rsidRDefault="00D30B85" w:rsidP="00D30B85">
      <w:pPr>
        <w:pStyle w:val="PlainText"/>
      </w:pPr>
      <w:r>
        <w:t xml:space="preserve">Для того, чтобы дело о браконьерстве было возбуждено, потребовалось 4 месяца и непрестанные напоминания со стороны </w:t>
      </w:r>
      <w:r>
        <w:lastRenderedPageBreak/>
        <w:t xml:space="preserve">общественности. И есть подозрения, что система “элитарной” юриспруденции такова, что если бы не авиакатастрофа, то уголовное дело в отношении VIP-браконьеров возбуждено не было бы вовсе, и А.Косопкин и прочие остались бы безнаказанными, как и их возможные предшественники: вряд ли А.Косопкин был первопроходцем в деле VIP-браконьерства с вертолёта. </w:t>
      </w:r>
    </w:p>
    <w:p w14:paraId="47354B3A" w14:textId="77777777" w:rsidR="00D30B85" w:rsidRDefault="00D30B85" w:rsidP="00D30B85">
      <w:pPr>
        <w:pStyle w:val="PlainText"/>
      </w:pPr>
      <w:r>
        <w:t>[CXC] Один из таких выходцев из простонародья — сенатор Роберт Карлайл Берд, который «благословил» нынешнего президента США Б.Х.Обаму на работу в Сенате США, когда Обама был впервые избран в Сенат. Р.К.Берд прожил долгую и не простую жизнь: вырос в семье дяди и тёти в бедном шахтёрском посёлке в штате Вирджиния, потом работал сам и учился большей частью «без отрыва от производства», перепробовав множество профессий; в годы войны — сварщик в военном кораблестроении; после войны вернулся в родную Вирджинию и победил на выборах в её законодательное собрание, с 1952 г. в Конгрессе, с 1958 г. — в Сенате; политическую деятельность начал ещё в юности в Ку-Клус-Клане, а на закате жизни благословляет (судя по всему искренне) чернокожего Б.Х.Обаму, только что избранного сенатором, на работу в Сенате. Почти за 90 лет жизни человек много чего видел, много чего понял и во многом изменил себя сам в соответствии с тем, что начинал понимать. Но жизнь не вечна, а быстродействие чувств и интеллекта ограничены…</w:t>
      </w:r>
    </w:p>
    <w:p w14:paraId="152F7234" w14:textId="77777777" w:rsidR="00D30B85" w:rsidRDefault="00D30B85" w:rsidP="00D30B85">
      <w:pPr>
        <w:pStyle w:val="PlainText"/>
      </w:pPr>
      <w:r>
        <w:t>Нынешний губернатор Калифорнии, в прошлом актёр Арнольд Шварценеггер, — иммигрант в США.</w:t>
      </w:r>
    </w:p>
    <w:p w14:paraId="762F6233" w14:textId="328E9CA0" w:rsidR="00D30B85" w:rsidRDefault="00D30B85" w:rsidP="00D30B85">
      <w:pPr>
        <w:pStyle w:val="PlainText"/>
      </w:pPr>
      <w:r>
        <w:t>Есть и миллионеры, и миллиардеры, выходцы из простонародья, в их числе и Дж.Сорос — тоже иммигрант.</w:t>
      </w:r>
    </w:p>
    <w:p w14:paraId="241B7181" w14:textId="16BC3C4B" w:rsidR="00D30B85" w:rsidRDefault="00D30B85" w:rsidP="00D30B85">
      <w:pPr>
        <w:pStyle w:val="PlainText"/>
      </w:pPr>
      <w:r>
        <w:t>[CXCI] В этой фразе перепутаны места причин и следствий: реально — когда «вирус дезинтеграции» (т.е. специфическая разновидность индивидуализма, не способного к корпоративности) начинает распространяться всюду, проникая во все щели и поражая все общественные институты (разве что за исключением уголовных мафий), политический режим начинает рассыпаться.</w:t>
      </w:r>
    </w:p>
    <w:p w14:paraId="5F2467C8" w14:textId="77777777" w:rsidR="00D30B85" w:rsidRDefault="00D30B85" w:rsidP="00D30B85">
      <w:pPr>
        <w:pStyle w:val="PlainText"/>
      </w:pPr>
      <w:r>
        <w:t xml:space="preserve">[CXCII] Одного из первых организаторов масонства — Новикóва (надо отметить, что по жизни тоже был наредкость аморальный тип) «сдал» батюшка будущего декабриста П.И.Пестеля. Было это во времена царствования Екатерины II. Её сын ― император Павел I, — наблюдая за бесплодной борьбой </w:t>
      </w:r>
      <w:r>
        <w:lastRenderedPageBreak/>
        <w:t xml:space="preserve">своей матушки с масонством и понимая её безплодность, ― решил возглавить Мальтийский орден, объединявший аристократию Европы. Но это его не спасло, ибо он проявил самодержавную отсебятину, которой не нашлось места в концепции управления глобализацией. И за то, что он повёл Россию против планов библейской концептуальной власти, его убила пробританская либерально-буржуазная ветвь масонства. </w:t>
      </w:r>
    </w:p>
    <w:p w14:paraId="4E61CA22" w14:textId="6AA7A8D1" w:rsidR="00D30B85" w:rsidRDefault="00D30B85" w:rsidP="00D30B85">
      <w:pPr>
        <w:pStyle w:val="PlainText"/>
      </w:pPr>
      <w:r>
        <w:t>И далее в том же духе — масонство организационная форма оппозиции любому исторически сложившемуся режиму “элитарных” «государственников» на Руси.</w:t>
      </w:r>
    </w:p>
    <w:p w14:paraId="3742FC5E" w14:textId="77777777" w:rsidR="00D30B85" w:rsidRDefault="00D30B85" w:rsidP="00D30B85">
      <w:pPr>
        <w:pStyle w:val="PlainText"/>
      </w:pPr>
      <w:r>
        <w:t>[CXCIII] Одна из книг об образе жизни нынешней цивилизации названа «Потреблятство» (Дэвид Ванн, Джон Де Грааф, Томас Найлор, «ПОТРЕ</w:t>
      </w:r>
      <w:r>
        <w:softHyphen/>
        <w:t>БЛЯТ</w:t>
      </w:r>
      <w:r>
        <w:softHyphen/>
        <w:t>СТВО: Болезнь, угрожающая миру»; перевод с английского Н. Макаровой, издательство «Ультра», 2004 г., 392 стр.; название на языке оригинала «Affluenza. The all — Consuming Epidemic», «Affluenza» — игра слов, основанная на созвучии «affluence» — достаток, изобилие; богатство; наплыв, стечение; приток, скопление и «influenza» — грипп, инфлюэнца: по-русски это называется «с жиру бесятся»):</w:t>
      </w:r>
    </w:p>
    <w:p w14:paraId="442739A9" w14:textId="77777777" w:rsidR="00D30B85" w:rsidRDefault="00D30B85" w:rsidP="00D30B85">
      <w:pPr>
        <w:pStyle w:val="PlainText"/>
      </w:pPr>
      <w:r>
        <w:t xml:space="preserve">«Что такое потребительство — образ жизни или заразная болезнь? Зачем люди покупают вещи: потому что они в них нуждаются, или потому, что в них нуждается пожирающий их микроб потреблятства? Группа американских журналистов создала телевизионное шоу, в котором изучала поведение своих соотечественников — самых оголтелых и безудержных потребителей современности. На основе этого цикла передач и возникла книга, рассказывающая о механизмах, вгоняющих общество в штопор безудержного потребительского азарта, удовлетворяемого за счёт всего остального человечества» (из анонса на выход книги в переводе на русский язык). </w:t>
      </w:r>
    </w:p>
    <w:p w14:paraId="3D043A95" w14:textId="41CBEF79" w:rsidR="00D30B85" w:rsidRDefault="00D30B85" w:rsidP="00D30B85">
      <w:pPr>
        <w:pStyle w:val="PlainText"/>
      </w:pPr>
      <w:r>
        <w:t>Хотя игру слов языка оригинала в названии книги на русский не перевести, но её русское название — ещё более эффективно в смысле вызова порицающих «потре</w:t>
      </w:r>
      <w:r>
        <w:softHyphen/>
        <w:t>блятство» ассоциаций и эмоций, характеризующих его как зло.</w:t>
      </w:r>
    </w:p>
    <w:p w14:paraId="7286376D" w14:textId="77777777" w:rsidR="00D30B85" w:rsidRDefault="00D30B85" w:rsidP="00D30B85">
      <w:pPr>
        <w:pStyle w:val="PlainText"/>
      </w:pPr>
      <w:r>
        <w:t xml:space="preserve">[CXCIV] Эту убеждённость наиболее ярко выразил, пожалуй, премьер «Великобратании» времён второй мировой войны ХХ века Уинстон Черчилль: «Демократия — худшая форма правления до тех пор, пока вы не сравните её с остальными» — «Democracy is the worst form of government unless you compare it to all the rest» (www.vy-narod.ru/quotes.shtml). Либо в упрощённом пересказе, со </w:t>
      </w:r>
      <w:r>
        <w:lastRenderedPageBreak/>
        <w:t xml:space="preserve">ссылками опять же на У.Черчилля: «Демократия плоха, но ничего лучшего человечество не придумало». </w:t>
      </w:r>
    </w:p>
    <w:p w14:paraId="7AC1F343" w14:textId="77777777" w:rsidR="00D30B85" w:rsidRDefault="00D30B85" w:rsidP="00D30B85">
      <w:pPr>
        <w:pStyle w:val="PlainText"/>
      </w:pPr>
      <w:r>
        <w:t xml:space="preserve">Причину этого пояснил Бернард Шоу: «Демократия — это такое устройство, которое гарантирует, что нами будут управлять не лучше, чем мы того заслуживаем». «Демократия не может стать выше уровня того человеческого материала, из которого составлены её избиратели» (http://www.democracy.ru/quotes.php). </w:t>
      </w:r>
    </w:p>
    <w:p w14:paraId="47AED564" w14:textId="1443F433" w:rsidR="00D30B85" w:rsidRDefault="00D30B85" w:rsidP="00D30B85">
      <w:pPr>
        <w:pStyle w:val="PlainText"/>
      </w:pPr>
      <w:r>
        <w:t xml:space="preserve">Но это же касается и всех прочих способов организации институтов профессиональной власти и жизни общества: они не могут быть выше нравов и этики общества, поскольку нравы и этика общества выражаются во всех социальных институтах и никто (сколь бы праведен и мудр он ни был) не способен подменить своей персоной всё общество и все его институты. </w:t>
      </w:r>
    </w:p>
    <w:p w14:paraId="0AA9E38D" w14:textId="77777777" w:rsidR="00D30B85" w:rsidRDefault="00D30B85" w:rsidP="00D30B85">
      <w:pPr>
        <w:pStyle w:val="PlainText"/>
      </w:pPr>
      <w:r>
        <w:t>[CXCV] От выборов до выборов действуют только «ЦК» и «штаткомы», перед выборами они привлекают волонтёров, а волонтёры обеспечивают электоральную поддержку, первичных организаций практически нет, а рядовых постоянных членов — ничтожная доля по отношению к численности населения.</w:t>
      </w:r>
    </w:p>
    <w:p w14:paraId="0DFC151C" w14:textId="24348B97" w:rsidR="00D30B85" w:rsidRDefault="00D30B85" w:rsidP="00D30B85">
      <w:pPr>
        <w:pStyle w:val="PlainText"/>
      </w:pPr>
      <w:r>
        <w:t>У нас же, кто какую партию ни создаст, — получается очередная вариация на темы КПСС брежневско-застойных времён.</w:t>
      </w:r>
    </w:p>
    <w:p w14:paraId="0EDBE817" w14:textId="1A348C6E" w:rsidR="00D30B85" w:rsidRDefault="00D30B85" w:rsidP="00D30B85">
      <w:pPr>
        <w:pStyle w:val="PlainText"/>
      </w:pPr>
      <w:r>
        <w:t>[CXCVI] «Базисные» в том смысле, как это слово понимается в математике: каждый из них идеально чист — без примеси других. А то, что может происходить в реальной политике, представляет собой некую «смесь» из базисных вариантов, одновременно проводимых в жизнь.</w:t>
      </w:r>
    </w:p>
    <w:p w14:paraId="6CFC1360" w14:textId="674CE23F" w:rsidR="00D30B85" w:rsidRDefault="00D30B85" w:rsidP="00D30B85">
      <w:pPr>
        <w:pStyle w:val="PlainText"/>
      </w:pPr>
      <w:r>
        <w:t>[CXCVII] И Авраам Линкольн (1809 — 1865), шестнадцатый президент США, — тоже преступник по отношению к концепции, под властью которой живёт американское общество, поскольку выразил своё мнение о норме человеческого общежития так: «Я не хотел бы быть рабом, и не хотел бы быть рабовладельцем. Это выражает моё понимание демократии» (http://www.democracy.ru/quotes.php). И это было не лицемерным пиаром, цель которого снискать поддержку электората, а его действительной нравственно-этической позицией — именно за это он и был убит. Но в России никто даже из современных политических деятелей (не говоря уж о прошлых, за исключением большевиков) на такие мысли, слова ― а тем более дела — не способен. Такова специфика “элитаризма” «у нас» и «у них».</w:t>
      </w:r>
    </w:p>
    <w:p w14:paraId="0B907FDA" w14:textId="3CE8B155" w:rsidR="00D30B85" w:rsidRDefault="00D30B85" w:rsidP="00D30B85">
      <w:pPr>
        <w:pStyle w:val="PlainText"/>
      </w:pPr>
      <w:r>
        <w:t xml:space="preserve">[CXCVIII] Культ должности — это ещё хуже, чем культ </w:t>
      </w:r>
      <w:r>
        <w:lastRenderedPageBreak/>
        <w:t>личности. Так что чья бы «священная корова» мычала…</w:t>
      </w:r>
    </w:p>
    <w:p w14:paraId="45E7ECA2" w14:textId="2D086955" w:rsidR="00D30B85" w:rsidRDefault="00D30B85" w:rsidP="00D30B85">
      <w:pPr>
        <w:pStyle w:val="PlainText"/>
      </w:pPr>
      <w:r>
        <w:t>[CXCIX] См. обращение ВП СССР к руководству Нового Гарвардского проекта под девизом “Куда Россия?” (в Информационной базе ВП СССР находится в папке статей 1997 г.).</w:t>
      </w:r>
    </w:p>
    <w:p w14:paraId="36BDB653" w14:textId="06DE0038" w:rsidR="00D30B85" w:rsidRDefault="00D30B85" w:rsidP="00D30B85">
      <w:pPr>
        <w:pStyle w:val="PlainText"/>
      </w:pPr>
      <w:r>
        <w:t>[CC] Республиканцев и демократов спонсируют разные группировки капитала, чьи коммерческие интересы далеко не во всём совпадают: республиканцев — в большей мере сырьевики, а демократов — в большей мере обработчики и «хайтек».</w:t>
      </w:r>
    </w:p>
    <w:p w14:paraId="0DBB1799" w14:textId="532B0D15" w:rsidR="00D30B85" w:rsidRDefault="00D30B85" w:rsidP="00D30B85">
      <w:pPr>
        <w:pStyle w:val="PlainText"/>
      </w:pPr>
      <w:r>
        <w:t>[CCI] С рассмотрения такой ситуации была начата аналитическая записка “Два способа борьбы с «велико</w:t>
      </w:r>
      <w:r>
        <w:softHyphen/>
        <w:t>держа</w:t>
      </w:r>
      <w:r>
        <w:softHyphen/>
        <w:t>в</w:t>
      </w:r>
      <w:r>
        <w:softHyphen/>
        <w:t>ным пессимизмом»” из серии «О текущем моменте» № 3 (87), 2009 г.</w:t>
      </w:r>
    </w:p>
    <w:p w14:paraId="35A1D218" w14:textId="229871B4" w:rsidR="00D30B85" w:rsidRDefault="00D30B85" w:rsidP="00D30B85">
      <w:pPr>
        <w:pStyle w:val="PlainText"/>
      </w:pPr>
      <w:r>
        <w:t>[CCII] С начала перестройки отечественная “элита”, по-обезьяньи подражая США, пытается его осуществить и в Россионии. Далее покажем безплодность такого «мартышкина труда».</w:t>
      </w:r>
    </w:p>
    <w:p w14:paraId="4D4EBB4A" w14:textId="59B93E1A" w:rsidR="00D30B85" w:rsidRDefault="00D30B85" w:rsidP="00D30B85">
      <w:pPr>
        <w:pStyle w:val="PlainText"/>
      </w:pPr>
      <w:r>
        <w:t>[CCIII] Приводимые ниже фрагменты несколько в других аспектах ранее были рассмотрены в аналитической записке “Бюрократическая безнадёга в России и глобальный проект «Обама»” из серии «О текущем моменте» № 11 (83), 2008 г.</w:t>
      </w:r>
    </w:p>
    <w:p w14:paraId="329040CA" w14:textId="4A67D1DC" w:rsidR="00D30B85" w:rsidRDefault="00D30B85" w:rsidP="00D30B85">
      <w:pPr>
        <w:pStyle w:val="PlainText"/>
      </w:pPr>
      <w:r>
        <w:t>[CCIV] Джеймс Медисон (James Madison, также Мадисон, Мэдисон) (16 марта 1751, Порт-Конуэй, Виргиния — 28 июня 1836, Монтпилиер, там же), американский государственный деятель, четвёртый президент США (1809 — 1817), участник Американской революции, один из авторов Конституции США и Билля о правах. Фактически он разработал основные конституционные принципы, за что снискал славу «отца американской конституции». В честь Мэдисона назван один из городов США. (http://www.c-cafe.ru/days/bio/12/085_12.php).</w:t>
      </w:r>
    </w:p>
    <w:p w14:paraId="0BEAC429" w14:textId="42FADC02" w:rsidR="00D30B85" w:rsidRDefault="00D30B85" w:rsidP="00D30B85">
      <w:pPr>
        <w:pStyle w:val="PlainText"/>
      </w:pPr>
      <w:r>
        <w:t xml:space="preserve">[CCV] Если точнее: то дал методы, которые сами по себе не гарантируют результата, подобно тому, как в строительстве талант архитектора только опирается на методы инженерного дела, которые сами по себе не гарантируют ни эстетических, ни функциональных достоинств строения. </w:t>
      </w:r>
    </w:p>
    <w:p w14:paraId="2CD71377" w14:textId="7DF8A2DD" w:rsidR="00D30B85" w:rsidRDefault="00D30B85" w:rsidP="00D30B85">
      <w:pPr>
        <w:pStyle w:val="PlainText"/>
      </w:pPr>
      <w:r>
        <w:t>[CCVI] В основе управления — многовариантная предсказуемость будущего и определённость выбранного к реализации варианта прогноза, который должен быть жизненно состоятельным. Поэтому упоминание Б.Обамой споров о будущем весьма значимо. (Наше замечание при цитировании).</w:t>
      </w:r>
    </w:p>
    <w:p w14:paraId="468CE681" w14:textId="423A8A21" w:rsidR="00D30B85" w:rsidRDefault="00D30B85" w:rsidP="00D30B85">
      <w:pPr>
        <w:pStyle w:val="PlainText"/>
      </w:pPr>
      <w:r>
        <w:t xml:space="preserve">[CCVII] Точнее было бы сказать: отказ от догматизации </w:t>
      </w:r>
      <w:r>
        <w:lastRenderedPageBreak/>
        <w:t>мнений. (Наше замечание при цитировании).</w:t>
      </w:r>
    </w:p>
    <w:p w14:paraId="5AD1F744" w14:textId="0411C56C" w:rsidR="00D30B85" w:rsidRDefault="00D30B85" w:rsidP="00D30B85">
      <w:pPr>
        <w:pStyle w:val="PlainText"/>
      </w:pPr>
      <w:r>
        <w:t>[CCVIII] Но главный вопрос, это не вопрос веры в Бога, а вопрос веры Богу, поскольку вопрос о бытии Бога — не вопрос веры, а вопрос знания, так как Бог даёт доказательства своего бытия и они состоят в том, что Он отвечает смыслу сокровенной молитвы как через внутренний мир людей, так и течением событий в их жизни. После получения ответа такого рода индивид волен сам решить, продолжать ли ему диалог с Богом по жизни и жить в соответствии с его смыслом, либо продолжать жить, как и прежде либо того хуже. (Наше замечание при цитировании).</w:t>
      </w:r>
    </w:p>
    <w:p w14:paraId="38CF8039" w14:textId="6BDCD883" w:rsidR="00D30B85" w:rsidRDefault="00D30B85" w:rsidP="00D30B85">
      <w:pPr>
        <w:pStyle w:val="PlainText"/>
      </w:pPr>
      <w:r>
        <w:t>[CCIX] Да и всех прочих тоже. (Наше замечание при цитировании).</w:t>
      </w:r>
    </w:p>
    <w:p w14:paraId="126B0005" w14:textId="64D041BE" w:rsidR="00D30B85" w:rsidRDefault="00D30B85" w:rsidP="00D30B85">
      <w:pPr>
        <w:pStyle w:val="PlainText"/>
      </w:pPr>
      <w:r>
        <w:t>[CCX] Контекст подразумевает уточнение: конкретные вопросы. (Наше замечание при цитировании).</w:t>
      </w:r>
    </w:p>
    <w:p w14:paraId="2476F8B5" w14:textId="0C388AD9" w:rsidR="00D30B85" w:rsidRDefault="00D30B85" w:rsidP="00D30B85">
      <w:pPr>
        <w:pStyle w:val="PlainText"/>
      </w:pPr>
      <w:r>
        <w:t>[CCXI] Т.е. действовал принцип «практика — критерий истины». Оговорка Б.Х.Обамы о том, что это работало в период «ранней истории» США, подразумевает, что в современности дело обстоит не так, и это «не так» является одной из причин нынешнего кризиса США. (Наше замечание при цитировании).</w:t>
      </w:r>
    </w:p>
    <w:p w14:paraId="703369AA" w14:textId="7A0C9299" w:rsidR="00D30B85" w:rsidRDefault="00D30B85" w:rsidP="00D30B85">
      <w:pPr>
        <w:pStyle w:val="PlainText"/>
      </w:pPr>
      <w:r>
        <w:t>[CCXII] Мы специально выделили те фрагменты текста Б.Обамы, из которых видно, что он несёт в себе по крайней мере зачатки определённой культуры диалектичности восприятия мира и осмысления жизни, хотя ни разу не упоминает терминов типа «диалектика», «методология познания» и т.п. В жизни этого может быть вполне достаточно для успешной деятельности, чего не скажешь о непрестанном заклинании «диалектики», «методологии познания» многими отечественными философами-“диалектиками” и теми “концептуалами”, которые однако не владеют ею как методом познания и творчества.</w:t>
      </w:r>
    </w:p>
    <w:p w14:paraId="4F60E234" w14:textId="7CA93E0C" w:rsidR="00D30B85" w:rsidRDefault="00D30B85" w:rsidP="00D30B85">
      <w:pPr>
        <w:pStyle w:val="PlainText"/>
      </w:pPr>
      <w:r>
        <w:t>[CCXIII] В частности о проблематике шестого приоритета см. в аналитической записке ВП СССР “Знаки рубежа эпох” из серии «О текущем моменте» № 8 (80), 2008 г. и в работе “Мёртвая вода”.</w:t>
      </w:r>
    </w:p>
    <w:p w14:paraId="174F6846" w14:textId="77777777" w:rsidR="00D30B85" w:rsidRDefault="00D30B85" w:rsidP="00D30B85">
      <w:pPr>
        <w:pStyle w:val="PlainText"/>
      </w:pPr>
      <w:r>
        <w:t xml:space="preserve">[CCXIV] Т.е. всё как в вопросе о Библии: в пиаре всё красиво и демократично, а по существу — всё тоталитарное жестокое рабство. </w:t>
      </w:r>
    </w:p>
    <w:p w14:paraId="6B9A0E65" w14:textId="77777777" w:rsidR="00D30B85" w:rsidRDefault="00D30B85" w:rsidP="00D30B85">
      <w:pPr>
        <w:pStyle w:val="PlainText"/>
      </w:pPr>
      <w:r>
        <w:t>Б.Обама даёт характеристику законодательству США:</w:t>
      </w:r>
    </w:p>
    <w:p w14:paraId="4A240202" w14:textId="77777777" w:rsidR="00D30B85" w:rsidRDefault="00D30B85" w:rsidP="00D30B85">
      <w:pPr>
        <w:pStyle w:val="PlainText"/>
      </w:pPr>
      <w:r>
        <w:t>«… наше законодательство по определению является кодификацией моральных норм, и многое в нём основано на иудейско-христианской традиции» (стр. 246).</w:t>
      </w:r>
    </w:p>
    <w:p w14:paraId="2F0A4CCB" w14:textId="77777777" w:rsidR="00D30B85" w:rsidRDefault="00D30B85" w:rsidP="00D30B85">
      <w:pPr>
        <w:pStyle w:val="PlainText"/>
      </w:pPr>
      <w:r>
        <w:lastRenderedPageBreak/>
        <w:t>Рассказывая о своём общении с сенатором Бердом (самым старым членом Сената США и, как считается, — масоном) Б.Обама приводит его слова:</w:t>
      </w:r>
    </w:p>
    <w:p w14:paraId="7550421C" w14:textId="77777777" w:rsidR="00D30B85" w:rsidRDefault="00D30B85" w:rsidP="00D30B85">
      <w:pPr>
        <w:pStyle w:val="PlainText"/>
      </w:pPr>
      <w:r>
        <w:t>«Конституцию сейчас почти никто не знает, — продолжал сенатор, вынимая из пиджака томик карманного формата. — А я всегда говорил, что мне нужны только эта книга да ещё Библия» (стр. 114, 115).</w:t>
      </w:r>
    </w:p>
    <w:p w14:paraId="41203211" w14:textId="77777777" w:rsidR="00D30B85" w:rsidRDefault="00D30B85" w:rsidP="00D30B85">
      <w:pPr>
        <w:pStyle w:val="PlainText"/>
      </w:pPr>
      <w:r>
        <w:t>Б.Обама — профессиональный юрист, и хотя он отмечает массовую недееспособность в практическом решении конкретных проблем многих профессиональных юристов и политологов («Нельзя сбрасывать со счетов и тот факт, что большинство сотрудников администрации имеют юридическое или политологическое образование, а значит, склонны скорее к словесным войнам, чем к решению конкретных проблем» (стр. 58) — речь идёт об администрации Дж.Буша-младшего), однако он не вдаётся в выявление причин этой недееспособности, запрограммированной самим характером исторически сложившегося юридического и политологического образования.</w:t>
      </w:r>
    </w:p>
    <w:p w14:paraId="01CB028A" w14:textId="77777777" w:rsidR="00D30B85" w:rsidRDefault="00D30B85" w:rsidP="00D30B85">
      <w:pPr>
        <w:pStyle w:val="PlainText"/>
      </w:pPr>
      <w:r>
        <w:t xml:space="preserve">Для многих профессиональных юристов вне понимания лежит следующее: </w:t>
      </w:r>
    </w:p>
    <w:p w14:paraId="218394AC" w14:textId="77777777" w:rsidR="00D30B85" w:rsidRDefault="00D30B85" w:rsidP="00D30B85">
      <w:pPr>
        <w:pStyle w:val="PlainText"/>
      </w:pPr>
      <w:r>
        <w:t xml:space="preserve">Всякое законодательство представляет собой выражение алгоритмики самоуправления общества и государственного управления по определённой концепции — управление ВСЕГДА предполагает концептуальную определённость: законодательство пишется под определённую концепцию. </w:t>
      </w:r>
    </w:p>
    <w:p w14:paraId="0F3ED1D6" w14:textId="77777777" w:rsidR="00D30B85" w:rsidRDefault="00D30B85" w:rsidP="00D30B85">
      <w:pPr>
        <w:pStyle w:val="PlainText"/>
      </w:pPr>
      <w:r>
        <w:t xml:space="preserve">Назначение законодательства: </w:t>
      </w:r>
    </w:p>
    <w:p w14:paraId="663EAB23" w14:textId="77777777" w:rsidR="00D30B85" w:rsidRDefault="00D30B85" w:rsidP="00D30B85">
      <w:pPr>
        <w:pStyle w:val="PlainText"/>
      </w:pPr>
      <w:r>
        <w:t xml:space="preserve">1) обеспечение стандартного управления по этой концепции; </w:t>
      </w:r>
    </w:p>
    <w:p w14:paraId="42058542" w14:textId="77777777" w:rsidR="00D30B85" w:rsidRDefault="00D30B85" w:rsidP="00D30B85">
      <w:pPr>
        <w:pStyle w:val="PlainText"/>
      </w:pPr>
      <w:r>
        <w:t xml:space="preserve">2) разрешение конфликтов управления в ней; </w:t>
      </w:r>
    </w:p>
    <w:p w14:paraId="03BE4A06" w14:textId="1335626F" w:rsidR="00D30B85" w:rsidRDefault="00D30B85" w:rsidP="00D30B85">
      <w:pPr>
        <w:pStyle w:val="PlainText"/>
      </w:pPr>
      <w:r>
        <w:t>3) защита управления по ней от управления на основе альтернативных не совместимых с нею концепций.</w:t>
      </w:r>
    </w:p>
    <w:p w14:paraId="3F125307" w14:textId="77777777" w:rsidR="00D30B85" w:rsidRDefault="00D30B85" w:rsidP="00D30B85">
      <w:pPr>
        <w:pStyle w:val="PlainText"/>
      </w:pPr>
      <w:r>
        <w:t xml:space="preserve">[CCXV] Поверхностность понимания может быть обусловлена той технологией, на основе которой «великие» люди пишут книги, выходящие за их подписью. </w:t>
      </w:r>
    </w:p>
    <w:p w14:paraId="64FFAF0E" w14:textId="77777777" w:rsidR="00D30B85" w:rsidRDefault="00D30B85" w:rsidP="00D30B85">
      <w:pPr>
        <w:pStyle w:val="PlainText"/>
      </w:pPr>
      <w:r>
        <w:t xml:space="preserve">Пример: в книге 395 страниц, на странице 38 строк, в строке порядка 40 символов, итого в книге 600400 символов. При скорости печати 60 ударов по клавиатуре в минуту (140 ударов — норма для оценки «удовлетворительно» в советском ПТУ по специальности «Машинопись и делопроизводство») создание первотекста требует 167 часов, после чего первотекст надо раза два — три прочитать, на что отведём ещё 30 часов. Итого </w:t>
      </w:r>
      <w:r>
        <w:lastRenderedPageBreak/>
        <w:t xml:space="preserve">получим около 200 часов как минимум, необходимых для работы над текстом до передачи его в издательство. Причём это — действительно минимум, поскольку даже если автор способен набирать текст технически со скоростью 60 ударов в минуту, то в реальном процессе написания надо ещё и думать, и вносить в ранее написанные фрагменты первотекста какие-то уточнения. Т.е. полученные нами 200 часов надо умножить ещё на 2 — на 3. И соответственно книгу объёмом около 400 страниц (такова примерно по объёму книга Обамы), если писать её честно единолично, выкраивая свободное время на фоне основной работы, — за год не написать; либо для её написания придётся пожертвовать основной работой. А за время честного написания «политический момент» может измениться, и книга при всех её содержательных достоинствах просто не сможет съиграть роль инструмента, решающего определённые задачи в политике. </w:t>
      </w:r>
    </w:p>
    <w:p w14:paraId="46E27AE2" w14:textId="77777777" w:rsidR="00D30B85" w:rsidRDefault="00D30B85" w:rsidP="00D30B85">
      <w:pPr>
        <w:pStyle w:val="PlainText"/>
      </w:pPr>
      <w:r>
        <w:t xml:space="preserve">Последнее обстоятельство требует значительного ускорения процесса, и потому «великие» политики и претенденты в «великие» политики пишут свои книги иначе. </w:t>
      </w:r>
    </w:p>
    <w:p w14:paraId="580A8A05" w14:textId="77777777" w:rsidR="00D30B85" w:rsidRDefault="00D30B85" w:rsidP="00D30B85">
      <w:pPr>
        <w:pStyle w:val="PlainText"/>
      </w:pPr>
      <w:r>
        <w:t xml:space="preserve">На первом этапе создания шедевра будущий автор наговаривает на магнитофон как максимум некое повествование, а как минимум — только тезисы и пожелания о том, что и как в предполагаемой книге должно быть освещено (до появления магнитофонов их роль выполняли секретари-стенографисты). После этого аудиозапись передаётся «литобработчикам» — «спичрайтерам», которые либо развивают тезисы в текст, выполняя за автора практически всю работу, либо преобразуют в текст авторское повествование, исправляя стилистические ошибки и адаптируя изустное повествование к восприятию через зрительный канал читателя (хорошая изустная речь — плохой для восприятия текст, хороший тест — плохое для восприятия изустное выступление). Это не простое дело, поскольку с одной стороны, необходимо уловить и сохранить характерный стиль будущего «автора», а с другой ― незаметно для «автора» — дополнить текст «умными мыслями», если сам автор до них дойти не смог, уточнить фактологию, хронологию и т.п. При этом разные «литобработчики» могут работать над разными фрагментами книги, после чего их произведения необходимо привести «к общему знаменателю», чтобы не представить «автора» шизофреником, который по одним и тем же вопросам в разных фрагментах текста излагает взаимоисключающие друг </w:t>
      </w:r>
      <w:r>
        <w:lastRenderedPageBreak/>
        <w:t>друга мнения (примером такого рода коллективной шизофрении «спичрайтеров» является книга “Морская мощь государства”, дважды издававшаяся в СССР за подписью главкома ВМФ С.Г.Горшкова).</w:t>
      </w:r>
    </w:p>
    <w:p w14:paraId="2E0591B3" w14:textId="77777777" w:rsidR="00D30B85" w:rsidRDefault="00D30B85" w:rsidP="00D30B85">
      <w:pPr>
        <w:pStyle w:val="PlainText"/>
      </w:pPr>
      <w:r>
        <w:t>После того, как изустное повествование автора или тезисы-поже</w:t>
      </w:r>
      <w:r>
        <w:softHyphen/>
        <w:t>ла</w:t>
      </w:r>
      <w:r>
        <w:softHyphen/>
        <w:t>ния преобразованы в текст, будущая книга проходит несколько этапов согласования с автором. На этом этапе многое зависит от того, кто умнее и лучше чувствует миссию, которую должна съиграть книга в обществе, в политике: «автор» — либо «литобработчики»:</w:t>
      </w:r>
    </w:p>
    <w:p w14:paraId="46F928F0" w14:textId="77777777" w:rsidR="00D30B85" w:rsidRDefault="00D30B85" w:rsidP="00D30B85">
      <w:pPr>
        <w:pStyle w:val="PlainText"/>
      </w:pPr>
      <w:r>
        <w:t>ЕСЛИ «автор» умнее и компетентнее «литобработчиков», то он устраняет их «ляпы», несколько иначе расставляет акценты в подаче информации, вставляет, где надо разного рода «изюминки».</w:t>
      </w:r>
    </w:p>
    <w:p w14:paraId="2B214BA2" w14:textId="77777777" w:rsidR="00D30B85" w:rsidRDefault="00D30B85" w:rsidP="00D30B85">
      <w:pPr>
        <w:pStyle w:val="PlainText"/>
      </w:pPr>
      <w:r>
        <w:t xml:space="preserve">Если «литобработчики» умнее “автора”, то на каждом из этапов уточнения и согласования текста “автор” всё более и более проникается уважением к себе, как к «великому» (настоящему или будущему руководителю либо иного рода деятелю) и искренне начинает верить, что умные мысли, которые он находит в «своей» книге и которые он не до конца и сам понимает, пришли к нему в процессе диктовки текста на магнитофон (Дело было во времена Александра III. Железнодорожный магнат иудей Поляков издал за своей подписью роскошную монографию о развитии железнодорожного дела в России. Один из экземпляров он решил подарить С.Ю.Витте, который в то время был министром путей сообщения. С.Ю.Витте, принимая подарок, не сдержался и съязвил: А сам-то читал?). </w:t>
      </w:r>
    </w:p>
    <w:p w14:paraId="7E0319DA" w14:textId="77777777" w:rsidR="00D30B85" w:rsidRDefault="00D30B85" w:rsidP="00D30B85">
      <w:pPr>
        <w:pStyle w:val="PlainText"/>
      </w:pPr>
      <w:r>
        <w:t>То есть, всё в идеале должно протекать примерно так, как пишет в одном из афоризмов В.О.Ключевский: «Ваше дело творить без сознания, наше ― понимать без творчества ваше создание» (В.О.Клю</w:t>
      </w:r>
      <w:r>
        <w:softHyphen/>
        <w:t>чев</w:t>
      </w:r>
      <w:r>
        <w:softHyphen/>
        <w:t xml:space="preserve">ский. Сочинения в 9 томах. Москва, «Мысль», 1990 г., т. 9, Афоризмы и мысли об истории, стр. 397), если в первой части фразы видеть дело «спичрайтера» (идеальный «спичрайтер» должен жить в режиме «написал гениально — и тут же напрочь забыл, чтобы потом искренне увидеть в шефе-заказчике — гения) а во второй — минимум обязанностей «автора». </w:t>
      </w:r>
    </w:p>
    <w:p w14:paraId="7927D05F" w14:textId="77777777" w:rsidR="00D30B85" w:rsidRDefault="00D30B85" w:rsidP="00D30B85">
      <w:pPr>
        <w:pStyle w:val="PlainText"/>
      </w:pPr>
      <w:r>
        <w:t xml:space="preserve">В наиболее серьёзных случаях «литобработчиком» может быть носитель концептуальной власти или её представитель. После того, как книга выпущена миллионными тиражами за </w:t>
      </w:r>
      <w:r>
        <w:lastRenderedPageBreak/>
        <w:t xml:space="preserve">подписью «автора»-заказчика, ― заказчик может искренне воспринимать её как своё собственное произведение. Читатели же в этом в их большинстве и не сомневаются. </w:t>
      </w:r>
    </w:p>
    <w:p w14:paraId="566E4FC3" w14:textId="77777777" w:rsidR="00D30B85" w:rsidRDefault="00D30B85" w:rsidP="00D30B85">
      <w:pPr>
        <w:pStyle w:val="PlainText"/>
      </w:pPr>
      <w:r>
        <w:t xml:space="preserve">И это ― норма современной культуры библейской цивилизации. Однако хотя именно эта технология написания политических книг, статей, диссертаций, воспоминаний и размышлений — наиболее распространена, никто — даже из числа профессиональных юристов, — не обеспокоен ни своим «пиратством» “авторов”, ни соблюдением авторских прав на «интеллектуальную собственность» «литобработчиков» — «спичрайтеров». </w:t>
      </w:r>
    </w:p>
    <w:p w14:paraId="06A37E62" w14:textId="77777777" w:rsidR="00D30B85" w:rsidRDefault="00D30B85" w:rsidP="00D30B85">
      <w:pPr>
        <w:pStyle w:val="PlainText"/>
      </w:pPr>
      <w:r>
        <w:t>Однако это — усовершенствованная старая технология, по какой причине ещё Пётр I установил регламент проведения заседаний: «А в собрании говорить не по писанному, чтобы дурь всякого видна была» — какое требование практически полностью блокировало возможность «продажи» умными «спичрайтерами» дураков в качестве «записных умников».</w:t>
      </w:r>
    </w:p>
    <w:p w14:paraId="020DFCB1" w14:textId="74D88BDD" w:rsidR="00D30B85" w:rsidRDefault="00D30B85" w:rsidP="00D30B85">
      <w:pPr>
        <w:pStyle w:val="PlainText"/>
      </w:pPr>
      <w:r>
        <w:t>Если же из описанного процесса удалить персонально-авторские права «автора»-заказчика и всех прочих участников, освободиться от необходимости выдержать текст в узнаваемой стилистике «автора»-заказчика, освободиться от желания кому-либо угодить (или хотя бы не обидеть), то при условии, что книга посвящена действительно актуальной для общества проблематике, — у творческого коллектива есть шансы войти в тандемный или политандемный режим деятельности (в зависимости от состава творческого коллектива) и получить действительно выдающееся произведение коллективного творчества с персонально не определяемым творческим вкладом каждого.</w:t>
      </w:r>
    </w:p>
    <w:p w14:paraId="327A9EC3" w14:textId="429A7A06" w:rsidR="00D30B85" w:rsidRDefault="00D30B85" w:rsidP="00D30B85">
      <w:pPr>
        <w:pStyle w:val="PlainText"/>
      </w:pPr>
      <w:r>
        <w:t xml:space="preserve">[CCXVI] «Уолтер Лиланд Кронкайт, мл. </w:t>
      </w:r>
      <w:r w:rsidRPr="00D30B85">
        <w:rPr>
          <w:lang w:val="en-US"/>
        </w:rPr>
        <w:t>(</w:t>
      </w:r>
      <w:r>
        <w:t>англ</w:t>
      </w:r>
      <w:r w:rsidRPr="00D30B85">
        <w:rPr>
          <w:lang w:val="en-US"/>
        </w:rPr>
        <w:t xml:space="preserve">. Walter Leland Cronkite, Jr.) </w:t>
      </w:r>
      <w:r>
        <w:t>(родился 4 ноября 1916) — легендарный американский тележурналист и телеведущий. Наибольшую известность получил как бессменный ведущий вечернего выпуска новостей CBS на протяжении 19 лет с 1962 по 1981. В годы наибольшей популярности CBS в 1970-х и 1980-х годах, Кронкайт, согласно опросам общественного мнения был человеком, которому американцы доверяли больше всего» (Наше пояснение при цитировании — источник: http://ru.wikipedia.org/wiki/%D0%9A%D1%80%D0%BE%D0%BD%D0%BA%D0%B0%D0%B9%D1%82,_%D0%A3%D0%BE%D0%B</w:t>
      </w:r>
      <w:r>
        <w:lastRenderedPageBreak/>
        <w:t xml:space="preserve">B%D1%82%D0%B5%D1%80). </w:t>
      </w:r>
    </w:p>
    <w:p w14:paraId="1423275B" w14:textId="77777777" w:rsidR="00D30B85" w:rsidRDefault="00D30B85" w:rsidP="00D30B85">
      <w:pPr>
        <w:pStyle w:val="PlainText"/>
      </w:pPr>
      <w:r>
        <w:t>[CCXVII] О нём ничего в интернете найти не удалось. (Наше пояснение при цитировании). Позднее нам сообщили:</w:t>
      </w:r>
    </w:p>
    <w:p w14:paraId="6C0C7335" w14:textId="77777777" w:rsidR="00D30B85" w:rsidRDefault="00D30B85" w:rsidP="00D30B85">
      <w:pPr>
        <w:pStyle w:val="PlainText"/>
      </w:pPr>
      <w:r>
        <w:t>“В 1953 году американский тележурналист Эдвард Марроу развязал в эфире настоящую войну против ярого антикоммуниста, сенатора Джозефа Маккарти. В ответ Маккарти, устроивший в стране «охоту на ведьм», обвинил Марроу в симпатии к коммунистам. Но отстаивание демократических прав американцев журналистом стало началом конца одиозного политика”.</w:t>
      </w:r>
    </w:p>
    <w:p w14:paraId="3B47FF23" w14:textId="73E23B34" w:rsidR="00D30B85" w:rsidRDefault="00D30B85" w:rsidP="00D30B85">
      <w:pPr>
        <w:pStyle w:val="PlainText"/>
      </w:pPr>
      <w:r>
        <w:t xml:space="preserve">“Телеведущий Эдвард Мэрроу не профессиональный манипулятор, а честный журналист и бескомпромиссный член американского общества, пример для подражания: все его фразы взвешены, отфильтрованы, и транслируются «нужным» тоном”. — Фильм Джорджа Клуни “Good Night, and Good Luck” (“Спокойной ночи и удачи”) 2005 года. (http://www.music.kz/2006/03/21/retsenziya-filma-dobroy-nochi-i-udachi/). </w:t>
      </w:r>
    </w:p>
    <w:p w14:paraId="4906208B" w14:textId="30BE94BE" w:rsidR="00D30B85" w:rsidRDefault="00D30B85" w:rsidP="00D30B85">
      <w:pPr>
        <w:pStyle w:val="PlainText"/>
      </w:pPr>
      <w:r>
        <w:t>[CCXVIII] Такие люди не способны никого понять, потому что непрестанно перебивают собеседника новыми вопросами, не дослушав до конца ни его собственного повествования, ни его ответов на ранее заданные ими же вопросы.</w:t>
      </w:r>
    </w:p>
    <w:p w14:paraId="1A5D1CB6" w14:textId="4942C5BC" w:rsidR="00D30B85" w:rsidRDefault="00D30B85" w:rsidP="00D30B85">
      <w:pPr>
        <w:pStyle w:val="PlainText"/>
      </w:pPr>
      <w:r>
        <w:t>[CCXIX] Такие сами рассказывают за собеседника то, что тот, по их мнению, хотел им рассказать, либо молча слушают свой внутренний монолог, не вникая в то, что говорит собеседник, либо слышат собеседника в пересказе и с комментариями своего внутреннего монолога.</w:t>
      </w:r>
    </w:p>
    <w:p w14:paraId="21A88E5F" w14:textId="2624591A" w:rsidR="00D30B85" w:rsidRDefault="00D30B85" w:rsidP="00D30B85">
      <w:pPr>
        <w:pStyle w:val="PlainText"/>
      </w:pPr>
      <w:r>
        <w:t>[CCXX] В этой связи ещё раз отметим, что Дж.Буш младший — вовсе не такой идиот, каким его представляют журналисты. Дислексия (неточности словоупотребления), которая ему свойственна, создаёт видимость глупости, но не является выражением действительной глупости. Его речь перед студентами Санкт-Петербургского университета, когда он приезжал на празднование 300</w:t>
      </w:r>
      <w:r>
        <w:noBreakHyphen/>
        <w:t>летия С-Петербурга, транслировалась российским телевидением в прямом эфире. И если не быть верхоглядом, то следует отдать должное: Дж.Буш показал в ней, что он хорошо понимает социологию и обусловленность качества жизни общества нравственностью и психологией людей, это общество составляющих. Но и Дж.Буш при всех его достоинствах и благонамеренности — продукт глубоко порочной социальной системы.</w:t>
      </w:r>
    </w:p>
    <w:p w14:paraId="01BE5847" w14:textId="77777777" w:rsidR="00D30B85" w:rsidRDefault="00D30B85" w:rsidP="00D30B85">
      <w:pPr>
        <w:pStyle w:val="PlainText"/>
      </w:pPr>
      <w:r>
        <w:lastRenderedPageBreak/>
        <w:t xml:space="preserve">[CCXXI] «Американские учёные пришли к выводу, что любые два человека связаны друг с другом через цепочку, состоящую из 6 — 7 человек, передаёт BBC. </w:t>
      </w:r>
    </w:p>
    <w:p w14:paraId="098FEA7B" w14:textId="77777777" w:rsidR="00D30B85" w:rsidRDefault="00D30B85" w:rsidP="00D30B85">
      <w:pPr>
        <w:pStyle w:val="PlainText"/>
      </w:pPr>
      <w:r>
        <w:t xml:space="preserve">Участники проекта Microsoft Messenger, через который посылается около половины всех мгновенных сообщений в сети, Эрик Норвиц и его коллеги пришли к такому выводу, исследовав направления 30 млрд. текстовых сообщений, посланных в июне 2006 года через программу Microsoft Messenger. </w:t>
      </w:r>
    </w:p>
    <w:p w14:paraId="4634F067" w14:textId="77777777" w:rsidR="00D30B85" w:rsidRDefault="00D30B85" w:rsidP="00D30B85">
      <w:pPr>
        <w:pStyle w:val="PlainText"/>
      </w:pPr>
      <w:r>
        <w:t xml:space="preserve">Рассчитав минимальную длину цепочки, необходимую для связи всех пользователей программы, они обнаружили, что её средняя длина составляет всего 6,6 ступеней, а 78 % пар соединены 7 или даже меньшим количеством людей. Для целей исследования знакомыми считались люди, которые напрямую посылают друг другу текстовые сообщения. </w:t>
      </w:r>
    </w:p>
    <w:p w14:paraId="5B7B005A" w14:textId="2DE49BEB" w:rsidR="00D30B85" w:rsidRDefault="00D30B85" w:rsidP="00D30B85">
      <w:pPr>
        <w:pStyle w:val="PlainText"/>
      </w:pPr>
      <w:r>
        <w:t xml:space="preserve">Теория “Шесть степеней удалённости” (или “шесть рукопожатий”) была высказана социологом Гарвардского университета Стенли Милграмом в 1967 году. Тогда он провёл эксперимент: жителям одного американского города было роздано 300 конвертов, эти конверты надо было передать определённому человеку, который жил в другом городе. Конверты можно было передавать только через своих знакомых и родственников» (http://www.newsru.com/world/03aug2008/lydi.html). </w:t>
      </w:r>
    </w:p>
    <w:p w14:paraId="363E5A24" w14:textId="6BD87420" w:rsidR="00D30B85" w:rsidRDefault="00D30B85" w:rsidP="00D30B85">
      <w:pPr>
        <w:pStyle w:val="PlainText"/>
      </w:pPr>
      <w:r>
        <w:t>[CCXXII] Стратегическая пропаганда ориентирована на удалённые во времени цели общегосударственной значимости.</w:t>
      </w:r>
    </w:p>
    <w:p w14:paraId="69EBEC3B" w14:textId="161E6373" w:rsidR="00D30B85" w:rsidRDefault="00D30B85" w:rsidP="00D30B85">
      <w:pPr>
        <w:pStyle w:val="PlainText"/>
      </w:pPr>
      <w:r>
        <w:t>[CCXXIII] О нём как о совместном проекте КГБ и спецслужб США см. в аналитической записке “Знаки рубежа эпох” из серии «О текущем моменте» № 8 (80), 2008 г.</w:t>
      </w:r>
    </w:p>
    <w:p w14:paraId="26D9EAE7" w14:textId="745FEF70" w:rsidR="00D30B85" w:rsidRDefault="00D30B85" w:rsidP="00D30B85">
      <w:pPr>
        <w:pStyle w:val="PlainText"/>
      </w:pPr>
      <w:r>
        <w:t>[CCXXIV] Это — ответ мимоходом тем иждивенцам, кто выдвигает к ВП СССР претензии по поводу того, что ВП СССР не рулит Россией на основе КОБ, хотя сами иждивенцы — “приверженцы” КОБ подчас более, чем за 10 лет не вышли на уровень личностного развития, обеспечивающего концептуальную властность и их собственное вхождение в дело управления на основе КОБ.</w:t>
      </w:r>
    </w:p>
    <w:p w14:paraId="1F7199CB" w14:textId="74090B43" w:rsidR="00D30B85" w:rsidRDefault="00D30B85" w:rsidP="00D30B85">
      <w:pPr>
        <w:pStyle w:val="PlainText"/>
      </w:pPr>
      <w:r>
        <w:t xml:space="preserve">[CCXXV] В теории конвергенции взаимодействие и взаимовлияние двух экономических систем капитализма и социализма в ходе научно-технической революции рассматривались как главный фактор движения этих систем к некоей «гибридной, смешанной системе», которая, как </w:t>
      </w:r>
      <w:r>
        <w:lastRenderedPageBreak/>
        <w:t>предполагает эта теория, должна быть свободна от пороков каждой из них и обладать достоинствами обеих.</w:t>
      </w:r>
    </w:p>
    <w:p w14:paraId="1A0211B6" w14:textId="0C29C019" w:rsidR="00D30B85" w:rsidRDefault="00D30B85" w:rsidP="00D30B85">
      <w:pPr>
        <w:pStyle w:val="PlainText"/>
      </w:pPr>
      <w:r>
        <w:t xml:space="preserve">[CCXXVI] В 1931 г. основал социологический факультет в Гарвардском университете и руководил им до 1942 г. В 1931 — 1959 гг. профессор Гарвардского университета. С 1960 г. до смерти в 1968 г. — президент Американской социологической ассоциации. </w:t>
      </w:r>
    </w:p>
    <w:p w14:paraId="38BB296B" w14:textId="7ED3B7BA" w:rsidR="00D30B85" w:rsidRDefault="00D30B85" w:rsidP="00D30B85">
      <w:pPr>
        <w:pStyle w:val="PlainText"/>
      </w:pPr>
      <w:r>
        <w:t>[CCXXVII] В этой связи отметим, что для Б.Х.Обамы — плюрализм мнений, раскалывающий нацию, — социальное бедствие, а свобода выражать своё мнение по любому вопросу — благо, обеспечивающее консолидацию нации. См. “Дерзость надежды” стр. 144 — 145. Стр. 112: «… если дом разделится в себе, не сможет устоять дом тот» — в основе этого Евангелия: от Матфея, гл. 12:25; от Марка, гл. 3:24, 25; от Луки, гл. 11:17, 18.</w:t>
      </w:r>
    </w:p>
    <w:p w14:paraId="1B3C5B4D" w14:textId="62E8A54F" w:rsidR="00D30B85" w:rsidRDefault="00D30B85" w:rsidP="00D30B85">
      <w:pPr>
        <w:pStyle w:val="PlainText"/>
      </w:pPr>
      <w:r>
        <w:t>[CCXXVIII] В серии «О текущем моменте» № 11 (59), 2006 г.</w:t>
      </w:r>
    </w:p>
    <w:p w14:paraId="121AB6D2" w14:textId="5FBFA328" w:rsidR="00D30B85" w:rsidRDefault="00D30B85" w:rsidP="00D30B85">
      <w:pPr>
        <w:pStyle w:val="PlainText"/>
      </w:pPr>
      <w:r>
        <w:t>[CCXXIX] Самоназвания у разных культур разные: Франция — «прекрасная»; Англия — «добрая, старая», хотя зарекомендовала себя перед остальным миром — прежде всего цинизмом и вероломством; один из шлягеров США — «Happy Nation» («Счастливая нация»; и в Декларации независимости США в первой же фразе говорится: “Мы исходим из той очевидной истины, что все люди созданы равными и наделены Творцом определёнными неотъемлемыми правами, к числу которых относятся право на жизнь, свободу, стремление к счастью”) и т.п.; и только Русь — «святая», однако декларативное самоназвание — это одно, а святость как жизненный факт — это другое.</w:t>
      </w:r>
    </w:p>
    <w:p w14:paraId="55E31331" w14:textId="325CD9E3" w:rsidR="00D30B85" w:rsidRDefault="00D30B85" w:rsidP="00D30B85">
      <w:pPr>
        <w:pStyle w:val="PlainText"/>
      </w:pPr>
      <w:r>
        <w:t>[CCXXX] Об этом более обстоятельно см. работы ВП СССР “Психологический аспект истории и перспектив нынешней глобальной цивилизации” и “Смута на Руси: зарождение, течение, преодоление”.</w:t>
      </w:r>
    </w:p>
    <w:p w14:paraId="2F1FBACC" w14:textId="1DCC482F" w:rsidR="00D30B85" w:rsidRDefault="00D30B85" w:rsidP="00D30B85">
      <w:pPr>
        <w:pStyle w:val="PlainText"/>
      </w:pPr>
      <w:r>
        <w:t>[CCXXXI] Хотя этнические языки входивших в её состав племён и народов могли существовать параллельно русскому на протяжении многих веков и обогащать его как своим лексиконом, так и специфическими воззрениями на жизнь Природы и общества.</w:t>
      </w:r>
    </w:p>
    <w:p w14:paraId="40FA007A" w14:textId="289EC8C1" w:rsidR="00D30B85" w:rsidRDefault="00D30B85" w:rsidP="00D30B85">
      <w:pPr>
        <w:pStyle w:val="PlainText"/>
      </w:pPr>
      <w:r>
        <w:t>[CCXXXII] Из публичных деятелей кое-что из этого до сведения широкой публики, утратившей понимание глубинного смысла своего родного языка, на протяжении ряда лет доводит М.Н.Задорнов.</w:t>
      </w:r>
    </w:p>
    <w:p w14:paraId="6E884A82" w14:textId="65125F3E" w:rsidR="00D30B85" w:rsidRDefault="00D30B85" w:rsidP="00D30B85">
      <w:pPr>
        <w:pStyle w:val="PlainText"/>
      </w:pPr>
      <w:r>
        <w:lastRenderedPageBreak/>
        <w:t xml:space="preserve">[CCXXXIII] Т.е. Русский язык — явление природное, а не ограничено социальное. Более обстоятельно об этом см. работу ВП СССР “Язык наш: как объективная данность и как культура речи”, а также материалы сайтов, посвящённых Всеясветной грамоте. </w:t>
      </w:r>
    </w:p>
    <w:p w14:paraId="0CDCB168" w14:textId="00D62397" w:rsidR="00D30B85" w:rsidRDefault="00D30B85" w:rsidP="00D30B85">
      <w:pPr>
        <w:pStyle w:val="PlainText"/>
      </w:pPr>
      <w:r>
        <w:t xml:space="preserve">[CCXXXIV] При этом военное дело тоже входило в их компетенцию. И соответственно тот факт, что она была общенародной отражён в былинах: Илья Муромец — крестьянский сын, Добрыня Никитич — боярский, а в некоторых версиях былин — княжеский, Алёша Попович — из «духовных». </w:t>
      </w:r>
    </w:p>
    <w:p w14:paraId="31889087" w14:textId="77777777" w:rsidR="00D30B85" w:rsidRDefault="00D30B85" w:rsidP="00D30B85">
      <w:pPr>
        <w:pStyle w:val="PlainText"/>
      </w:pPr>
      <w:r>
        <w:t xml:space="preserve">[CCXXXV] Былинные «калики перехожие» — часть жречества. Их «перехожесть» — источник информированности жречества о положении на местах, один из факторов его единения с народом и основа его «федерализма». </w:t>
      </w:r>
    </w:p>
    <w:p w14:paraId="6E8C60E1" w14:textId="77777777" w:rsidR="00D30B85" w:rsidRDefault="00D30B85" w:rsidP="00D30B85">
      <w:pPr>
        <w:pStyle w:val="PlainText"/>
      </w:pPr>
      <w:r>
        <w:t xml:space="preserve">Следы того, что князья и бояре изначально тоже были корпорацией «федерального уровня», сохранялись и длительное время в послекрещенские времена: съезды князей решали, кому из князей, где княжить; Великий Новгород сам решал, кого из князей пригласить на княжение, продлить договор с князем либо изгнать его досрочно. </w:t>
      </w:r>
    </w:p>
    <w:p w14:paraId="2D177920" w14:textId="77777777" w:rsidR="00D30B85" w:rsidRDefault="00D30B85" w:rsidP="00D30B85">
      <w:pPr>
        <w:pStyle w:val="PlainText"/>
      </w:pPr>
      <w:r>
        <w:t xml:space="preserve">Другое дело, что в послекрещенские времена, съезды князей превратились в склоки о старшинстве и в делёж изначально «федерального бюджета» (Ельцинское «берите суверенитета, кто сколько может» — того же поля «ягодка»). А вече в Новгороде, хотя и было на протяжении веков правомочно призывать и изгонять князей, выбирать посадников, не обладало концептуальной властностью (в противном случае именно Новгород стал бы собирателем земель Русских, а не Москва). </w:t>
      </w:r>
    </w:p>
    <w:p w14:paraId="32201812" w14:textId="40CBFEB1" w:rsidR="00D30B85" w:rsidRDefault="00D30B85" w:rsidP="00D30B85">
      <w:pPr>
        <w:pStyle w:val="PlainText"/>
      </w:pPr>
      <w:r>
        <w:t>Понятно, что изначально князья в обоих вариантах приходили на княжение со своей дружиной — боярами и простыми дружинниками, которые со временем могли стать боярами и князьями — в зависимости от успешности в делах и общественного признания.</w:t>
      </w:r>
    </w:p>
    <w:p w14:paraId="0B1F591E" w14:textId="77777777" w:rsidR="00D30B85" w:rsidRDefault="00D30B85" w:rsidP="00D30B85">
      <w:pPr>
        <w:pStyle w:val="PlainText"/>
      </w:pPr>
      <w:r>
        <w:t>[CCXXXVI] «Закон и пророки до Иоанна; С сего времени Царствие Божие благовествуется и всякий усилием входит в него (Лука, 16:16). Ищите прежде Царствия Божия и Правды Его, и это всё (по контексту благоденствие земное для всех людей) приложится вам (Матфей, 6:33). Ибо го</w:t>
      </w:r>
      <w:r>
        <w:softHyphen/>
        <w:t>во</w:t>
      </w:r>
      <w:r>
        <w:softHyphen/>
        <w:t>рю вам, ес</w:t>
      </w:r>
      <w:r>
        <w:softHyphen/>
        <w:t>ли пра</w:t>
      </w:r>
      <w:r>
        <w:softHyphen/>
        <w:t>вед</w:t>
      </w:r>
      <w:r>
        <w:softHyphen/>
        <w:t>ность ва</w:t>
      </w:r>
      <w:r>
        <w:softHyphen/>
        <w:t>ша не пре</w:t>
      </w:r>
      <w:r>
        <w:softHyphen/>
        <w:t>взой</w:t>
      </w:r>
      <w:r>
        <w:softHyphen/>
        <w:t>дёт пра</w:t>
      </w:r>
      <w:r>
        <w:softHyphen/>
        <w:t>вед</w:t>
      </w:r>
      <w:r>
        <w:softHyphen/>
        <w:t>но</w:t>
      </w:r>
      <w:r>
        <w:softHyphen/>
        <w:t>сти книж</w:t>
      </w:r>
      <w:r>
        <w:softHyphen/>
        <w:t>ни</w:t>
      </w:r>
      <w:r>
        <w:softHyphen/>
        <w:t>ков и фа</w:t>
      </w:r>
      <w:r>
        <w:softHyphen/>
        <w:t>ри</w:t>
      </w:r>
      <w:r>
        <w:softHyphen/>
        <w:t>се</w:t>
      </w:r>
      <w:r>
        <w:softHyphen/>
        <w:t>ев, то вы не вой</w:t>
      </w:r>
      <w:r>
        <w:softHyphen/>
        <w:t>дё</w:t>
      </w:r>
      <w:r>
        <w:softHyphen/>
        <w:t>те в Цар</w:t>
      </w:r>
      <w:r>
        <w:softHyphen/>
        <w:t>ст</w:t>
      </w:r>
      <w:r>
        <w:softHyphen/>
        <w:t>во Божие (Мат</w:t>
      </w:r>
      <w:r>
        <w:softHyphen/>
        <w:t xml:space="preserve">фей, 5:20). «Вы знаете, что </w:t>
      </w:r>
      <w:r>
        <w:lastRenderedPageBreak/>
        <w:t>князья народов господ</w:t>
      </w:r>
      <w:r>
        <w:softHyphen/>
        <w:t>ствуют над ними, и вельможи властвуют ими; но между вами да не будет так: а кто хочет между вами быть большим, да будет вам слугою; и кто хочет между вами быть первым, да будет вам рабом; так как Сын Челове</w:t>
      </w:r>
      <w:r>
        <w:softHyphen/>
        <w:t>ческий не для того при</w:t>
      </w:r>
      <w:r>
        <w:softHyphen/>
        <w:t>шёл, чтобы Ему служили, но чтобы послужить и отдать душу Свою для искупления многих» (Матфей, 20:25 — 28)».</w:t>
      </w:r>
    </w:p>
    <w:p w14:paraId="6CF6A011" w14:textId="45E1767E" w:rsidR="00D30B85" w:rsidRDefault="00D30B85" w:rsidP="00D30B85">
      <w:pPr>
        <w:pStyle w:val="PlainText"/>
      </w:pPr>
      <w:r>
        <w:t>В исторически реальном христианстве это Учение объявлено ересью и замещено иным.</w:t>
      </w:r>
    </w:p>
    <w:p w14:paraId="758BAB98" w14:textId="3FFF580D" w:rsidR="00D30B85" w:rsidRDefault="00D30B85" w:rsidP="00D30B85">
      <w:pPr>
        <w:pStyle w:val="PlainText"/>
      </w:pPr>
      <w:r>
        <w:t>[CCXXXVII] Обоснование этого утверждения представлено в работах ВП СССР: “Смута на Руси: зарождение, течение, преодоление”, “Оракул: социальный институт и политтехнология”.</w:t>
      </w:r>
    </w:p>
    <w:p w14:paraId="41E1D412" w14:textId="6095D14D" w:rsidR="00D30B85" w:rsidRDefault="00D30B85" w:rsidP="00D30B85">
      <w:pPr>
        <w:pStyle w:val="PlainText"/>
      </w:pPr>
      <w:r>
        <w:t>[CCXXXVIII] Наина Киевна в сказке братьев Стругацих “Понедельник начинается в субботу” — олицетворение этого типа знахарей: душонка мелкая, но «колдует по-маленьку».</w:t>
      </w:r>
    </w:p>
    <w:p w14:paraId="6E8B6C62" w14:textId="5C48C819" w:rsidR="00D30B85" w:rsidRDefault="00D30B85" w:rsidP="00D30B85">
      <w:pPr>
        <w:pStyle w:val="PlainText"/>
      </w:pPr>
      <w:r>
        <w:t>[CCXXXIX] О том, что такое “элитаризм” и из каких нравственных предпосылок он проистекает, см. в аналитической записке ВП СССР “Праведный произвол против юрисдикции рабовладения” из серии «О текущем моменте» № 5 (77), 2008 г.</w:t>
      </w:r>
    </w:p>
    <w:p w14:paraId="6F315A18" w14:textId="48EDBD95" w:rsidR="00D30B85" w:rsidRDefault="00D30B85" w:rsidP="00D30B85">
      <w:pPr>
        <w:pStyle w:val="PlainText"/>
      </w:pPr>
      <w:r>
        <w:t>[CCXL] Точно также 1 000 лет спустя конфликт между косной ЦК-шной и «прогрессивной» либерально-буржуазной “элитами” СССР был разрешён их объединением на основе примитивной зависти к внешнему “великолепию” жизни “элит” Западной Европы и США.</w:t>
      </w:r>
    </w:p>
    <w:p w14:paraId="638EE414" w14:textId="0362D0BF" w:rsidR="00D30B85" w:rsidRDefault="00D30B85" w:rsidP="00D30B85">
      <w:pPr>
        <w:pStyle w:val="PlainText"/>
      </w:pPr>
      <w:r>
        <w:t>[CCXLI] Как гласит легенда, «испытатели веры», посланные Владимиром в разные страны, по возвращении из Византии в Киев высказались в пользу византийского “великолепия”: «Ибо, — сказали послы, — когда стояли мы за службой в Константинопольском соборе святой Софии, не знали, где находимся — на небе или на земле»… Эта мотивация сродни тому, что покурили дурмана, словили кайф и решили, что это — и есть норма жизни, предписанная Богом (в сочетании с высказанным Владимиром утверждением, что «веселие Руси есть питиё», — такое уподобление впечатлений посланцев от службы в Софийском соборе Константинополя кайфу от дурмана — не может считаться притянутым за уши).</w:t>
      </w:r>
    </w:p>
    <w:p w14:paraId="00EED561" w14:textId="0292F8E3" w:rsidR="00D30B85" w:rsidRDefault="00D30B85" w:rsidP="00D30B85">
      <w:pPr>
        <w:pStyle w:val="PlainText"/>
      </w:pPr>
      <w:r>
        <w:t xml:space="preserve">[CCXLII] Так в Европе заправилы библейского проекта избавились от друидов, о которых теперь снимают карикатурные фильмы: серии мультиков и костюмированных комедий «Про Обеликса и Астерикса». Причём, судя по этим фильмам, </w:t>
      </w:r>
      <w:r>
        <w:lastRenderedPageBreak/>
        <w:t>французы с удовольствием глумятся над жизнью своих предков — галлов.</w:t>
      </w:r>
    </w:p>
    <w:p w14:paraId="5B62CDFE" w14:textId="2EE4E67C" w:rsidR="00D30B85" w:rsidRDefault="00D30B85" w:rsidP="00D30B85">
      <w:pPr>
        <w:pStyle w:val="PlainText"/>
      </w:pPr>
      <w:r>
        <w:t>[CCXLIII] Но не допустимо подменять вопрос об обеспечении обществом людей, занятых тем или иным творчеством, вопросом о персональных авторских и смежных правах, как средстве коммерческой эксплуатации творческих достижений их авторами, поскольку юридический институт «авторских и смежных прав» в библейской культуре — прежде всего инструмент управления распределением информации и научно-техни</w:t>
      </w:r>
      <w:r>
        <w:softHyphen/>
        <w:t>чес</w:t>
      </w:r>
      <w:r>
        <w:softHyphen/>
        <w:t>ким прогрессом со стороны заправил корпорации скупщиков «авторских и смежных прав».</w:t>
      </w:r>
    </w:p>
    <w:p w14:paraId="1E6AE609" w14:textId="6F018973" w:rsidR="00D30B85" w:rsidRDefault="00D30B85" w:rsidP="00D30B85">
      <w:pPr>
        <w:pStyle w:val="PlainText"/>
      </w:pPr>
      <w:r>
        <w:t>[CCXLIV] Если Рюрика, Олега (вещего) и Святослава относить ко временам докрещенской предъистории.</w:t>
      </w:r>
    </w:p>
    <w:p w14:paraId="5B95F090" w14:textId="77777777" w:rsidR="00D30B85" w:rsidRDefault="00D30B85" w:rsidP="00D30B85">
      <w:pPr>
        <w:pStyle w:val="PlainText"/>
      </w:pPr>
      <w:r>
        <w:t>[CCXLV] Анекдот, рассказанный евреем в конце 1970</w:t>
      </w:r>
      <w:r>
        <w:noBreakHyphen/>
        <w:t>х гг. (т.е. порождённый в субкультуре кое о чём осведомлённых евреев в СССР):</w:t>
      </w:r>
    </w:p>
    <w:p w14:paraId="191E3A00" w14:textId="77777777" w:rsidR="00D30B85" w:rsidRDefault="00D30B85" w:rsidP="00D30B85">
      <w:pPr>
        <w:pStyle w:val="PlainText"/>
      </w:pPr>
      <w:r>
        <w:t>Конец 1917 года. Володарский и Свердлов идут по коридору Смольного, и вдруг Володарский толкает невысокого лысого рыжеватого человека с бородкой клинышком. Тот загадочно улыбается и проходит мимо…</w:t>
      </w:r>
    </w:p>
    <w:p w14:paraId="2481E0F7" w14:textId="77777777" w:rsidR="00D30B85" w:rsidRDefault="00D30B85" w:rsidP="00D30B85">
      <w:pPr>
        <w:pStyle w:val="PlainText"/>
      </w:pPr>
      <w:r>
        <w:t>Свердлов: Ты, что?!!! Это же Ленин!!!</w:t>
      </w:r>
    </w:p>
    <w:p w14:paraId="0A1738E3" w14:textId="77777777" w:rsidR="00D30B85" w:rsidRDefault="00D30B85" w:rsidP="00D30B85">
      <w:pPr>
        <w:pStyle w:val="PlainText"/>
      </w:pPr>
      <w:r>
        <w:t>Володарский: Яша, я недавно из Штатов, никого тут не знаю. Кто такой Ленин?</w:t>
      </w:r>
    </w:p>
    <w:p w14:paraId="2902F631" w14:textId="41BE4F8B" w:rsidR="00D30B85" w:rsidRDefault="00D30B85" w:rsidP="00D30B85">
      <w:pPr>
        <w:pStyle w:val="PlainText"/>
      </w:pPr>
      <w:r>
        <w:t>Свердлов: Тс-с-с… На него записан весь гешефт…</w:t>
      </w:r>
    </w:p>
    <w:p w14:paraId="3CFE635C" w14:textId="5DE216F2" w:rsidR="00D30B85" w:rsidRDefault="00D30B85" w:rsidP="00D30B85">
      <w:pPr>
        <w:pStyle w:val="PlainText"/>
      </w:pPr>
      <w:r>
        <w:t>[CCXLVI] Неудивительно, что эта традиция в силу социальной инерции воспроизводится в сплетнях и многими из тех, кто считает себя приверженцем КОБ, даже не взирая на то, что ВП СССР неоднократно заявлял о своей приверженности принципам неавторской культуры. Однако многие КОБ-«овцы», выросшие на этой подмене принципов и идей цивилизационного строительства на Руси, озабочены проблемой выявления персонального состава ВП СССР и авторства материалов КОБ, но не обретением концептуальной властности с целью развития КОБ и воплощения в жизнь её идеалов — святости Руси и Царствия Божиего на Земле, созидаемого самими людьми в Божьем водительстве.</w:t>
      </w:r>
    </w:p>
    <w:p w14:paraId="459727F7" w14:textId="39CB4096" w:rsidR="00D30B85" w:rsidRDefault="00D30B85" w:rsidP="00D30B85">
      <w:pPr>
        <w:pStyle w:val="PlainText"/>
      </w:pPr>
      <w:r>
        <w:t xml:space="preserve">[CCXLVII] Те, кто оказывается в «хвостах» распределений, если соотноситься с рис. 1 в разделе 1.4. </w:t>
      </w:r>
    </w:p>
    <w:p w14:paraId="39ECFC6E" w14:textId="77777777" w:rsidR="00D30B85" w:rsidRDefault="00D30B85" w:rsidP="00D30B85">
      <w:pPr>
        <w:pStyle w:val="PlainText"/>
      </w:pPr>
      <w:r>
        <w:t>[CCXLVIII] В.И.Ле</w:t>
      </w:r>
      <w:r>
        <w:softHyphen/>
        <w:t>нин дал определение общественного класса:</w:t>
      </w:r>
    </w:p>
    <w:p w14:paraId="45799F6C" w14:textId="3E3F8C00" w:rsidR="00D30B85" w:rsidRDefault="00D30B85" w:rsidP="00D30B85">
      <w:pPr>
        <w:pStyle w:val="PlainText"/>
      </w:pPr>
      <w:r>
        <w:lastRenderedPageBreak/>
        <w:t>«Большие группы людей, различающиеся по их месту в исторически определённой системе общественного производства, по их отношению (большей частью закреплённому и оформленному в законах) к средствам производства, по их роли в общественной организации труда, а, следовательно, по способам получения и размерам той доли общественного богатства, которыми они располагают. Классы это такие группы людей, из которых одна может присвоить себе труд (было бы точнее сказать: присваивает себе продукт чужого труда — наше замечание при цитировании) другой благодаря различию их места в определённом укладе общественного хозяйства» (В.И.Ленин, Полное собрание сочинений, изд. 5, т. 39, стр. 15). Последнюю фразу В.И.Ленина надо было продолжить словами: «и в политической системе общества».</w:t>
      </w:r>
    </w:p>
    <w:p w14:paraId="26EA9FF6" w14:textId="27FC4598" w:rsidR="00D30B85" w:rsidRDefault="00D30B85" w:rsidP="00D30B85">
      <w:pPr>
        <w:pStyle w:val="PlainText"/>
      </w:pPr>
      <w:r>
        <w:t>[CCXLIX] Ограничив миропонимание марксистов произнесением этих слов, «мраксизм» уклонился от того, чтобы войти в рассмотрение проблематики организации и функционирования психики личности, коллективов, и обществ. Это стало одним из факторов обеспечения управленческой несостоятельности сугубо «классового подхода» марксизма.</w:t>
      </w:r>
    </w:p>
    <w:p w14:paraId="14069C7B" w14:textId="35ED337F" w:rsidR="00D30B85" w:rsidRDefault="00D30B85" w:rsidP="00D30B85">
      <w:pPr>
        <w:pStyle w:val="PlainText"/>
      </w:pPr>
      <w:r>
        <w:t>[CCL] Об этом в материалах КОБ см. работы ВП СССР: “К Богодержавию…”, “Оракул: социальный институт и политтехнология”, “Два способа борьбы с «великодержавным пессимизмом»” из серии «О текущем моменте» № 3 (87), 2009 г. (разделы: 3. “«Опиум для народа»: псевдорелигии против истинной религиозности” и 4. “Эгре</w:t>
      </w:r>
      <w:r>
        <w:softHyphen/>
        <w:t>го</w:t>
      </w:r>
      <w:r>
        <w:softHyphen/>
        <w:t>ри</w:t>
      </w:r>
      <w:r>
        <w:softHyphen/>
        <w:t>аль</w:t>
      </w:r>
      <w:r>
        <w:softHyphen/>
        <w:t>ные религии и библейский проект порабощения человечества”).</w:t>
      </w:r>
    </w:p>
    <w:p w14:paraId="67DD6BAC" w14:textId="0F996F3B" w:rsidR="00D30B85" w:rsidRDefault="00D30B85" w:rsidP="00D30B85">
      <w:pPr>
        <w:pStyle w:val="PlainText"/>
      </w:pPr>
      <w:r>
        <w:t>[CCLI] Одна из родственниц Л.Н.Толстого на рубеже XIX — XX вв. была возмущена тем, что простому рабочему во Франции доступно такое лакомство как пирог с начинкой из клубники… Этот факт мы приводим, хотя точная библиографическая ссылка забылась.</w:t>
      </w:r>
    </w:p>
    <w:p w14:paraId="47B900E3" w14:textId="77777777" w:rsidR="00D30B85" w:rsidRDefault="00D30B85" w:rsidP="00D30B85">
      <w:pPr>
        <w:pStyle w:val="PlainText"/>
      </w:pPr>
      <w:r>
        <w:t xml:space="preserve">[CCLII] В миру — княжна Феодулия Черниговская, ставшая монахиней. Предрекла Батыево нашествие и иго, объяснив его неизбежность греховностью Руси: «Евфросинии принадлежит страшное пророчество о нашествии татаро-монголов. Когда она в уединении размышляла в своей келье, то увидела жуткую картину: полчища кочевников врываются в русские города, жгут дома, убивают и угоняют в полон жителей. Монахиня обратилась к Богу с горячей молитвой не допустить погибели Русской земли. </w:t>
      </w:r>
      <w:r>
        <w:lastRenderedPageBreak/>
        <w:t xml:space="preserve">Но услышала в ответ, что за беззаконное житие и грехи наказание неминуемо. </w:t>
      </w:r>
    </w:p>
    <w:p w14:paraId="0C4CDFC9" w14:textId="547EE2B8" w:rsidR="00D30B85" w:rsidRDefault="00D30B85" w:rsidP="00D30B85">
      <w:pPr>
        <w:pStyle w:val="PlainText"/>
      </w:pPr>
      <w:r>
        <w:t xml:space="preserve">Все случилось так, как пророчествовала инокиня. Орды хана Батыя вторглись в русские княжества. Стольный город Владимир был сожжен. На их пути оказался и Суздаль. Горожане закрылись за крепостными стенами, а монахини, по настоянию Евфросинии, остались за невысокой оградой обители. Архангелы защитят монастырь, так пророчествовала святая. Предсказание полностью сбылось. Разграбив город, войско обошло стороной монастырь» (см.: http://www.pravda.ru/print/culture/cultural-history/museums/264725-evfrosinija-0). </w:t>
      </w:r>
    </w:p>
    <w:p w14:paraId="7EF4464C" w14:textId="77777777" w:rsidR="00D30B85" w:rsidRDefault="00D30B85" w:rsidP="00D30B85">
      <w:pPr>
        <w:pStyle w:val="PlainText"/>
      </w:pPr>
      <w:r>
        <w:t xml:space="preserve">[CCLIII] «Дмитрий Донской является перед походом в обитель св. Сергия. Для чего? — спросим мы. К святым, имеющим Духа Святого, приходят перед важными решениями, советоваться, чтобы их выслушать и поступить, как они скажут. “Вам дóлжно нас слушаться”, — сказал в своё время св. Феодосий Печерский князю. Ведь если у святых спрашивают о каком-нибудь деле, то через них отвечает Дух Святой — Божие помышление о данном положении вещей. И вот, что же мы наблюдаем! Дмитрий Донской торопится, он с трудом соглашается отстоять обедню и отказывается после обедни идти в трапезную откушать, чтобы потом поговорить с св. Сергием. Он очень волнуется. Велеречиво говорит подобострастный церковный историк в оправдание самодержцу: гонцы один за другим приносят ему известия о приближении Мамая. Придя в обитель за советом у Духа Святого, можно было бы гонцам приказать малое время обождать у ограды. Св. Сергию приходится убеждать князя не торопиться. Невольно возникает сомнение: не пришёл ли князь уже с готовым решением: во что бы то ни стало принять битву, а св. Сергию, как молитвеннику (у каждого своё занятие), надлежит только помолиться и благословить. Это невольно напоминает будущих воинственных христолюбцев: “ты знай служи молебен на победу, не твоё дело рассуждать о делах воинских и государственных” (типичные для “элитариев” притязания на то, чтобы «ухватить Бога за бороду»: наше замечание при цитировании). Но здесь ещё не последующие покорные не Духу Святому, а земным владыкам подобострастные или, напротив, забитые и безмолвствующие священнослужители, здесь великий святой посланник Христа. У него достаточно силы убедить нетерпеливого воина (если уж он сам пришёл) выслушать некоторые святые слова. И вот что сказал </w:t>
      </w:r>
      <w:r>
        <w:lastRenderedPageBreak/>
        <w:t>Дух Святой устами великого святого Донскому: сражение, если оно будет допущено, явится небывалым по кровопролитию — не лучше ли (вежливость Духа Святого: не приказание, даже не настойчивый совет, а ласковое убеждение) покорностью и данью умиротворить татар: “Прежде, господине, пойди к ним с правдою и покорностью, как следует по твоему положению покоряться ордынскому царю”. Дмитрий молчит. И тогда св. Сергий снова начинает говорить, делает как бы намёк: “Ведь и Василий Великий утолил дарами нечестивого царя Иулиана и Господь призрел на смирение Василия и низложил Иулиана”. Но не внемлет Донской. И св. Сергий говорит уже открыто: “Враги хотят от нас чести и злата, дадим это. Отдай им, господин, честь и злато, и Бог не попустит им одолеть нас: Он вознесёт тебя, видя твоё смирение, и низложит их гордость”. Вот какова была беседа св. Сергия с князем Дмитрием. И если историк имеет хотя бы малейшее представление, что такое христианство, Кто есть Дух Святой и кто посланник Божий (святой) в церкви Христовой, он обязан сделать правдивый вывод: Господь устами св. Сергия просил земного владыку не проливать понапрасну реки человеческой крови, а положиться на волю Божию, отдав честь и золото Мамаю, и при этом Господь обещал (вот где истинное предсказание, но уже не судьбы, а великой награды за послушание слову Духа Святого) полное сокрушение силы татарской. Как? Конечно, чудом Божиих судов.</w:t>
      </w:r>
    </w:p>
    <w:p w14:paraId="4CEE2EEB" w14:textId="77777777" w:rsidR="00D30B85" w:rsidRDefault="00D30B85" w:rsidP="00D30B85">
      <w:pPr>
        <w:pStyle w:val="PlainText"/>
      </w:pPr>
      <w:r>
        <w:t>И вот что необходимо ещё принять к сведению. То, что советовал св. Сергий Донскому, вполне соответствовало завету предков кн. Дмитрия: и Александр Невский, его прапрадед, и его дед, Иоанн Калита копили силу, не растрачивали её, жалели жизни христианские: в опасных случаях предпочитали платить не жизнями, а деньгами. Но не только предки, но и потомки Донского поступали так же: Василий (сын Дмитрия) одержал бескровную победу над несметными полчищами Тамерлана. Но если эту последнюю, как мы показали в 13-й главе, можно назвать чудом Божиим, то бескровное поражение Ахмата, царя ордынского, правнуком Дмитрия Иоанном III следует приписать исключительно выдержке этого государя; зная, как все требовали от него кровопролития, например жестокое послание к Иоанну III архиеп. Ростовского Вассиана, изумляет святое хладнокровие этого князя.</w:t>
      </w:r>
    </w:p>
    <w:p w14:paraId="6F27DA5B" w14:textId="77777777" w:rsidR="00D30B85" w:rsidRDefault="00D30B85" w:rsidP="00D30B85">
      <w:pPr>
        <w:pStyle w:val="PlainText"/>
      </w:pPr>
      <w:r>
        <w:t xml:space="preserve">Дмитрий не послушался совета Божия и, таким образом, </w:t>
      </w:r>
      <w:r>
        <w:lastRenderedPageBreak/>
        <w:t>вступил на путь судьбы, подвергая действию судьбы и государство, за которое он ответствен. Истинный христианин, т.е. руководимый Духом Святым, идёт, как зрячий, путём Божиим; христианин, не желающий послушания, подобно язычникам, увлекается слепой судьбой. Судьба бывает счастливая и несчастная, и характерной особенностью жизни по судьбе является участие в ней несчастных или счастливых случайностей, игры стихий. Житие сохранило нам важную подробность. Когда св. Сергий говорит слова Божии, призывает Дмитрия к смирению и возвещает великую милость за это смирение — низложение врага, то житие не упоминает, каким голосом было произнесено это увещание: очевидно, простым, всем слышимым. Но, когда Дмитрий прощается со св. Сергием, предпочитая свою волю, а не Божию, св. Сергий вдруг наклоняется к нему и шепчет: ты победишь. Шёпотом передаются слова стыдные, которые неприятно говорить вслух. В чём же здесь дело? Св. Сергий, конечно, имеет дар ведения судеб людских. По любви к ближнему он сообщает и Дмитрию его судьбу. Но в сравнении с только что возвещённой Божией волей, это дело личное, жалкое и произносится оттого шепотом.</w:t>
      </w:r>
    </w:p>
    <w:p w14:paraId="2AA3D93A" w14:textId="77777777" w:rsidR="00D30B85" w:rsidRDefault="00D30B85" w:rsidP="00D30B85">
      <w:pPr>
        <w:pStyle w:val="PlainText"/>
      </w:pPr>
      <w:r>
        <w:t>И вот на поле Куликовском сбывается эта шёпотом предсказанная победа, но какой страшной ценой и поистине вследствие счастливой случайности — игры стихий. Об этом сообщают все учебники истории. Происходит разговор между двумя начальниками засадного полка, разговор потрясающий: молодой князь Владимир в отчаянии, следя за битвой, говорит воеводе Волынскому (согласно неофициальной версии истории — законспирированный знахарь-язычник, маг, который вслед за победой на Куликовом поле намеревался осуществить ниспровержение иерархии РПЦ и возродить власть языческой иерархи; однако не свершилось по не зависящим от него причинам: наше замечание при цитировании): смотри, смотри, все христианские полки лежат мертвыми. Почему мы стоим? Но опытный воин предвидит возможность поражения и засадного полка. Он надеется, что ветер переменится и перестанет дуть в лицо русским. И ветер меняется: русские одержали победу. Бли</w:t>
      </w:r>
      <w:r>
        <w:softHyphen/>
        <w:t xml:space="preserve">стательную?.. Когда “сочли живых”, то оказалось, что их 40.000, а было 400.000 — 360.000 пали. Тогда ведь не сотнями миллионов исчисляли население и даже не десятками (двумя столетиями позднее в начале XVI века численность населения России </w:t>
      </w:r>
      <w:r>
        <w:lastRenderedPageBreak/>
        <w:t>оценивается не более, чем в 7 — 9 млн. человек; границы проходили в районе Нижнего Новгорода, Рязани, Вязьмы и Чернигова: наше пояснение при цитировании — см., например http://www.nameofrussia.ru/person.html?id=84). Страшно оскудела Русская земля.</w:t>
      </w:r>
    </w:p>
    <w:p w14:paraId="22CC7FA4" w14:textId="18230E1B" w:rsidR="00D30B85" w:rsidRDefault="00D30B85" w:rsidP="00D30B85">
      <w:pPr>
        <w:pStyle w:val="PlainText"/>
      </w:pPr>
      <w:r>
        <w:t xml:space="preserve">А золото, которое не хотел отдать Донской, пришлось в течение пяти лет всё отдать татарам, ибо пять лет хан Тохтамыш грабил и уничтожал беззащитную страну» (Пётр Константинович Ивáнов. “Тайна Святых. Введение в Апокалипсис”, книга, достойная прочтения, — приводится по публикации в интернете: http://www.damian.ru/Cerkov_i_sovremennost/IvanovPK/ivanov_pk_taina_sviatyh.htm). </w:t>
      </w:r>
    </w:p>
    <w:p w14:paraId="33CBD009" w14:textId="77777777" w:rsidR="00D30B85" w:rsidRDefault="00D30B85" w:rsidP="00D30B85">
      <w:pPr>
        <w:pStyle w:val="PlainText"/>
      </w:pPr>
      <w:r>
        <w:t>[CCLIV] Единственный про-Русски концептуально властный царь с трагической судьбой в силу агрессии — в том числе и против него лично — враждебной Руси концептуальной власти и её исполнительной периферии на Руси. См. А.Б.Мартиросян. “Заговор маршалов. Британская разведка против СССР”, Москва, «Вече», 2003 г. (одна из публикаций этой книги в интернете: http://militera.lib.ru/research/martirosyan_ab/). Кроме того, история его царствования была оболгана как его политическими противниками, так и врагами Руси.</w:t>
      </w:r>
    </w:p>
    <w:p w14:paraId="186861B8" w14:textId="77777777" w:rsidR="00D30B85" w:rsidRDefault="00D30B85" w:rsidP="00D30B85">
      <w:pPr>
        <w:pStyle w:val="PlainText"/>
      </w:pPr>
      <w:r>
        <w:t>Недавние примеры такого рода.</w:t>
      </w:r>
    </w:p>
    <w:p w14:paraId="192EB4AB" w14:textId="77777777" w:rsidR="00D30B85" w:rsidRDefault="00D30B85" w:rsidP="00D30B85">
      <w:pPr>
        <w:pStyle w:val="PlainText"/>
      </w:pPr>
      <w:r>
        <w:t>Первый — сериал “Иван Грозный”, показ которого телеканал «Россия» начал 12.05.2009 г. Психологические типажи, на которых сценаристы и постановщики сериала «напялили роли» Васи</w:t>
      </w:r>
      <w:r>
        <w:softHyphen/>
        <w:t xml:space="preserve">лия III, Елены Глинской, Ивана Васильевича и некоторых других, — не соответствуют алгоритмике реальной истории Руси. </w:t>
      </w:r>
    </w:p>
    <w:p w14:paraId="3E207E9D" w14:textId="77777777" w:rsidR="00D30B85" w:rsidRDefault="00D30B85" w:rsidP="00D30B85">
      <w:pPr>
        <w:pStyle w:val="PlainText"/>
      </w:pPr>
      <w:r>
        <w:t xml:space="preserve">С первых же серий фильма ясно: сериал ― это проект РПЦ, поскольку на фоне кровавых княжеских мафиозно-клановых разборок, в которых трудно найти хотя бы одного положительного героя, кристально чистыми выглядят только представители иерархии РПЦ ― Максим Грек, митрополит Макарий. Но авторов проекта выдаёт их приверженность к павлианству, которое по мнению Л.Н.Толстого, подменило собой учение Христа в жизни исторически реального христианства. Так в фильме молодой Иван штудирует Деяние апостолов и записывает главный фрагмент из послания апостола Павла Римлянам, гл. 13:1. «Всякая душа да будет покорна высшим властям, ибо нет власти не от Бога; существующие же власти от Бога установлены», — т.е. такая формулировка в </w:t>
      </w:r>
      <w:r>
        <w:lastRenderedPageBreak/>
        <w:t>общеполитическом контексте “элитарного” правления подразумевает, что проповедующие это мнение «власти» — это «власти милостью Божией», а не узурпаторы, действующие в пределах попущения Божиего. И для современных отечественных “элитариев” и их главных идейных покровителей в россионском «буржуинстве» ― иерархии РПЦ ― убедить народ в том, что и они тоже «от Бога установлены», — актуальнейшая задача. Но для этого надо придать забвению заповедь Христа: «Вы знаете, что князья народов господ</w:t>
      </w:r>
      <w:r>
        <w:softHyphen/>
        <w:t>ствуют над ними, и вельможи властвуют ими; но между вами да не будет так…», — что иерархи и делают без стыда и зазрения совести</w:t>
      </w:r>
    </w:p>
    <w:p w14:paraId="0B2AA39A" w14:textId="77777777" w:rsidR="00D30B85" w:rsidRDefault="00D30B85" w:rsidP="00D30B85">
      <w:pPr>
        <w:pStyle w:val="PlainText"/>
      </w:pPr>
      <w:r>
        <w:t xml:space="preserve">— Всё показано зрелищно, хотя и несколько занудно, с претензией на экранизацию исторической правды, вот только, в народном фольклоре почему-то нет плохих оценок Ивана Грозного… Да и как художественное произведение этот сериал гораздо ниже фильма, произведённого С.М.Эйзенштейном под кураторством И.В.Сталина. </w:t>
      </w:r>
    </w:p>
    <w:p w14:paraId="13E0D01E" w14:textId="33B91AEA" w:rsidR="00D30B85" w:rsidRDefault="00D30B85" w:rsidP="00D30B85">
      <w:pPr>
        <w:pStyle w:val="PlainText"/>
      </w:pPr>
      <w:r>
        <w:t>Второй — фильм Павла Лунгина “Царь”, с «огромным успехом» показанный на Каннском (2009 г.) кинофестивале.</w:t>
      </w:r>
    </w:p>
    <w:p w14:paraId="0A8B963F" w14:textId="77777777" w:rsidR="00D30B85" w:rsidRDefault="00D30B85" w:rsidP="00D30B85">
      <w:pPr>
        <w:pStyle w:val="PlainText"/>
      </w:pPr>
      <w:r>
        <w:t>[CCLV] Об этой составляющей его творчества прямо говорят строки “Гавриилиады”: «С рассказом Моисея / Не соглашу рассказа моего: / Он вымыслом хотел пленить еврея, / Он важно лгал и слушали его. / Бог наградил в нём слог и ум покорный. / Стал Моисей известный господин. / Но я, поверь, — историк не придворный, / Не нужен мне пророка важный чин!» — по отношению к библейскому персонажу “Моисею” всё предельно точно, хотя жизненно реальный Моисей был иным. “Поп и работник его Балда” — концептуально-альтернативная «сказочка» по отношению к библейскому проекту порабощения человечества.</w:t>
      </w:r>
    </w:p>
    <w:p w14:paraId="5F4A43BF" w14:textId="11AD78F8" w:rsidR="00D30B85" w:rsidRDefault="00D30B85" w:rsidP="00D30B85">
      <w:pPr>
        <w:pStyle w:val="PlainText"/>
      </w:pPr>
      <w:r>
        <w:t>См. также в материалах КОБ см. работы ВП СССР: “Руслан и Людмила” (Развитие и становление Русской многонациональной цивилизации и её государственности в глобальном историческом процессе, изложенное в системе образов Первого Поэта России А.С.Пушкина), “Медный всадник — это вам не медный змий…”, “Домик в Коломне”, “Размышления при прочтении «Сцен из Фауста» А.С.Пушкина”.</w:t>
      </w:r>
    </w:p>
    <w:p w14:paraId="47068AB3" w14:textId="6A324BAC" w:rsidR="00D30B85" w:rsidRDefault="00D30B85" w:rsidP="00D30B85">
      <w:pPr>
        <w:pStyle w:val="PlainText"/>
      </w:pPr>
      <w:r>
        <w:t>[CCLVI] О его вкладе см. в работе ВП СССР “Диалектика и атеизм: две сути несовместны”, см. также его стихотворение “России”, приводимое в работе ВП СССР “Российское общество и гибель АПЛ «Курск» 12 августа 2000 года”.</w:t>
      </w:r>
    </w:p>
    <w:p w14:paraId="268DF0A2" w14:textId="188FB8CA" w:rsidR="00D30B85" w:rsidRDefault="00D30B85" w:rsidP="00D30B85">
      <w:pPr>
        <w:pStyle w:val="PlainText"/>
      </w:pPr>
      <w:r>
        <w:lastRenderedPageBreak/>
        <w:t>[CCLVII] Комментарии к этой опере см. в работе ВП СССР “Мёртвая вода”.</w:t>
      </w:r>
    </w:p>
    <w:p w14:paraId="5CB0CF0F" w14:textId="7065083B" w:rsidR="00D30B85" w:rsidRDefault="00D30B85" w:rsidP="00D30B85">
      <w:pPr>
        <w:pStyle w:val="PlainText"/>
      </w:pPr>
      <w:r>
        <w:t>[CCLVIII] Об этом произведении см. работу ВП СССР “«Мастер и Маргарита»: гимн демонизму? либо Евангелие беззаветной веры”.</w:t>
      </w:r>
    </w:p>
    <w:p w14:paraId="6EF9AB07" w14:textId="0E609B00" w:rsidR="00D30B85" w:rsidRDefault="00D30B85" w:rsidP="00D30B85">
      <w:pPr>
        <w:pStyle w:val="PlainText"/>
      </w:pPr>
      <w:r>
        <w:t>[CCLIX] Его жреческая деятельность освещена в работах ВП СССР “Иудин грех ХХ съезда”, “Форд и Сталин: о том, как жить по-человечески”, “Время: начинаю про Сталина рассказ…”.</w:t>
      </w:r>
    </w:p>
    <w:p w14:paraId="2B2709F8" w14:textId="343CEC43" w:rsidR="00D30B85" w:rsidRDefault="00D30B85" w:rsidP="00D30B85">
      <w:pPr>
        <w:pStyle w:val="PlainText"/>
      </w:pPr>
      <w:r>
        <w:t>[CCLX] “Мёртвые души” — это очень глубоко и точно. Указание на угрозу диктатуры «великого комбинатора», олицетворённого П.И.Чичиковым, это куда глубже страшилок Ф.М.Достоевского о диктатуре «великого инквизитора». Но не было понято своевременно, не понимается большинством и сейчас…</w:t>
      </w:r>
    </w:p>
    <w:p w14:paraId="20408B34" w14:textId="225E06F0" w:rsidR="00D30B85" w:rsidRDefault="00D30B85" w:rsidP="00D30B85">
      <w:pPr>
        <w:pStyle w:val="PlainText"/>
      </w:pPr>
      <w:r>
        <w:t>[CCLXI] См. его записки «О необходимости Собора по нынешнему состоянию Российской Православной Церкви», написанные в период 1862 — 1866 гг. (епископ Игнатий, действительно достойнейший церковный мыслитель XIX века, умер в 1867 г.). С его записками можно ознакомиться в интернете на многих православных сайтах, в частности: http://www.pravbeseda.ru/library/index.php?page=book&amp;id=464. Актуальны они и доныне, но синоду РПЦ и при царизме, и при Советской власти, и в постсоветской Россионии — не до них: есть дела поважнее — надо воцерковлять «заблудших», организовывать выпас и «стрижку» воцерковленной «паствы»…</w:t>
      </w:r>
    </w:p>
    <w:p w14:paraId="0C3CD9CA" w14:textId="5A38F9F6" w:rsidR="00D30B85" w:rsidRDefault="00D30B85" w:rsidP="00D30B85">
      <w:pPr>
        <w:pStyle w:val="PlainText"/>
      </w:pPr>
      <w:r>
        <w:t>[CCLXII] См. его статью “Почему христианские народы вообще и в особенности русский находятся теперь в бедственном положении” (приведена в качестве приложения 2 в работе ВП СССР “«Мастер и Маргарита»: гимн демонизму? либо Евангелие беззаветной веры” по публикации в журнале “Слово”, № 9, 1991 г., стр. 6 — 10). В ней Л.Н.Толстой показывает факт подмены учением апостола Павла учения Христа в жизни исторически реальных христианских церквей.</w:t>
      </w:r>
    </w:p>
    <w:p w14:paraId="56DA3605" w14:textId="0C57932B" w:rsidR="00D30B85" w:rsidRDefault="00D30B85" w:rsidP="00D30B85">
      <w:pPr>
        <w:pStyle w:val="PlainText"/>
      </w:pPr>
      <w:r>
        <w:t>[CCLXIII] В смысле принадлежности основной статистической массы их представителей к определённым политико-экономическим классам соответствующих формаций, если пользоваться марксистской терминологией.</w:t>
      </w:r>
    </w:p>
    <w:p w14:paraId="0B280AD1" w14:textId="77777777" w:rsidR="00D30B85" w:rsidRDefault="00D30B85" w:rsidP="00D30B85">
      <w:pPr>
        <w:pStyle w:val="PlainText"/>
      </w:pPr>
      <w:r>
        <w:t>[CCLXIV] Одним из них является государственность, понимаемая многими как машина классового угнетения одними классами других, что неправильно.</w:t>
      </w:r>
    </w:p>
    <w:p w14:paraId="556604D5" w14:textId="77777777" w:rsidR="00D30B85" w:rsidRDefault="00D30B85" w:rsidP="00D30B85">
      <w:pPr>
        <w:pStyle w:val="PlainText"/>
      </w:pPr>
      <w:r>
        <w:lastRenderedPageBreak/>
        <w:t xml:space="preserve">«Государство — политическая организация экономически господствующего класса, имеющая своей целью сохранить существующий порядок и подавить сопротивление других классов. Государство возникло в результате раскола общества на классы как орудие эксплуататорского класса для подавления эксплуатируемого народа» (“Философский словарь” под ред. акад. И.Т.Фролова, Москва, «Политиздат», 1981 г., стр. 77). </w:t>
      </w:r>
    </w:p>
    <w:p w14:paraId="7BC33292" w14:textId="77777777" w:rsidR="00D30B85" w:rsidRDefault="00D30B85" w:rsidP="00D30B85">
      <w:pPr>
        <w:pStyle w:val="PlainText"/>
      </w:pPr>
      <w:r>
        <w:t>Государственность и государство — не одно и то же явление, якобы обозначенное разными, хотя и однокоренными словами:</w:t>
      </w:r>
    </w:p>
    <w:p w14:paraId="48F646F2" w14:textId="77777777" w:rsidR="00D30B85" w:rsidRDefault="00D30B85" w:rsidP="00D30B85">
      <w:pPr>
        <w:pStyle w:val="PlainText"/>
      </w:pPr>
      <w:r>
        <w:t xml:space="preserve">«Признаками государства являются: 1) наличие системы особых органов и учреждений (механизм государства), осуществляющих функции государственной власти; 2) право, закрепляющее определённую систему норм, санкционированных государством; 3) определённая территория, на которую распространяется юрисдикция данного государства» (“Советский энциклопедический словарь”, Москва, «Советская энциклопедия», 1986 г., стр. 330). </w:t>
      </w:r>
    </w:p>
    <w:p w14:paraId="12DB4B63" w14:textId="77777777" w:rsidR="00D30B85" w:rsidRDefault="00D30B85" w:rsidP="00D30B85">
      <w:pPr>
        <w:pStyle w:val="PlainText"/>
      </w:pPr>
      <w:r>
        <w:t xml:space="preserve">Первое и второе из этого списка представляет собой формализованные компоненты государственности. Ещё одна компонента государственности — законы не писаные, т.е. некодифицированные этика и практика выработки, принятия и осуществления управленческих решений госчиновниками. Всё это вместе — государственность, как субкультура управления на профессиональной основе: главное это, а классовое угнетение — это специфика соответствующей общественно-экономической формации. </w:t>
      </w:r>
    </w:p>
    <w:p w14:paraId="16B58B33" w14:textId="34DD2063" w:rsidR="00D30B85" w:rsidRDefault="00D30B85" w:rsidP="00D30B85">
      <w:pPr>
        <w:pStyle w:val="PlainText"/>
      </w:pPr>
      <w:r>
        <w:t>Если к этому добавить территорию, на которой живёт население, несущее государственность, как субкультуру управления на профессиональной основе делами общественной значимости, то это и будет государство. Т.е. государство это — население + государственность + территория.</w:t>
      </w:r>
    </w:p>
    <w:p w14:paraId="22303F2C" w14:textId="485077E3" w:rsidR="00D30B85" w:rsidRDefault="00D30B85" w:rsidP="00D30B85">
      <w:pPr>
        <w:pStyle w:val="PlainText"/>
      </w:pPr>
      <w:r>
        <w:t>[CCLXV] Нестроение общества, обусловленное внутренними причинами, либо война с внешними противниками на каких-то приоритетах обобщённых средств управления / оружия, либо и то, и другое.</w:t>
      </w:r>
    </w:p>
    <w:p w14:paraId="41D17DDC" w14:textId="77777777" w:rsidR="00D30B85" w:rsidRDefault="00D30B85" w:rsidP="00D30B85">
      <w:pPr>
        <w:pStyle w:val="PlainText"/>
      </w:pPr>
      <w:r>
        <w:t>[CCLXVI] Казаки не стали «русской Америкой» — новым русским народом, альтернативным порабощённому на</w:t>
      </w:r>
      <w:r>
        <w:softHyphen/>
        <w:t>се</w:t>
      </w:r>
      <w:r>
        <w:softHyphen/>
        <w:t>ле</w:t>
      </w:r>
      <w:r>
        <w:softHyphen/>
        <w:t>нию “элитарного” Российского государства, вследствие того, что в их рядах не было масонства (как изначально в северо-амери</w:t>
      </w:r>
      <w:r>
        <w:softHyphen/>
        <w:t>кан</w:t>
      </w:r>
      <w:r>
        <w:softHyphen/>
        <w:t xml:space="preserve">ских колониях «Великобратании»), которое бы проводило </w:t>
      </w:r>
      <w:r>
        <w:lastRenderedPageBreak/>
        <w:t xml:space="preserve">политическую волю своих хозяев в жизнь, реализуя определённый политический проект, который привёл к созданию США в их исторически известном виде; а также и потому, что их собственный потребительский эгоизм не позволял породить им свою собственную концептуальную власть и под её руководством построить самодостаточную макроэкономическую систему — народное хозяйство и общество, в котором были бы представлены все отрасли — сельское хозяйство, ремесленное (а потом и промышленное) производство, торговля на профессиональной основе, государственность, наука, образование. </w:t>
      </w:r>
    </w:p>
    <w:p w14:paraId="157C749A" w14:textId="77777777" w:rsidR="00D30B85" w:rsidRDefault="00D30B85" w:rsidP="00D30B85">
      <w:pPr>
        <w:pStyle w:val="PlainText"/>
      </w:pPr>
      <w:r>
        <w:t>Как бы “вожди” нынешнего казачества не пыжились представить казачество самобытными народами («этносами», если ссылаться на “теорию пассионарности” Л.Н.Гумилёва: о ней см. в работе ВП СССР “Мёртвая вода”), всё же казачество — специфическое (по его функциями и образу жизни) сословие в составе толпо-“элитар</w:t>
      </w:r>
      <w:r>
        <w:softHyphen/>
        <w:t>но</w:t>
      </w:r>
      <w:r>
        <w:softHyphen/>
        <w:t xml:space="preserve">го” общества Российской империи. А начиналось оно с бегства индивидов из-под власти царя и помещиков и произвольного разбоя — как основного способа добычи той продукции, которую казаки не производили сами и не желали учиться её производству, но и не могли купить в необходимом количестве после продажи сельхозпродукции собственного производства. </w:t>
      </w:r>
    </w:p>
    <w:p w14:paraId="64300D05" w14:textId="77777777" w:rsidR="00D30B85" w:rsidRDefault="00D30B85" w:rsidP="00D30B85">
      <w:pPr>
        <w:pStyle w:val="PlainText"/>
      </w:pPr>
      <w:r>
        <w:t>Единственная попытка построить «казачье государство» с полноценным многоотраслевым хозяйством была предпринята генералом П.Н.Красновым в годы гражданской войны в области «Всевиликого войска Донского», но она не была поддержана казачеством, а позднее была дискредитирована самим же П.Н.Красновым, когда он подался в холопы к Гитлеру, за что и был казнён по приговору советского суда в 1947 г.</w:t>
      </w:r>
    </w:p>
    <w:p w14:paraId="52142D9C" w14:textId="4F1EEF27" w:rsidR="00D30B85" w:rsidRDefault="00D30B85" w:rsidP="00D30B85">
      <w:pPr>
        <w:pStyle w:val="PlainText"/>
      </w:pPr>
      <w:r>
        <w:t>Да и С.Т.Разина сдали казачки сами…</w:t>
      </w:r>
    </w:p>
    <w:p w14:paraId="70C98C1F" w14:textId="6C0107D8" w:rsidR="00D30B85" w:rsidRDefault="00D30B85" w:rsidP="00D30B85">
      <w:pPr>
        <w:pStyle w:val="PlainText"/>
      </w:pPr>
      <w:r>
        <w:t>[CCLXVII] В предельном варианте это «спасайся, кто может», что исторически часто сопровождается мародёрством и уголовным безпределом, поско</w:t>
      </w:r>
      <w:r>
        <w:softHyphen/>
        <w:t>ль</w:t>
      </w:r>
      <w:r>
        <w:softHyphen/>
        <w:t>ку после предполагаемого «спасения», тем «кто может», не хочется быть «нищими», — тем более, когда «добро» в катастрофе становится «безхозным» или может стать таковым в результате гибели его прежних хозяев, в чём его хозяевам можно и помочь…</w:t>
      </w:r>
    </w:p>
    <w:p w14:paraId="7E96E925" w14:textId="475EDA7C" w:rsidR="00D30B85" w:rsidRDefault="00D30B85" w:rsidP="00D30B85">
      <w:pPr>
        <w:pStyle w:val="PlainText"/>
      </w:pPr>
      <w:r>
        <w:t xml:space="preserve">[CCLXVIII] Таковы в России все нынешние монархисты (почитатели Николая II и крепостного права более ранних времён) и неоязычники (сводящие Язычество к разного рода </w:t>
      </w:r>
      <w:r>
        <w:lastRenderedPageBreak/>
        <w:t>реконструкциям докрещенского быта, обрядов и верований и, точно так же, как и библейцы игнорирующие язык жизненных обстоятельств, на котором Бог говорит с людьми и обществами).</w:t>
      </w:r>
    </w:p>
    <w:p w14:paraId="1CF0AE4D" w14:textId="49238088" w:rsidR="00D30B85" w:rsidRDefault="00D30B85" w:rsidP="00D30B85">
      <w:pPr>
        <w:pStyle w:val="PlainText"/>
      </w:pPr>
      <w:r>
        <w:t>[CCLXIX] Это требует выхода на уровень личностного развития, позволяющего выполнять жреческие функции самому, либо осмысленно волевым порядком содействовать деятельности жречества.</w:t>
      </w:r>
    </w:p>
    <w:p w14:paraId="7206CC54" w14:textId="7B12638E" w:rsidR="00D30B85" w:rsidRDefault="00D30B85" w:rsidP="00D30B85">
      <w:pPr>
        <w:pStyle w:val="PlainText"/>
      </w:pPr>
      <w:r>
        <w:t>[CCLXX] Т.е. сведя свои личностные потребности к минимуму, позволяющему делать дело с максимальной отдачей вплоть до самопожертвования.</w:t>
      </w:r>
    </w:p>
    <w:p w14:paraId="0B8249CE" w14:textId="70212342" w:rsidR="00D30B85" w:rsidRDefault="00D30B85" w:rsidP="00D30B85">
      <w:pPr>
        <w:pStyle w:val="PlainText"/>
      </w:pPr>
      <w:r>
        <w:t xml:space="preserve">[CCLXXI] Хотя может быть развито иное сознание социальности, например, как под властью исторически реального христианства: «Рабы,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 (К Ефесянам послание апостола Павла, 6:5—8). На этой основе тоже может быть осознание социальности, но не соответствующее предназначению человека — быть наместником Божьим на Земле. </w:t>
      </w:r>
    </w:p>
    <w:p w14:paraId="425287FF" w14:textId="5BE669A1" w:rsidR="00D30B85" w:rsidRDefault="00D30B85" w:rsidP="00D30B85">
      <w:pPr>
        <w:pStyle w:val="PlainText"/>
      </w:pPr>
      <w:r>
        <w:t>[CCLXXII] В годы гражданской войны и вскорости после неё жертвами политики уничтожения “недостойных”, проводимой Л.Д.Троцким, пали создатель Первой конной армии Б.М.Думенко, В.И.Чапаев, Н.А.Щорс, Ф.К.Миронов (в течение некоторого времени командовал Второй конной армией), Г.И.Котовский и некоторые другие менее известные; ну а многих выдвиженцев Л.Д.Троцкого убрал 1937 г. — тоже по причинам концептуального характера.</w:t>
      </w:r>
    </w:p>
    <w:p w14:paraId="36439CC2" w14:textId="77777777" w:rsidR="00D30B85" w:rsidRDefault="00D30B85" w:rsidP="00D30B85">
      <w:pPr>
        <w:pStyle w:val="PlainText"/>
      </w:pPr>
      <w:r>
        <w:t>[CCLXXIII] В частности, если обратиться к сказке о Мальчише-Кибальчише А.П.Гайдара, то и в ней отражена эта особенность претендентов в послекризисную “элиту”: у Мальчиша-Плохиша (роль которого в реальной политике, к сожалению, исполнил внук писателя) нет никаких идей, кроме «возьмите меня в своё буржуинство», поскольку там сбылась его мечта — ему за измену и предательство дали «целую бочку варенья да целую корзину печенья». «Сидит Мальчиш-Плохиш, жрёт и радуется».</w:t>
      </w:r>
    </w:p>
    <w:p w14:paraId="316F32BC" w14:textId="41949E61" w:rsidR="00D30B85" w:rsidRDefault="00D30B85" w:rsidP="00D30B85">
      <w:pPr>
        <w:pStyle w:val="PlainText"/>
      </w:pPr>
      <w:r>
        <w:t xml:space="preserve">Отметим, что Мальчиш-Кибальчиш — почти что </w:t>
      </w:r>
      <w:r>
        <w:lastRenderedPageBreak/>
        <w:t>однофамилец народовольца Н.И.Кибальчича (1853 — 1881), казнённого за участие в покушении на Александра II. Что касается идеалов свободы, то народовольцы не ошиблись в их выборе и были верны им, подтвердив свою верность самопожертвованием. Но не с шестого приоритета обобщённых средств управления / оружия надо было начинать…</w:t>
      </w:r>
    </w:p>
    <w:p w14:paraId="7D8CD5E3" w14:textId="6CC6ECF4" w:rsidR="00D30B85" w:rsidRDefault="00D30B85" w:rsidP="00D30B85">
      <w:pPr>
        <w:pStyle w:val="PlainText"/>
      </w:pPr>
      <w:r>
        <w:t>[CCLXXIV] Т.е. их никто не скрывает, большинство из них упомянуты в общедоступной литературе.</w:t>
      </w:r>
    </w:p>
    <w:p w14:paraId="267D3B89" w14:textId="76D41CFA" w:rsidR="00D30B85" w:rsidRDefault="00D30B85" w:rsidP="00D30B85">
      <w:pPr>
        <w:pStyle w:val="PlainText"/>
      </w:pPr>
      <w:r>
        <w:t>[CCLXXV] Государственный переворот Екатерины II финансировал британский купец Фельтен. Правление Екатерины II можно охарактеризовать как эпоху барского разврата, которая от предшествовавших её «бабьих» царствований отличалась тем, что Екатерина был лучше образована и потому в её царствование имела место и политика, почти что на столетие вперёд определившая границы Российской империи и её административное деление.</w:t>
      </w:r>
    </w:p>
    <w:p w14:paraId="38FDA5A9" w14:textId="77777777" w:rsidR="00D30B85" w:rsidRDefault="00D30B85" w:rsidP="00D30B85">
      <w:pPr>
        <w:pStyle w:val="PlainText"/>
      </w:pPr>
      <w:r>
        <w:t>[CCLXXVI] Время на основе биологического эталонного процесса можно измерять по частоте вхождения в жизнь новых поколений в генеалогических линиях общества. Эта частота неизменна на протяжении истории и составляет приблизительно 1 раз в 25 лет.</w:t>
      </w:r>
    </w:p>
    <w:p w14:paraId="0ADF9854" w14:textId="77777777" w:rsidR="00D30B85" w:rsidRDefault="00D30B85" w:rsidP="00D30B85">
      <w:pPr>
        <w:pStyle w:val="PlainText"/>
      </w:pPr>
      <w:r>
        <w:t xml:space="preserve">Время на основе социального эталонного процесса можно измерять по частоте обновления социально значимых знаний и технологий на их основе. </w:t>
      </w:r>
    </w:p>
    <w:p w14:paraId="7C5DD9F9" w14:textId="77777777" w:rsidR="00D30B85" w:rsidRDefault="00D30B85" w:rsidP="00D30B85">
      <w:pPr>
        <w:pStyle w:val="PlainText"/>
      </w:pPr>
      <w:r>
        <w:t xml:space="preserve">Если в древности многие поколения проходили через технологически в общем-то неизменный мир, то в наши дни за время жизни одного поколения успевает смениться несколько поколений техники, технологий и соответствующих социально значимых знаний и навыков технико-технологического характера. </w:t>
      </w:r>
    </w:p>
    <w:p w14:paraId="42689CCE" w14:textId="0D1DCB5F" w:rsidR="00D30B85" w:rsidRDefault="00D30B85" w:rsidP="00D30B85">
      <w:pPr>
        <w:pStyle w:val="PlainText"/>
      </w:pPr>
      <w:r>
        <w:t xml:space="preserve">Это изменение характера информационных процессов в обществе и качества жизни — в КОБ названо изменением соотношения эталонных частот биологического и социального времени. Оно качественно изменяет воздействие среды обитания на психику личности и является стрессом, угнетающим и уничтожающим носителей нечеловечных типов строя психики, если они не желают задуматься над смыслом жизни и вопросом о сути и предназначении человека. Т.е. это не только фактор социальной гигиены, но и фактор стимулирующей переход людей к человечному типу строя психики, конечно если они не занимают позицию прапорщика из анекдота: «Чего тут думать — трясти </w:t>
      </w:r>
      <w:r>
        <w:lastRenderedPageBreak/>
        <w:t>надо…»</w:t>
      </w:r>
    </w:p>
    <w:p w14:paraId="4B0FB0DC" w14:textId="1DF911CA" w:rsidR="00D30B85" w:rsidRDefault="00D30B85" w:rsidP="00D30B85">
      <w:pPr>
        <w:pStyle w:val="PlainText"/>
      </w:pPr>
      <w:r>
        <w:t xml:space="preserve">[CCLXXVII] Нормы орфографии той поры предписывали писать не «её», а «ея». </w:t>
      </w:r>
    </w:p>
    <w:p w14:paraId="772C239C" w14:textId="31445E1C" w:rsidR="00D30B85" w:rsidRDefault="00D30B85" w:rsidP="00D30B85">
      <w:pPr>
        <w:pStyle w:val="PlainText"/>
      </w:pPr>
      <w:r>
        <w:t>[CCLXXVIII] В этой связи приведём ещё один афоризм В.О.Ключевского: «Что теперь педагоги разумеют под человеческой природой, есть только неестественное извращение человеческой природы, и культурное животное — одичавший человек» ((В.О.Ключевский. Сочинения в 9 томах. Москва, «Мысль», 1990 г., т. 9, “Афоризмы и мысли об истории”, стр. 415). Но В.О.Ключевский так и не вошёл в рассмотрение того, что есть не извращённая природа человека, и что в реальной истории её извращает. Если бы он вошёл в рассмотрение этой проблематики, то перед ним открылись бы возможности погасить «мраксизм».</w:t>
      </w:r>
    </w:p>
    <w:p w14:paraId="26DB2460" w14:textId="2508C021" w:rsidR="00D30B85" w:rsidRDefault="00D30B85" w:rsidP="00D30B85">
      <w:pPr>
        <w:pStyle w:val="PlainText"/>
      </w:pPr>
      <w:r>
        <w:t>[CCLXXIX] И в этом одна из причин того, что династия Романовых со времён Петра I во многом опиралась на служивших ей этнических немцев.</w:t>
      </w:r>
    </w:p>
    <w:p w14:paraId="5BBF88C1" w14:textId="1759E4D0" w:rsidR="00D30B85" w:rsidRDefault="00D30B85" w:rsidP="00D30B85">
      <w:pPr>
        <w:pStyle w:val="PlainText"/>
      </w:pPr>
      <w:r>
        <w:t>[CCLXXX] Книги печатались в Венеции потому, что “элита” на Руси, погрязнув в «потреблятстве», не удосужилась развить в стране типографское дело.</w:t>
      </w:r>
    </w:p>
    <w:p w14:paraId="6EABBE6D" w14:textId="21FAE95C" w:rsidR="00D30B85" w:rsidRDefault="00D30B85" w:rsidP="00D30B85">
      <w:pPr>
        <w:pStyle w:val="PlainText"/>
      </w:pPr>
      <w:r>
        <w:t>[CCLXXXI] В действительности сын Наполеона I — Наполеон II (1811 — 1832), провозглашённый императором при отречении Наполеона I в 1815 г., никогда не правил, а прожил до своей смерти при дворе своего деда австрийского императора Франца I, с 1818 г. титуловался «герцогом Рейхштадским». Наполеон III (1818 — 1873), ставший президентом Франции в 1848 г. и императором в 1851 г. — племянник Наполеона I. Потерял корону в результате сентябрьской революции 1870 г. (Наше замечание при цитировании).</w:t>
      </w:r>
    </w:p>
    <w:p w14:paraId="19D56A71" w14:textId="77777777" w:rsidR="00D30B85" w:rsidRDefault="00D30B85" w:rsidP="00D30B85">
      <w:pPr>
        <w:pStyle w:val="PlainText"/>
      </w:pPr>
      <w:r>
        <w:t xml:space="preserve">[CCLXXXII] «9 сентября 1943 г. </w:t>
      </w:r>
    </w:p>
    <w:p w14:paraId="3DD172AB" w14:textId="77777777" w:rsidR="00D30B85" w:rsidRDefault="00D30B85" w:rsidP="00D30B85">
      <w:pPr>
        <w:pStyle w:val="PlainText"/>
      </w:pPr>
      <w:r>
        <w:t xml:space="preserve">(…) Ехал дорогой (в Крупец, где познакомился с женой Люсей, — ред.) с Ситниковым и играл на гармошке. У моста, внизу Крупца, навстречу гнали сотни две молодых власовцев. Я от негодования дрожал и не воздержался, чтоб не бросить им оскорбительных выражений. Их морды наглы, хотя общий вид — покорность и спокойствие. </w:t>
      </w:r>
    </w:p>
    <w:p w14:paraId="659EB2F8" w14:textId="77777777" w:rsidR="00D30B85" w:rsidRDefault="00D30B85" w:rsidP="00D30B85">
      <w:pPr>
        <w:pStyle w:val="PlainText"/>
      </w:pPr>
      <w:r>
        <w:t>(…).</w:t>
      </w:r>
    </w:p>
    <w:p w14:paraId="2E048B21" w14:textId="77777777" w:rsidR="00D30B85" w:rsidRDefault="00D30B85" w:rsidP="00D30B85">
      <w:pPr>
        <w:pStyle w:val="PlainText"/>
      </w:pPr>
      <w:r>
        <w:t>2 октября 1943 г.</w:t>
      </w:r>
    </w:p>
    <w:p w14:paraId="1ABC1BFA" w14:textId="77777777" w:rsidR="00D30B85" w:rsidRDefault="00D30B85" w:rsidP="00D30B85">
      <w:pPr>
        <w:pStyle w:val="PlainText"/>
      </w:pPr>
      <w:r>
        <w:t xml:space="preserve">(…) По пути к Козельцу, в лесу, стояла деревня Кобзари. В деревне партизаны убили 6 — 7 немцев. Немцы (800 чел.) окружили деревню, перебили всех, свыше 4 000 чел. И сожгли все </w:t>
      </w:r>
      <w:r>
        <w:lastRenderedPageBreak/>
        <w:t>(900) дома. Удалось скрыться только семерым. Даже семью полицая уничтожили и сожгли дом.</w:t>
      </w:r>
    </w:p>
    <w:p w14:paraId="233E74A9" w14:textId="77777777" w:rsidR="00D30B85" w:rsidRDefault="00D30B85" w:rsidP="00D30B85">
      <w:pPr>
        <w:pStyle w:val="PlainText"/>
      </w:pPr>
      <w:r>
        <w:t>(…) О немцах, и в особенности о полицаях, рассказывают жуткие картины. Вступив в село, немцы с помощью полицаев и др. приспешников собрали всех комсомольцев, их оказалось 22 чел., вогнали в сарай и подожгли, т.е. зажарили живьём детей. Один юноша упирался и кричал: “Я жить хочу”, но это вызвало смех полицаев.</w:t>
      </w:r>
    </w:p>
    <w:p w14:paraId="27716A7A" w14:textId="77777777" w:rsidR="00D30B85" w:rsidRDefault="00D30B85" w:rsidP="00D30B85">
      <w:pPr>
        <w:pStyle w:val="PlainText"/>
      </w:pPr>
      <w:r>
        <w:t>Жену председателя сельсовета с ребятами также решили бросить в огонь; мать легла на детей в расчёте, что сама сгорит, а дети останутся. Её столкнули в огонь и старшего ребёнка, а остался годовалый ребенок. Немец приказал полицаю проколоть ребенка штыком и бросить в огонь. Полицай так и сделал; тогда немец повернулся к другому немцу и сказал: “Действительно, русский — свинья”. Так дико ведут себя изменники.</w:t>
      </w:r>
    </w:p>
    <w:p w14:paraId="31D733BB" w14:textId="17416DC4" w:rsidR="00D30B85" w:rsidRDefault="00D30B85" w:rsidP="00D30B85">
      <w:pPr>
        <w:pStyle w:val="PlainText"/>
      </w:pPr>
      <w:r>
        <w:t>Нас (судя по контексту — партизан: наше пояснение при цитировании) встречают холодно или льстиво, но потерпевшие от немцев, а больше — старост и полицаев, — с особой радостью. Да, партизаны дали о себе знать, их немцы боялись панически» (Из фронтовых дневниковых записей солдата Михаила Золина из Грибановки Воронежской области. Их фрагменты были опубликованы “Комсомольской правдой” 07.05.2009 г.: http://spb.kp.ru/daily/24290.4/484507/print/).</w:t>
      </w:r>
    </w:p>
    <w:p w14:paraId="441CC53B" w14:textId="5BB3DB35" w:rsidR="00D30B85" w:rsidRDefault="00D30B85" w:rsidP="00D30B85">
      <w:pPr>
        <w:pStyle w:val="PlainText"/>
      </w:pPr>
      <w:r>
        <w:t>[CCLXXXIII] См. в интернете: http://lib.aldebaran.ru/author/solonevich_ivan/solonevich_ivan_narodnaya_monarhiya/.</w:t>
      </w:r>
    </w:p>
    <w:p w14:paraId="6A2720E8" w14:textId="77777777" w:rsidR="00D30B85" w:rsidRDefault="00D30B85" w:rsidP="00D30B85">
      <w:pPr>
        <w:pStyle w:val="PlainText"/>
      </w:pPr>
      <w:r>
        <w:t>[CCLXXXIV] Однако, история мало кого и чему учит. Так генерал Д.Паттон, прославленный в США герой второй мировой войны, “открыл”, что русские — «вырождающаяся раса монгольских дикарей», каждый из нас и все мы вместе — «сукины сыны, вар</w:t>
      </w:r>
      <w:r>
        <w:softHyphen/>
        <w:t>вары и запойные пьяницы». — Это извлечено из «Бумаг Паттона», изданных в Бостоне в 1974 г., стр.721, 731 — 734 (приводится по книге: Н.Н.Яковлев, “ЦРУ против СССР”, Москва, «Правда», 1985 г., стр. 27).</w:t>
      </w:r>
    </w:p>
    <w:p w14:paraId="1DED5B25" w14:textId="1ACED6C1" w:rsidR="00D30B85" w:rsidRDefault="00D30B85" w:rsidP="00D30B85">
      <w:pPr>
        <w:pStyle w:val="PlainText"/>
      </w:pPr>
      <w:r>
        <w:t>Однако, Патон начал «умничать» не только в отношении русских и потому, чтобы он не лез в политику со своей неуместной отсебятиной, заправилы США организовали ему автокатастрофу, от последствий которой он благополучно и скончался, что однако не мешает заправилам США поддерживать его культ как национального героя той эпохи.</w:t>
      </w:r>
    </w:p>
    <w:p w14:paraId="0C116E4D" w14:textId="778EC10C" w:rsidR="00D30B85" w:rsidRDefault="00D30B85" w:rsidP="00D30B85">
      <w:pPr>
        <w:pStyle w:val="PlainText"/>
      </w:pPr>
      <w:r>
        <w:lastRenderedPageBreak/>
        <w:t>[CCLXXXV] Например, Базаров в “Отцах и детях” И.С.Тургенева.</w:t>
      </w:r>
    </w:p>
    <w:p w14:paraId="3A90E4C4" w14:textId="4EE3A5CE" w:rsidR="00D30B85" w:rsidRDefault="00D30B85" w:rsidP="00D30B85">
      <w:pPr>
        <w:pStyle w:val="PlainText"/>
      </w:pPr>
      <w:r>
        <w:t>[CCLXXXVI]  Например, граф Пьер Безухов и простой мужик Платон Каратаев в “Войне и мiре” Л.Н.Толстого или персонажи романа “Что делать?” Н.Г.Чернышевского.</w:t>
      </w:r>
    </w:p>
    <w:p w14:paraId="3DFA0CAD" w14:textId="77777777" w:rsidR="00D30B85" w:rsidRDefault="00D30B85" w:rsidP="00D30B85">
      <w:pPr>
        <w:pStyle w:val="PlainText"/>
      </w:pPr>
      <w:r>
        <w:t xml:space="preserve">[CCLXXXVII] Наставление Наполеона Лористону при посылке к М.И.Кутузову в надежде, что тот пропустит Лористона в Петербург к Александру I: «Мне нужен мир, он мне нужен абсолютно во что бы то ни стало, спасите только честь». </w:t>
      </w:r>
    </w:p>
    <w:p w14:paraId="3827A75C" w14:textId="77777777" w:rsidR="00D30B85" w:rsidRDefault="00D30B85" w:rsidP="00D30B85">
      <w:pPr>
        <w:pStyle w:val="PlainText"/>
      </w:pPr>
      <w:r>
        <w:t xml:space="preserve">«Лористон начал с жалоб на “варварские поступки крестьян с французами, попадающими в их руки”. Фельдмаршал ответил: “Нельзя в три месяца сделать образованной целую нацию, которая, впрочем, если говорить правду, отплачивает французам той монетой, какой дóлжно платить вторгнувшейся орде татар под командой Чингисхана”. </w:t>
      </w:r>
    </w:p>
    <w:p w14:paraId="41D68597" w14:textId="77777777" w:rsidR="00D30B85" w:rsidRDefault="00D30B85" w:rsidP="00D30B85">
      <w:pPr>
        <w:pStyle w:val="PlainText"/>
      </w:pPr>
      <w:r>
        <w:t xml:space="preserve">«Когда Кутузов сказал Лористону, что русский народ смотрит на французов, как на татар, вторгшихся под начальством Чингисхана, а Лористон ответил: “Однако есть же некоторая разница”, то фельдмаршал возразил, что русский народ никакой разницы не усматривает. С этим впечатлением и с сознанием полной бесплодности своей поездки Лористон и вернулся в Кремль к Наполеону». (Е.В.Тарле, “Нашествие Наполеона”). </w:t>
      </w:r>
    </w:p>
    <w:p w14:paraId="472E1423" w14:textId="77777777" w:rsidR="00D30B85" w:rsidRDefault="00D30B85" w:rsidP="00D30B85">
      <w:pPr>
        <w:pStyle w:val="PlainText"/>
      </w:pPr>
      <w:r>
        <w:t>Большего оскорбления, нежели уподобить французов орде, вряд ли можно было придумать…</w:t>
      </w:r>
    </w:p>
    <w:p w14:paraId="0E5CA854" w14:textId="353811D3" w:rsidR="00D30B85" w:rsidRDefault="00D30B85" w:rsidP="00D30B85">
      <w:pPr>
        <w:pStyle w:val="PlainText"/>
      </w:pPr>
      <w:r>
        <w:t xml:space="preserve">Но Лористон не был последним просителем мира. Е.В.Тарле сообщает о встрече Мюрата с Милорадовичем: «“У нас народ страшен, он в ту же минуту убьёт всякого, кто вздумает говорить о мирных предложениях”, — сказал Милорадович Мюрату». — Хороша «нация рабов», если “элитарный” генерал воспринимает её как «заградотряд»… </w:t>
      </w:r>
    </w:p>
    <w:p w14:paraId="4310A57E" w14:textId="371682CE" w:rsidR="00D30B85" w:rsidRDefault="00D30B85" w:rsidP="00D30B85">
      <w:pPr>
        <w:pStyle w:val="PlainText"/>
      </w:pPr>
      <w:r>
        <w:t>[CCLXXXVIII] В крайнем случае — пусть живёт в монастыре или отшельником в пýстыне — см. стихотворение М.Ю.Лермонтова “Пророк”.</w:t>
      </w:r>
    </w:p>
    <w:p w14:paraId="75A4E722" w14:textId="24ABE1C1" w:rsidR="00D30B85" w:rsidRDefault="00D30B85" w:rsidP="00D30B85">
      <w:pPr>
        <w:pStyle w:val="PlainText"/>
      </w:pPr>
      <w:r>
        <w:t>[CCLXXXIX] Субкультуры “элиты” в толпо-“элитаризме” неизбежны (иначе бы не было толпо-“элитаризма”), но они могут быть такими, что “элита” оказывается в субкультурной самоизоляции от простонародья, а могут быть и такими, что на основе своей субкультуры “элита” воспринимается простонародьем как авторитетная социальная группа, что и создаёт основу для управления жизнью общества “элитой”.</w:t>
      </w:r>
    </w:p>
    <w:p w14:paraId="71007A1C" w14:textId="4B6D7270" w:rsidR="00D30B85" w:rsidRDefault="00D30B85" w:rsidP="00D30B85">
      <w:pPr>
        <w:pStyle w:val="PlainText"/>
      </w:pPr>
      <w:r>
        <w:lastRenderedPageBreak/>
        <w:t>[CCXC] Но в этом же и причина, если не ненависти к России со стороны заправил Запада (какая может быть ненависть к тому, что воспринимается в качестве «этноландшафта» зоны предполагаемой колонизации «настоящими людьми»?), то стремления так или иначе осуществить геноцид в отношении населения Руси, дабы заселить её территории людьми, более податливыми к процессу оцивилизовывания в русле библейского проекта.</w:t>
      </w:r>
    </w:p>
    <w:p w14:paraId="40CC1E5C" w14:textId="5C797FD9" w:rsidR="00D30B85" w:rsidRDefault="00D30B85" w:rsidP="00D30B85">
      <w:pPr>
        <w:pStyle w:val="PlainText"/>
      </w:pPr>
      <w:r>
        <w:t>[CCXCI] А.С.Грибоедов, “Горе от ума”.</w:t>
      </w:r>
    </w:p>
    <w:p w14:paraId="3C2A8292" w14:textId="50A7E664" w:rsidR="00D30B85" w:rsidRDefault="00D30B85" w:rsidP="00D30B85">
      <w:pPr>
        <w:pStyle w:val="PlainText"/>
      </w:pPr>
      <w:r>
        <w:t>[CCXCII] Они правы в политико-стратегическом аспекте. Восстановление страны после обстоятельной гражданской войны (типа смуты рубежа XVI — XVII вв., гражданской войны после революций 1917 г.) требует труда и жизни нескольких поколений. Поэтому мирное развитие в альтернативных вариантах политики позволяет решить те же проблемы общественного развития, которые решаются в чрезвычайщине гражданских войн, но без разорения страны, без колоссальных людских потерь и без ущерба в аспектах этики и развития культуры.</w:t>
      </w:r>
    </w:p>
    <w:p w14:paraId="543E788C" w14:textId="4E2CFFAB" w:rsidR="00D30B85" w:rsidRDefault="00D30B85" w:rsidP="00D30B85">
      <w:pPr>
        <w:pStyle w:val="PlainText"/>
      </w:pPr>
      <w:r>
        <w:t>[CCXCIII] Так и на постсоветскую политико-экономическую систему Россионии большинство населения не видит смысла работать: зарплата большинства обеспечивает только физиологическое выживание, накопления у большинства либо отсутствуют либо обезцениваются быстрее, нежели могут быть реализованы в разного рода проектах личностного и семейного развития.</w:t>
      </w:r>
    </w:p>
    <w:p w14:paraId="2EFD3AA9" w14:textId="77777777" w:rsidR="00D30B85" w:rsidRDefault="00D30B85" w:rsidP="00D30B85">
      <w:pPr>
        <w:pStyle w:val="PlainText"/>
      </w:pPr>
      <w:r>
        <w:t>[CCXCIV] До “элиты” осознание этого факта доходит в извращённом виде:</w:t>
      </w:r>
    </w:p>
    <w:p w14:paraId="4B757011" w14:textId="77777777" w:rsidR="00D30B85" w:rsidRDefault="00D30B85" w:rsidP="00D30B85">
      <w:pPr>
        <w:pStyle w:val="PlainText"/>
      </w:pPr>
      <w:r>
        <w:t>Отечественную войну 1812 — 1814 гг. по мнению “элиты” выиграл Александр I Благословенный, хотя война была вызвана убийством по указке из Лондона его отца императора Павла I, в результате чего Россия под властью Александра I перешла к пробританской политике (в частности при штабе М.И.Кутузова был наблюдатель от британской разведки с претензиями на кураторство — комиссар при русской армии генерал Роберт Вильсон), да и соответствие Александра I миссии верховного главнокомандующего со времён Аустерлица до конца его царствования, мягко говоря, — «дискуссионно».</w:t>
      </w:r>
    </w:p>
    <w:p w14:paraId="2F59170B" w14:textId="3E9E432B" w:rsidR="00D30B85" w:rsidRDefault="00D30B85" w:rsidP="00D30B85">
      <w:pPr>
        <w:pStyle w:val="PlainText"/>
      </w:pPr>
      <w:r>
        <w:t xml:space="preserve">Великую Отечественную войну 1941 — 1945 гг. по мнению “элиты” выиграл «простой солдат», «весь народ», а Верховный главнокомандующий, глава Советского правительства И.В.Сталин </w:t>
      </w:r>
      <w:r>
        <w:lastRenderedPageBreak/>
        <w:t>подаётся ею чуть ли не как главный виновник катастрофы лета 1941 г. и затягивания войны до мая 1945 г.</w:t>
      </w:r>
    </w:p>
    <w:p w14:paraId="58839665" w14:textId="43EF2742" w:rsidR="00D30B85" w:rsidRDefault="00D30B85" w:rsidP="00D30B85">
      <w:pPr>
        <w:pStyle w:val="PlainText"/>
      </w:pPr>
      <w:r>
        <w:t>[CCXCV] В Японии субкультура ниндзя, не дающих “элите” зарываться, в чём-то роднит Японию и Россию. А то обстоятельство, что “элита” Японии обучаема и служит своеобразной идее цивилизационного строительства, — роднит её с остальными толпо-“элитарными” культурами. В связи с этим ещё раз упомянем аналитическую записку “Япония и Русь: «прожектёрство»? — либо «предиктор-корректор» в действии?” из серии «О текущем моменте» № 6 (54), 2006 г.</w:t>
      </w:r>
    </w:p>
    <w:p w14:paraId="48C1F8A0" w14:textId="4BEEECE7" w:rsidR="00D30B85" w:rsidRDefault="00D30B85" w:rsidP="00D30B85">
      <w:pPr>
        <w:pStyle w:val="PlainText"/>
      </w:pPr>
      <w:r>
        <w:t>[CCXCVI] 28 ноября 1866 г.</w:t>
      </w:r>
    </w:p>
    <w:p w14:paraId="28032A78" w14:textId="1B311FC1" w:rsidR="00D30B85" w:rsidRDefault="00D30B85" w:rsidP="00D30B85">
      <w:pPr>
        <w:pStyle w:val="PlainText"/>
      </w:pPr>
      <w:r>
        <w:t>[CCXCVII] Т.е. Всевышний не ошибается, и всё свершается в русле Его Вседержительности наилучшим возможным образом при тех нравах, этике и миропонимании, которые свойственны людям.</w:t>
      </w:r>
    </w:p>
    <w:p w14:paraId="469BF53F" w14:textId="0BEDA30B" w:rsidR="00D30B85" w:rsidRDefault="00D30B85" w:rsidP="00D30B85">
      <w:pPr>
        <w:pStyle w:val="PlainText"/>
      </w:pPr>
      <w:r>
        <w:t>[CCXCVIII] Этот постулат Истории — куда глубже высказывания У.Черчилля о демократии, приводившегося ранее: «Демократия — худшая форма правления до тех пор, пока вы не сравните её с остальными» — «Democracy is the worst form of government unless you compare it to all the rest», что подразумевает: «западная демократия — наилучшая форма правления из возможных».</w:t>
      </w:r>
    </w:p>
    <w:p w14:paraId="369487DB" w14:textId="3C658ECC" w:rsidR="00D30B85" w:rsidRDefault="00D30B85" w:rsidP="00D30B85">
      <w:pPr>
        <w:pStyle w:val="PlainText"/>
      </w:pPr>
      <w:r>
        <w:t>[CCXCIX] Фраза из фильма Н.С.Михалкова “Неоконченная пьеса для механического пианино”. В нём есть эпизод: деревенского парня сажают за пианино-автомат, звучит мелодия и у О.Табакова, играющего роль аристократа-бездельника выпучиваются от изумления глаза. Когда же выясняется, что пианино — самоиграющее, аристократ, радостно самоутверждаясь, кричит: “Я же говорил: Чумазый не может! Чумазый не может!”</w:t>
      </w:r>
    </w:p>
    <w:p w14:paraId="1F23F0DE" w14:textId="5B212C98" w:rsidR="00D30B85" w:rsidRDefault="00D30B85" w:rsidP="00D30B85">
      <w:pPr>
        <w:pStyle w:val="PlainText"/>
      </w:pPr>
      <w:r>
        <w:t>[CCC] В.О.Ключевский. Сочинения в 9 томах. Москва, «Мысль», 1990 г., т. 9, “Афоризмы и мысли об истории”, стр. 404.</w:t>
      </w:r>
    </w:p>
    <w:p w14:paraId="2E36A04D" w14:textId="77777777" w:rsidR="00D30B85" w:rsidRDefault="00D30B85" w:rsidP="00D30B85">
      <w:pPr>
        <w:pStyle w:val="PlainText"/>
      </w:pPr>
      <w:r>
        <w:t xml:space="preserve">[CCCI] Антон Павлович Чехов (1860 — 1904) писал издателю и журналисту А.Ф.Суворину (7 января 1889 г.) о необходимости работать над собой осмысленно и целенаправленно для того, чтобы стать человеком: </w:t>
      </w:r>
    </w:p>
    <w:p w14:paraId="22B8AF1E" w14:textId="7ACA7F6F" w:rsidR="00D30B85" w:rsidRDefault="00D30B85" w:rsidP="00D30B85">
      <w:pPr>
        <w:pStyle w:val="PlainText"/>
      </w:pPr>
      <w:r>
        <w:t xml:space="preserve">«Что писатели-дворяне брали у природы даром, то разночинцы покупают ценою молодости. Напишите-ка рассказ о том, как молодой человек, сын крепостного, бывший лавочник, гимназист и студент, воспитанный на чинопочитании, целовании </w:t>
      </w:r>
      <w:r>
        <w:lastRenderedPageBreak/>
        <w:t xml:space="preserve">поповских рук, поклонении чужим мыслям... выдавливает из себя по каплям раба и как он, проснувшись в одно прекрасное утро, чувствует, что в его жилах течёт уже не рабская кровь, а настоящая человеческая» (высказывание А.П.Чехова приводится по публикации на сайте: http://www.bibliotekar.ru/encSlov/15/75.htm). </w:t>
      </w:r>
    </w:p>
    <w:p w14:paraId="4587B737" w14:textId="66734DC0" w:rsidR="00D30B85" w:rsidRDefault="00D30B85" w:rsidP="00D30B85">
      <w:pPr>
        <w:pStyle w:val="PlainText"/>
      </w:pPr>
      <w:r>
        <w:t>[CCCII] Ещё Христос говорил ученикам своим: «жатвы много, а делателей мало» (Матфей, 9:37).</w:t>
      </w:r>
    </w:p>
    <w:p w14:paraId="63AE813B" w14:textId="77777777" w:rsidR="00D30B85" w:rsidRDefault="00D30B85" w:rsidP="00D30B85">
      <w:pPr>
        <w:pStyle w:val="PlainText"/>
      </w:pPr>
      <w:r>
        <w:t xml:space="preserve">[CCCIII] В этой связи стоит обратить внимание на неадекватность названия статьи главного редактора газеты “Завтра” А.Проханова “Любить народ, бояться Бога” (“Завтра” № 18 (806) от 23 апреля 2009 г., см.: http://zavtra.ru/cgi//veil//data/zavtra/09/806/11.html). </w:t>
      </w:r>
    </w:p>
    <w:p w14:paraId="707AB882" w14:textId="348C5EC4" w:rsidR="00D30B85" w:rsidRDefault="00D30B85" w:rsidP="00D30B85">
      <w:pPr>
        <w:pStyle w:val="PlainText"/>
      </w:pPr>
      <w:r>
        <w:t>Оппонентом А.Проханову будет В.О.Ключевский — не вынесший “обучения” в пензенской семинарии и ушедший из неё по собственному желанию: «Высшая иерархия из Византии, монашеская, насела как чёрная беда на русскую верующую совесть и доселе пугает её своей чернотой» (стр. 437). «Русское духовенство всегда учило паству свою не познавать и любить Бога, а только бояться чертей, которых оно же и расплодило со своими попадьями» (стр. 434). (Приводится по неоднократно цитированному ранее 9-му тому собрания его сочинений).</w:t>
      </w:r>
    </w:p>
    <w:p w14:paraId="081C578E" w14:textId="32F9EE72" w:rsidR="00D30B85" w:rsidRDefault="00D30B85" w:rsidP="00D30B85">
      <w:pPr>
        <w:pStyle w:val="PlainText"/>
      </w:pPr>
      <w:r>
        <w:t>[CCCIV] О политической воле “элиты” говорить не приходится, поскольку даже если у кого из “элитариев” она есть, то порабощена антицивилизационной идеей «наша власть — гуляй всласть!».</w:t>
      </w:r>
    </w:p>
    <w:p w14:paraId="393D5A8A" w14:textId="51F3E38B" w:rsidR="00D30B85" w:rsidRDefault="00D30B85" w:rsidP="00D30B85">
      <w:pPr>
        <w:pStyle w:val="PlainText"/>
      </w:pPr>
      <w:r>
        <w:t>[CCCV] О нём см. работу ВП СССР “Иудин грех ХХ съезда”, “Время: начинаю про Сталина рассказ…”, “Форд и Сталин: о том, как жить по-человечески”.</w:t>
      </w:r>
    </w:p>
    <w:p w14:paraId="146D30E1" w14:textId="570F86DB" w:rsidR="00D30B85" w:rsidRDefault="00D30B85" w:rsidP="00D30B85">
      <w:pPr>
        <w:pStyle w:val="PlainText"/>
      </w:pPr>
      <w:r>
        <w:t>[CCCVI] Хватило и правнукам: страна до сих пор живёт на основе инерции того движения, которое она обрела под руководством И.В.Сталина.</w:t>
      </w:r>
    </w:p>
    <w:p w14:paraId="09B561F1" w14:textId="67BA3D09" w:rsidR="00D30B85" w:rsidRDefault="00D30B85" w:rsidP="00D30B85">
      <w:pPr>
        <w:pStyle w:val="PlainText"/>
      </w:pPr>
      <w:r>
        <w:t xml:space="preserve">[CCCVII] Маршал Советского Союза А.М.Василевский — сын сельского священника. Он не смог бы стать полководцем в условиях России с порядками «до 1917 г.». Генетик академик Н.П.Дубинин — из беспризорников. Маршал Советского Союза Г.К.Жуков — из крестьян. Адмирал Н.Г.Кузнецов — из крестьян. Но такие, как они — ставшие действительно выдающимися деятелями советской эпохи — всего лишь незначительная часть статистики освоения личностного потенциала развития в условиях </w:t>
      </w:r>
      <w:r>
        <w:lastRenderedPageBreak/>
        <w:t>освобождения простонародья от гнёта сословно-кастового родоплеменного строя Российской империи…</w:t>
      </w:r>
    </w:p>
    <w:p w14:paraId="6EC46BC4" w14:textId="545D4265" w:rsidR="00D30B85" w:rsidRDefault="00D30B85" w:rsidP="00D30B85">
      <w:pPr>
        <w:pStyle w:val="PlainText"/>
      </w:pPr>
      <w:r>
        <w:t>[CCCVIII] Это отличает их от отечественной либерально-пробуржуинской и монархически-крепостнической интел</w:t>
      </w:r>
      <w:r>
        <w:softHyphen/>
        <w:t>ли</w:t>
      </w:r>
      <w:r>
        <w:softHyphen/>
        <w:t>ген</w:t>
      </w:r>
      <w:r>
        <w:softHyphen/>
        <w:t>ции, которая реальную Исто</w:t>
      </w:r>
      <w:r>
        <w:softHyphen/>
        <w:t>рию знать не желает и систематически передёргивает и фальсифицирует факты, производя множество иллюзорных мифов о прошлом, под властью которых она живёт и в достоверности которых норовит убедить всё общества.</w:t>
      </w:r>
    </w:p>
    <w:p w14:paraId="18C911F0" w14:textId="16A57CE5" w:rsidR="00D30B85" w:rsidRDefault="00D30B85" w:rsidP="00D30B85">
      <w:pPr>
        <w:pStyle w:val="PlainText"/>
      </w:pPr>
      <w:r>
        <w:t>[CCCIX] Именно по этой причине “элите” пришлось «корректировать» за кадром итоги проекта «Имя России», проведённого в 2008 г. телеканалом «Россия», чтобы отрицать победу в нём И.В.Сталина: признать этот факт официально — было бы потерей своего «мурла» перед «мурлом» мировой буржуазно-либеральной «общественности».</w:t>
      </w:r>
    </w:p>
    <w:p w14:paraId="65B512FD" w14:textId="6EEADD39" w:rsidR="00D30B85" w:rsidRDefault="00D30B85" w:rsidP="00D30B85">
      <w:pPr>
        <w:pStyle w:val="PlainText"/>
      </w:pPr>
      <w:r>
        <w:t>[CCCX] Ещё раз напомним, что отечественным “элитариям” надо быть поосторожнее с этим тезисом и не следует бросаться им столь «пиаристо», как это сделал Д.А.Медведев 8 мая 2009 г., поскольку у Истории много уроков, а не только 9 мая 1945 г. Можно быть наказанным и за глупости, сказанные в Лондонской школе экономики и политических наук (см. сноску в разделе 1.2) во время проведения апрельской встречи глав государств и правительств государств «большой двадцатки» в Лондоне…</w:t>
      </w:r>
    </w:p>
    <w:p w14:paraId="4335CBD1" w14:textId="52E7FB25" w:rsidR="00D30B85" w:rsidRDefault="00D30B85" w:rsidP="00D30B85">
      <w:pPr>
        <w:pStyle w:val="PlainText"/>
      </w:pPr>
      <w:r>
        <w:t>[CCCXI] Как это может протекать на практике, без высокой политологической зауми можно прочитать в романе польского писателя Болеслава Пруса “Фараон” (вышел в свет в 1895 г.), неоднократно издававшемся в России после 1991 г. (рецензия ВП СССР — файл 960828rc-О_романе_Болеслава_Пруса-Фараон.doc в Информационной базе).</w:t>
      </w:r>
    </w:p>
    <w:p w14:paraId="289A9A47" w14:textId="566538A8" w:rsidR="00D30B85" w:rsidRDefault="00D30B85" w:rsidP="00D30B85">
      <w:pPr>
        <w:pStyle w:val="PlainText"/>
      </w:pPr>
      <w:r>
        <w:t>[CCCXII] Догадывается ли об этом «великий и ужасный» Г.О.Павловский — руководитель фонда «Эффективная политика»? — Судя по всему, нет.</w:t>
      </w:r>
    </w:p>
    <w:p w14:paraId="043B713B" w14:textId="034C58E8" w:rsidR="00D30B85" w:rsidRDefault="00D30B85" w:rsidP="00D30B85">
      <w:pPr>
        <w:pStyle w:val="PlainText"/>
      </w:pPr>
      <w:r>
        <w:t xml:space="preserve">[CCCXIII] При этом наиболее «одомашненная» («Home») — германская. Её наибольшая «одомашненность» и создала в прошлом предпосылки к тому, что именно она оказалась наиболее подходящей почвой для взращивания нацизма — провокации глобального масштаба и своего рода профилактической «прививки» от попыток в будущем противодействовать проведению в жизнь библейского проекта: после этой профилактической «прививки» любое обращение к вопросу о </w:t>
      </w:r>
      <w:r>
        <w:lastRenderedPageBreak/>
        <w:t>действительной роли еврейства и масонства в политике заправилы библейского проекта и их периферия, — не вдаваясь в рассмотрение существа мнений своих политических противников, — могут квалифицировать как проявления рецидивов нацизма, тем более, если в среду оппонентов внедрены нацисты.</w:t>
      </w:r>
    </w:p>
    <w:p w14:paraId="22FB6951" w14:textId="0ED80A9A" w:rsidR="00D30B85" w:rsidRDefault="00D30B85" w:rsidP="00D30B85">
      <w:pPr>
        <w:pStyle w:val="PlainText"/>
      </w:pPr>
      <w:r>
        <w:t>[CCCXIV] В действительности агрессором по отношению к лучшему выступает несовершенное в сопоставлении с ним достояние прошлого.</w:t>
      </w:r>
    </w:p>
    <w:p w14:paraId="111B8140" w14:textId="22E24B31" w:rsidR="00D30B85" w:rsidRDefault="00D30B85" w:rsidP="00D30B85">
      <w:pPr>
        <w:pStyle w:val="PlainText"/>
      </w:pPr>
      <w:r>
        <w:t>[CCCXV] Например, даже введя 1 января 2002 г. «евро» в наличное обращение (в безналичном обращении с 1 января 1999 г.), Европа тем не менее тоже оказалась втянутой в мировой финансово-экономический кризис, который больше ударил по остальным странам, а не по США, чья финансовая политика к нему привела, и в котором США пытаются решить некоторые внешнеполитические задачи, включая и ослабление Евросоюза.</w:t>
      </w:r>
    </w:p>
    <w:p w14:paraId="560AC4E9" w14:textId="77777777" w:rsidR="00D30B85" w:rsidRDefault="00D30B85" w:rsidP="00D30B85">
      <w:pPr>
        <w:pStyle w:val="PlainText"/>
      </w:pPr>
      <w:r>
        <w:t xml:space="preserve">[CCCXVI] Анекдот советских времён: </w:t>
      </w:r>
    </w:p>
    <w:p w14:paraId="4F2CA50E" w14:textId="77777777" w:rsidR="00D30B85" w:rsidRDefault="00D30B85" w:rsidP="00D30B85">
      <w:pPr>
        <w:pStyle w:val="PlainText"/>
      </w:pPr>
      <w:r>
        <w:t>Сантехник сидит в лагере вместе с диссидентами по политической статье. Его спрашивают: А тебя за что посадили?</w:t>
      </w:r>
    </w:p>
    <w:p w14:paraId="5E6B5B35" w14:textId="694640BD" w:rsidR="00D30B85" w:rsidRDefault="00D30B85" w:rsidP="00D30B85">
      <w:pPr>
        <w:pStyle w:val="PlainText"/>
      </w:pPr>
      <w:r>
        <w:t>Сантехник: Вызвали в парикмахерскую — батарея в зале потекла. Я посмотрел, ну и говорю: “Тут надо всю систему менять…” — а мне сразу же руки закрутили, и вот я тут…</w:t>
      </w:r>
    </w:p>
    <w:p w14:paraId="472E9197" w14:textId="2D08FD41" w:rsidR="00D30B85" w:rsidRDefault="00D30B85" w:rsidP="00D30B85">
      <w:pPr>
        <w:pStyle w:val="PlainText"/>
      </w:pPr>
      <w:r>
        <w:t>[CCCXVII] Выезд — экипаж и лошади.</w:t>
      </w:r>
    </w:p>
    <w:p w14:paraId="4CE86E78" w14:textId="33232D34" w:rsidR="00D30B85" w:rsidRDefault="00D30B85" w:rsidP="00D30B85">
      <w:pPr>
        <w:pStyle w:val="PlainText"/>
      </w:pPr>
      <w:r>
        <w:t>[CCCXVIII] Если расценивать такого рода факты как проявления «антисемитизма», то источником «антисемитизма» оказывалась сама же иудейская верхушка, работавшая на заправил библейского проекта. Другое дело, что объяснение запретов для самих евреев и окружающей их социальной среды было таким, чтобы скрыть этот факт и не приводить к вопросу о целесообразности такого рода ограничений.</w:t>
      </w:r>
    </w:p>
    <w:p w14:paraId="6789F0D7" w14:textId="5FB5AE81" w:rsidR="00D30B85" w:rsidRDefault="00D30B85" w:rsidP="00D30B85">
      <w:pPr>
        <w:pStyle w:val="PlainText"/>
      </w:pPr>
      <w:r>
        <w:t>[CCCXIX] Совершенствование продукции, появление её новых видов, развитие технологий, организации производства и сбыта.</w:t>
      </w:r>
    </w:p>
    <w:p w14:paraId="57F46560" w14:textId="59D63B37" w:rsidR="00D30B85" w:rsidRDefault="00D30B85" w:rsidP="00D30B85">
      <w:pPr>
        <w:pStyle w:val="PlainText"/>
      </w:pPr>
      <w:r>
        <w:t>[CCCXX] Управляемость — это свойство объекта управления, на которое субъект-управленец опирается в своих действиях.</w:t>
      </w:r>
    </w:p>
    <w:p w14:paraId="0AAAA4F2" w14:textId="7681B9CD" w:rsidR="00D30B85" w:rsidRDefault="00D30B85" w:rsidP="00D30B85">
      <w:pPr>
        <w:pStyle w:val="PlainText"/>
      </w:pPr>
      <w:r>
        <w:t>[CCCXXI] Биоценозно-экологические катастрофы, которые люди сами же обрушивали на свои головы, в эпоху сословно-кастовых обществ тоже случались, но они были эпизодами, а не нормой жизни.</w:t>
      </w:r>
    </w:p>
    <w:p w14:paraId="69C1DF36" w14:textId="1D93CD8D" w:rsidR="00D30B85" w:rsidRDefault="00D30B85" w:rsidP="00D30B85">
      <w:pPr>
        <w:pStyle w:val="PlainText"/>
      </w:pPr>
      <w:r>
        <w:t xml:space="preserve">[CCCXXII] К концу ХХ века скорость научно-технического прогресса вплотную подошла к пределу, обусловленному </w:t>
      </w:r>
      <w:r>
        <w:lastRenderedPageBreak/>
        <w:t>производительностью психики людей в переработке информации.</w:t>
      </w:r>
    </w:p>
    <w:p w14:paraId="2DE87625" w14:textId="77777777" w:rsidR="00D30B85" w:rsidRDefault="00D30B85" w:rsidP="00D30B85">
      <w:pPr>
        <w:pStyle w:val="PlainText"/>
      </w:pPr>
      <w:r>
        <w:t xml:space="preserve">[CCCXXIII] Одно из первых проявлений этого. Изобретатель первой многоверетённой прядильной машины был бедным прядильщиком, а после её массового внедрения был вынужден бежать из Англии от гнева множества прядильщиков, которых его изобретение лишило работы и куска хлеба, хотя он стремился к тому, чтобы своим изобретением облегчить своим коллегам жизнь и сделать людей богаче. Сам он тоже не разбогател, поскольку не смог организовать монопольную эксплуатацию своего изобретения. </w:t>
      </w:r>
    </w:p>
    <w:p w14:paraId="1C21BDFE" w14:textId="77777777" w:rsidR="00D30B85" w:rsidRDefault="00D30B85" w:rsidP="00D30B85">
      <w:pPr>
        <w:pStyle w:val="PlainText"/>
      </w:pPr>
      <w:r>
        <w:t xml:space="preserve">Механизм катастрофы занятости, происшедшей в отрасли вопреки благим намерениям изобретателя, прост: </w:t>
      </w:r>
    </w:p>
    <w:p w14:paraId="09F15823" w14:textId="77777777" w:rsidR="00D30B85" w:rsidRDefault="00D30B85" w:rsidP="00D30B85">
      <w:pPr>
        <w:pStyle w:val="PlainText"/>
      </w:pPr>
      <w:r>
        <w:t xml:space="preserve">с одной стороны — ограниченная платёжеспособностью ёмкость рынка, на который работает отрасль (следующий уровень ограничений — объём потребностей общества как таковой); </w:t>
      </w:r>
    </w:p>
    <w:p w14:paraId="5821DA4E" w14:textId="77777777" w:rsidR="00D30B85" w:rsidRDefault="00D30B85" w:rsidP="00D30B85">
      <w:pPr>
        <w:pStyle w:val="PlainText"/>
      </w:pPr>
      <w:r>
        <w:t>с другой стороны — многократный рост производительности труда в отрасли;</w:t>
      </w:r>
    </w:p>
    <w:p w14:paraId="6FC60795" w14:textId="77777777" w:rsidR="00D30B85" w:rsidRDefault="00D30B85" w:rsidP="00D30B85">
      <w:pPr>
        <w:pStyle w:val="PlainText"/>
      </w:pPr>
      <w:r>
        <w:t>при невозможности увеличить сбыт — профессионализм большинства прежних прядильщиков не востребован;</w:t>
      </w:r>
    </w:p>
    <w:p w14:paraId="69CBD69B" w14:textId="77777777" w:rsidR="00D30B85" w:rsidRDefault="00D30B85" w:rsidP="00D30B85">
      <w:pPr>
        <w:pStyle w:val="PlainText"/>
      </w:pPr>
      <w:r>
        <w:t>надотраслевые средства управления покупательной способностью населения, сбытом продукции, переподготовкой и трудоустройством высвободившихся трудовых ресурсов — идеями буржуазного либерализма не предусмотрены и потому соответствующих общественных институтов нет.</w:t>
      </w:r>
    </w:p>
    <w:p w14:paraId="0E05E140" w14:textId="77777777" w:rsidR="00D30B85" w:rsidRDefault="00D30B85" w:rsidP="00D30B85">
      <w:pPr>
        <w:pStyle w:val="PlainText"/>
      </w:pPr>
      <w:r>
        <w:t xml:space="preserve">На вопрос: Должны ли они быть в обществе? </w:t>
      </w:r>
    </w:p>
    <w:p w14:paraId="7B682BAF" w14:textId="77777777" w:rsidR="00D30B85" w:rsidRDefault="00D30B85" w:rsidP="00D30B85">
      <w:pPr>
        <w:pStyle w:val="PlainText"/>
      </w:pPr>
      <w:r>
        <w:t xml:space="preserve">Умные люди отвечают: Должны. </w:t>
      </w:r>
    </w:p>
    <w:p w14:paraId="4A4164A0" w14:textId="64F402A6" w:rsidR="00D30B85" w:rsidRDefault="00D30B85" w:rsidP="00D30B85">
      <w:pPr>
        <w:pStyle w:val="PlainText"/>
      </w:pPr>
      <w:r>
        <w:t>Буржуазные либералы отвечают: Нет — каждый должен проявлять свою инициативу сам.</w:t>
      </w:r>
    </w:p>
    <w:p w14:paraId="27E28FD7" w14:textId="77777777" w:rsidR="00D30B85" w:rsidRDefault="00D30B85" w:rsidP="00D30B85">
      <w:pPr>
        <w:pStyle w:val="PlainText"/>
      </w:pPr>
      <w:r>
        <w:t xml:space="preserve">[CCCXXIV] В «Великобратании» дело дошло до политики геноцида в отношении собственного населения. За бродяжничество полагалось повешение, хотя бродяги были людьми, которых изменение спектра производства и структуры востребованного профессионализма просто оставили без средств к существованию, в чём никто из них персонально не был виновен. Появилась даже поговорка «овцы съели людей», которая подразумевала, что рост овечьего поголовья (шерсть — сырьё для прядильно-ткацкой промышленности) повлекло за собой передачу землевладельцами пахотных угодий под пастбища, в результате чего множество людей утратили средства к существованию и, так или иначе, погибли. </w:t>
      </w:r>
    </w:p>
    <w:p w14:paraId="0016921F" w14:textId="2B2418FE" w:rsidR="00D30B85" w:rsidRDefault="00D30B85" w:rsidP="00D30B85">
      <w:pPr>
        <w:pStyle w:val="PlainText"/>
      </w:pPr>
      <w:r>
        <w:lastRenderedPageBreak/>
        <w:t>Расстрелять демонстрацию рабочих в большинстве развитых стран до 1917 г. — «плёвое дело», в частности первое мая как день всемирной солидарности трудящихся возник в память о разгоне рабочей демонстрации в Чикаго, в результате которого погибло 6 человек.</w:t>
      </w:r>
    </w:p>
    <w:p w14:paraId="22DF8B30" w14:textId="43E13032" w:rsidR="00D30B85" w:rsidRDefault="00D30B85" w:rsidP="00D30B85">
      <w:pPr>
        <w:pStyle w:val="PlainText"/>
      </w:pPr>
      <w:r>
        <w:t>[CCCXXV] В 1960</w:t>
      </w:r>
      <w:r>
        <w:noBreakHyphen/>
        <w:t>е гг. в прессе как курьёз промелькнуло сообщение, что некий журналист из ФРГ умудрился “водой” из Рейна проявить фотоплёнку. Даже если этот факт был вымышлен или фальсифицирован, то это сильная метафора, в реальность которой многие поверили, видя воду Рейна.</w:t>
      </w:r>
    </w:p>
    <w:p w14:paraId="3102C455" w14:textId="3AB391AF" w:rsidR="00D30B85" w:rsidRDefault="00D30B85" w:rsidP="00D30B85">
      <w:pPr>
        <w:pStyle w:val="PlainText"/>
      </w:pPr>
      <w:r>
        <w:t>[CCCXXVI] Ещё в советские времена школьный учебник общей биологии, со ссылками на Ч.Дарвина упоминал, что в Англии некоторые популяции бабочек изменили окраску, чтобы снова стать невидимыми на фоне коры деревьев, которая под воздействием загрязнений промышленными выбросами утратила свой естественно-природный цвет. Факт ощутимо сильного загрязнения среды обитания, относящийся к середине XIX века.</w:t>
      </w:r>
    </w:p>
    <w:p w14:paraId="0FB857FC" w14:textId="77777777" w:rsidR="00D30B85" w:rsidRDefault="00D30B85" w:rsidP="00D30B85">
      <w:pPr>
        <w:pStyle w:val="PlainText"/>
      </w:pPr>
      <w:r>
        <w:t>[CCCXXVII] Первоначально большинство промышленных предприятий строились на реках, которые перегораживались запрудами, и водяные колёса (аналогичные мельничным) приводили в действие промышленное оборудование. И до настоящего времени во многих городах и посёлках, возникших в эпоху создания промышленности, сохранились плотины, обеспечивавшие в прошлом энергетику заводов. Так до сих пор главным ландшафтным фактором в пригороде Санкт-Петербурга Колпино является водохранилище за плотиной на реке Ижоре, давшей имя Ижорскому заводу. В Полотняном заводе — усадьбе Гончаровых — тоже сохранились плотина их завода на реке Суходрев и водохранилище за нею. И таких памятников эпохи первой индустриализации в разных регионах России довольно много.</w:t>
      </w:r>
    </w:p>
    <w:p w14:paraId="15E8C570" w14:textId="4B302F79" w:rsidR="00D30B85" w:rsidRDefault="00D30B85" w:rsidP="00D30B85">
      <w:pPr>
        <w:pStyle w:val="PlainText"/>
      </w:pPr>
      <w:r>
        <w:t>Энергетические установки на основе сжигания угля и углеводородов массово стали внедряться с середины XIX века, в результате объём выброса в атмосферу всевозможных по своему химическому и физическому составу дымов резко вырос и продолжает расти до настоящего времени.</w:t>
      </w:r>
    </w:p>
    <w:p w14:paraId="129A04FC" w14:textId="45E2975E" w:rsidR="00D30B85" w:rsidRDefault="00D30B85" w:rsidP="00D30B85">
      <w:pPr>
        <w:pStyle w:val="PlainText"/>
      </w:pPr>
      <w:r>
        <w:t>[CCCXXVIII] Как показал опыт Великобритании с огораживанием пастбищ и уничтожением бродяг, ликвидация «лишних» рабов для заправил проекта — вопрос технический, а не проблема нравственно-этического характера.</w:t>
      </w:r>
    </w:p>
    <w:p w14:paraId="20D5DB06" w14:textId="6D41E5EE" w:rsidR="00D30B85" w:rsidRDefault="00D30B85" w:rsidP="00D30B85">
      <w:pPr>
        <w:pStyle w:val="PlainText"/>
      </w:pPr>
      <w:r>
        <w:lastRenderedPageBreak/>
        <w:t>[CCCXXIX] Эта фраза отсутствует в электронной версии 2000 г. “Большого энциклопедического словаря” на компакт-диске. Возможно, что после 1991 г. редакторы “Словаря” не посчитали нужным «засвидетельствовать своё почтение социалистической идеологии», но объективно её удаление работает на то, чтобы лишний раз не привлекать внимание к процессу глобализации и глобальной политике.</w:t>
      </w:r>
    </w:p>
    <w:p w14:paraId="0DAE4E7B" w14:textId="77777777" w:rsidR="00D30B85" w:rsidRDefault="00D30B85" w:rsidP="00D30B85">
      <w:pPr>
        <w:pStyle w:val="PlainText"/>
      </w:pPr>
      <w:r>
        <w:t>[CCCXXX] «Сто с небольшим лет назад, Америка представляла собой страну совсем не «американской мечты». В 1880 году средняя стоимость жизни составляла 720 долларов в год, а годовая средняя зарплата рабочих в про</w:t>
      </w:r>
      <w:r>
        <w:softHyphen/>
        <w:t>мы</w:t>
      </w:r>
      <w:r>
        <w:softHyphen/>
        <w:t>шлен</w:t>
      </w:r>
      <w:r>
        <w:softHyphen/>
        <w:t>ности была около 300 долларов в год. При этом средний рабочий день составлял 11 — 12 часов, а нередко и все 15. Каждый шестой ребёнок работал в промышленности, получая половину зарплаты взрослого за одинаковую работу. Что такое охрана труда никто не знал. Все эти данные взяты из заключения Бюро трудовой статистики, представленного Конгрессу США. В конце этого заключения делается вывод: “Люди должны умирать для того, чтобы процветала индустрия”» (http://www.prazdnuem.ru/holidays/1may/chicago.phtml).</w:t>
      </w:r>
    </w:p>
    <w:p w14:paraId="141EDB37" w14:textId="4DF85AF7" w:rsidR="00D30B85" w:rsidRDefault="00D30B85" w:rsidP="00D30B85">
      <w:pPr>
        <w:pStyle w:val="PlainText"/>
      </w:pPr>
      <w:r>
        <w:t>Но для того, чтобы изменить законодательство о финансовой и хозяйственной деятельности так, чтобы экономика служила людям, а не люди финансам, — и тогда, и сейчас в США не было и нет ни знаний, ни политической воли.</w:t>
      </w:r>
    </w:p>
    <w:p w14:paraId="13657801" w14:textId="77777777" w:rsidR="00D30B85" w:rsidRDefault="00D30B85" w:rsidP="00D30B85">
      <w:pPr>
        <w:pStyle w:val="PlainText"/>
      </w:pPr>
      <w:r>
        <w:t>[CCCXXXI] Вспоминая о продвижении Российской империи к катастрофе 1917 г., генерал А.Спиридович в книге “Записки жандарма” (Москва, «Пролетарий», 1930 г., репринтное воспроизведение 1991 г.) пишет:</w:t>
      </w:r>
    </w:p>
    <w:p w14:paraId="79551898" w14:textId="77777777" w:rsidR="00D30B85" w:rsidRDefault="00D30B85" w:rsidP="00D30B85">
      <w:pPr>
        <w:pStyle w:val="PlainText"/>
      </w:pPr>
      <w:r>
        <w:t>«Рабочие волнения и забастовки 1895/96 годов выдвинули для правительства на очередь рабочий вопрос. Министерство внутренних дел, понимая всю государственную важность этого вопроса и заинтересованное в нём также и с точки зрения поддержания общественного порядка в стране, первое пошло в этот период по пути правильного его разрешения законодательным порядком.</w:t>
      </w:r>
    </w:p>
    <w:p w14:paraId="2F482E53" w14:textId="77777777" w:rsidR="00D30B85" w:rsidRDefault="00D30B85" w:rsidP="00D30B85">
      <w:pPr>
        <w:pStyle w:val="PlainText"/>
      </w:pPr>
      <w:r>
        <w:t xml:space="preserve">Далеко не таким было отношение к рабочему вопросу министерства финансов с его фабричной инспекцией и во главе с Витте, на обязанности которого лежал вопрос во всём его объёме в то время. Витте ревниво оберегал подчинённую ему сферу, но простирал свои заботы только на капиталистов и не обращал </w:t>
      </w:r>
      <w:r>
        <w:lastRenderedPageBreak/>
        <w:t>должного внимания на рабочих и их нужды. И когда, под влиянием забастовок, по высочайшему повелению был образован при департаменте торговли и мануфактур комитет для составления проекта закона о нормировании рабочего времени в фабрично-заводской промышленности, то при работах его различие во взглядах двух министерств выявилось в полной мере.</w:t>
      </w:r>
    </w:p>
    <w:p w14:paraId="7D95E5B2" w14:textId="77777777" w:rsidR="00D30B85" w:rsidRDefault="00D30B85" w:rsidP="00D30B85">
      <w:pPr>
        <w:pStyle w:val="PlainText"/>
      </w:pPr>
      <w:r>
        <w:t>На заседаниях комитета на защиту интересов рабочего класса выступили тогда не чины министерства Витте с председателем Ковалевским, что явилось бы вполне естественным, а представители министерства внутренних дел: вице-директор департамента полиции Семякин и хозяйственного департамента — С.Щегловитов.</w:t>
      </w:r>
    </w:p>
    <w:p w14:paraId="2396E331" w14:textId="77777777" w:rsidR="00D30B85" w:rsidRDefault="00D30B85" w:rsidP="00D30B85">
      <w:pPr>
        <w:pStyle w:val="PlainText"/>
      </w:pPr>
      <w:r>
        <w:t>Почти во всех пунктах представителям министерства внутренних дел приходилось бороться с Ковалевским и другими чинами министерства финансов, отстаивавшими интересы фабрикантов. (…)</w:t>
      </w:r>
    </w:p>
    <w:p w14:paraId="47C717C9" w14:textId="77777777" w:rsidR="00D30B85" w:rsidRDefault="00D30B85" w:rsidP="00D30B85">
      <w:pPr>
        <w:pStyle w:val="PlainText"/>
      </w:pPr>
      <w:r>
        <w:t xml:space="preserve">Результатом тогдашних работ явился закон 2 июня 1897 года, который Витте разъяснил затем своей инструкцией чинам фабричной инспекции и циркулярами, опять-таки не в пользу рабочих. </w:t>
      </w:r>
    </w:p>
    <w:p w14:paraId="31A45B3B" w14:textId="77777777" w:rsidR="00D30B85" w:rsidRDefault="00D30B85" w:rsidP="00D30B85">
      <w:pPr>
        <w:pStyle w:val="PlainText"/>
      </w:pPr>
      <w:r>
        <w:t>Между тем рабочее движение было в то время на перепутье и от правительства в значительной степени зависело дать ему то или иное направление. Рабочие являлись той силой, к которой жадно тянулись революционные организации и особенно социал-демократические. Социал-демократы старались уже тогда завладеть пролетариатом и направить его не только на борьбу с существующим политическим строем, но и против всего социального уклада жизни. Социальная революция и диктатура пролетариата уже были провозглашены конечной целью борьбы. Конечно, всё это казалось бреднями… Увы!» (стр. 96, 97).</w:t>
      </w:r>
    </w:p>
    <w:p w14:paraId="4BC6A479" w14:textId="323BBD1E" w:rsidR="00D30B85" w:rsidRDefault="00D30B85" w:rsidP="00D30B85">
      <w:pPr>
        <w:pStyle w:val="PlainText"/>
      </w:pPr>
      <w:r>
        <w:t>Здесь, правда, надо отметить, что С.Ю.Витте активно масонствовал и потому мог не по дурости, а по злому умыслу, кося под дурачка (как накануне 9 января 1905 г., что видно из его воспоминаний), саботировать политику, направленную на разрешение классовых противоречий в империи мирными путями. Своего Бисмарка, который подчинил бы разрешение рабочего вопроса своей воле, в Российской империи не нашлось…</w:t>
      </w:r>
    </w:p>
    <w:p w14:paraId="25C78AA2" w14:textId="77777777" w:rsidR="00D30B85" w:rsidRDefault="00D30B85" w:rsidP="00D30B85">
      <w:pPr>
        <w:pStyle w:val="PlainText"/>
      </w:pPr>
      <w:r>
        <w:t xml:space="preserve">[CCCXXXII] В качестве ликбеза по марксизму можно рекомендовать книги: </w:t>
      </w:r>
    </w:p>
    <w:p w14:paraId="663CE828" w14:textId="77777777" w:rsidR="00D30B85" w:rsidRDefault="00D30B85" w:rsidP="00D30B85">
      <w:pPr>
        <w:pStyle w:val="PlainText"/>
      </w:pPr>
      <w:r>
        <w:t xml:space="preserve">“Анти-Дюринг” Ф.Энгельса и </w:t>
      </w:r>
    </w:p>
    <w:p w14:paraId="38D2E6C4" w14:textId="2483E27C" w:rsidR="00D30B85" w:rsidRDefault="00D30B85" w:rsidP="00D30B85">
      <w:pPr>
        <w:pStyle w:val="PlainText"/>
      </w:pPr>
      <w:r>
        <w:lastRenderedPageBreak/>
        <w:t>“Государство и революция” В.И.Ленина, которую он написал, когда скрывался летом — осенью 1917 г. в Разливе от полиции по обвинению в том, что он — немецкий шпион и делает политику на немецкие деньги по указке из Берлина (как утверждают некоторые историки, его соавтором в работе над нею был Г.Е.Зиновьев (настоящая фамилия — Апфельбаум), казнённый в 1937 г. за руководство троцкистско-зиновьевской оппозицией).</w:t>
      </w:r>
    </w:p>
    <w:p w14:paraId="413E8120" w14:textId="77777777" w:rsidR="00D30B85" w:rsidRDefault="00D30B85" w:rsidP="00D30B85">
      <w:pPr>
        <w:pStyle w:val="PlainText"/>
      </w:pPr>
      <w:r>
        <w:t xml:space="preserve">[CCCXXXIII] Тогда же, в 1848 г., был опубликован “Манифест коммунистической партии”, написанный К.Марксом и Ф.Энгельсом, который начинают слова: </w:t>
      </w:r>
    </w:p>
    <w:p w14:paraId="601130DC" w14:textId="77777777" w:rsidR="00D30B85" w:rsidRDefault="00D30B85" w:rsidP="00D30B85">
      <w:pPr>
        <w:pStyle w:val="PlainText"/>
      </w:pPr>
      <w:r>
        <w:t xml:space="preserve">«Призрак бродит по Европе — призрак коммунизма. Все силы старой Европы объединились для священной травли этого призрака: папа и царь, Меттерних и Гизо, французские радикалы и немецкие полицейские. </w:t>
      </w:r>
    </w:p>
    <w:p w14:paraId="1FB500AE" w14:textId="77777777" w:rsidR="00D30B85" w:rsidRDefault="00D30B85" w:rsidP="00D30B85">
      <w:pPr>
        <w:pStyle w:val="PlainText"/>
      </w:pPr>
      <w:r>
        <w:t xml:space="preserve">Где та оппозиционная партия, которую её противники, стоящие у власти, не ославили бы коммунистической? Где та оппозиционная партия, которая в свою очередь не бросала бы клеймящего обвинения в коммунизме как более передовым представителям оппозиции, так и своим реакционным противникам? </w:t>
      </w:r>
    </w:p>
    <w:p w14:paraId="418CEACA" w14:textId="77777777" w:rsidR="00D30B85" w:rsidRDefault="00D30B85" w:rsidP="00D30B85">
      <w:pPr>
        <w:pStyle w:val="PlainText"/>
      </w:pPr>
      <w:r>
        <w:t xml:space="preserve">Два вывода вытекают из этого факта. </w:t>
      </w:r>
    </w:p>
    <w:p w14:paraId="74FEED8D" w14:textId="77777777" w:rsidR="00D30B85" w:rsidRDefault="00D30B85" w:rsidP="00D30B85">
      <w:pPr>
        <w:pStyle w:val="PlainText"/>
      </w:pPr>
      <w:r>
        <w:t xml:space="preserve">Коммунизм признаётся уже силой всеми европейскими силами. </w:t>
      </w:r>
    </w:p>
    <w:p w14:paraId="3104FF9E" w14:textId="77777777" w:rsidR="00D30B85" w:rsidRDefault="00D30B85" w:rsidP="00D30B85">
      <w:pPr>
        <w:pStyle w:val="PlainText"/>
      </w:pPr>
      <w:r>
        <w:t xml:space="preserve">Пора уже коммунистам перед всем миром открыто изложить свои взгляды, свои цели, свои стремления и сказкам о призраке коммунизма противопоставить манифест самой партии. </w:t>
      </w:r>
    </w:p>
    <w:p w14:paraId="72947D45" w14:textId="660B45A6" w:rsidR="00D30B85" w:rsidRDefault="00D30B85" w:rsidP="00D30B85">
      <w:pPr>
        <w:pStyle w:val="PlainText"/>
      </w:pPr>
      <w:r>
        <w:t>С этой целью в Лондоне собрались коммунисты самых различных национальностей и составили следующий “Манифест”, который публикуется на английском, французском, немецком, итальянском, фламандском и датском языках» (http://www.marxists.org/russkij/marx/1848/manifesto.htm).</w:t>
      </w:r>
    </w:p>
    <w:p w14:paraId="597BD316" w14:textId="6FC43655" w:rsidR="00D30B85" w:rsidRDefault="00D30B85" w:rsidP="00D30B85">
      <w:pPr>
        <w:pStyle w:val="PlainText"/>
      </w:pPr>
      <w:r>
        <w:t>[CCCXXXIV] Примерно с той поры «ЦК» псевдосоциалистической ветви масонства действует большей частью с территории Франции.</w:t>
      </w:r>
    </w:p>
    <w:p w14:paraId="7EED3019" w14:textId="77777777" w:rsidR="00D30B85" w:rsidRDefault="00D30B85" w:rsidP="00D30B85">
      <w:pPr>
        <w:pStyle w:val="PlainText"/>
      </w:pPr>
      <w:r>
        <w:t xml:space="preserve">[CCCXXXV] Анекдот времён начала брежневского правления гласил, что Н.С.Хрущёв за время своего правления: </w:t>
      </w:r>
    </w:p>
    <w:p w14:paraId="28AADF7D" w14:textId="77777777" w:rsidR="00D30B85" w:rsidRDefault="00D30B85" w:rsidP="00D30B85">
      <w:pPr>
        <w:pStyle w:val="PlainText"/>
      </w:pPr>
      <w:r>
        <w:t xml:space="preserve">успел присвоить звание Героя Советского Союза президенту Египта Гамалю Абд Эль Насеру (такое написание его имени более соответствует морфологии арабского языка, нежели общепринятое в нашей стране: Гамаль Абдель Насер), что </w:t>
      </w:r>
      <w:r>
        <w:lastRenderedPageBreak/>
        <w:t>вызвало неприятие в СССР, хотя Насера как политика уважали;</w:t>
      </w:r>
    </w:p>
    <w:p w14:paraId="556550E4" w14:textId="4404FCEB" w:rsidR="00D30B85" w:rsidRDefault="00D30B85" w:rsidP="00D30B85">
      <w:pPr>
        <w:pStyle w:val="PlainText"/>
      </w:pPr>
      <w:r>
        <w:t>но не успел присвоить звание Героя Советского Союза (посмертно) императору Николаю II за создание в стране революционной ситуации.</w:t>
      </w:r>
    </w:p>
    <w:p w14:paraId="793FB34A" w14:textId="77777777" w:rsidR="00D30B85" w:rsidRDefault="00D30B85" w:rsidP="00D30B85">
      <w:pPr>
        <w:pStyle w:val="PlainText"/>
      </w:pPr>
      <w:r>
        <w:t>[CCCXXXVI] В 1905 г., только бунд (специфически еврейская революционная партия), получил иностранной помощи, ставшей известной, на сумму в 7 миллионов рублей по тогдашнему золотому курсу, т.е. бóльшую, чем строительная стоимость символа революции — крейсера “Аврора” (обошёлся казне в 6,3 миллиона рублей, строился семь лет, а тут за год — 7 миллионов). Т.е. финансирование революции было сопоставимо с военными бюджетами «великих держав» того времени, и источником этого финансирования был вовсе не прожиточный минимум, который совокупный капиталист платил совокупному рабочему в каждой стране.</w:t>
      </w:r>
    </w:p>
    <w:p w14:paraId="0E67A1C9" w14:textId="080A117E" w:rsidR="00D30B85" w:rsidRDefault="00D30B85" w:rsidP="00D30B85">
      <w:pPr>
        <w:pStyle w:val="PlainText"/>
      </w:pPr>
      <w:r>
        <w:t>После февраля 1917 г. известный впоследствии лидер рабочей оппозиции Шляпников вернулся в революционный Петроград. Партийная касса была пустовата. Просить денег на деятельность партии у рабочих партия не смела, поскольку миф об общенародной поддержке РСДРП до 1917 года появился после 1917 года, да и лишних денег у рабочих не было. Поэтому РСДРП вынуждена была заниматься отмывкой иных денег, для чего на заводах организовывались сберегательные, страховые и больничные кассы, где и отмывались средства партии. Источники поступлений были разные: среди всего прочего Шляпников сообщает, что, будучи до того в эмиграции США, он передал тамошним еврейским кругам некоторую информацию о погромах в России. В обмен на неё ему было дано письмо, по предъявлении которого в Петрограде скромному библиотекарю бывшей императорской публичной библиотеки А.И.Браудо (жившему на одно жалованье?) Шляпникову был выдан рублёвый эквивалент нескольких тысяч долларов (для сопоставления: в 1912 г. радист “Титаника” — редкая в те годы и относительно высокооплачиваемая профессия — имел зарплату в 20 долларов в месяц и должен был бы копить более десяти лет, чтобы иметь такую сумму; и особый вопрос, захотел бы он её отдать на помощь революционной “рабочей” партии).</w:t>
      </w:r>
    </w:p>
    <w:p w14:paraId="780E96E1" w14:textId="77777777" w:rsidR="00D30B85" w:rsidRDefault="00D30B85" w:rsidP="00D30B85">
      <w:pPr>
        <w:pStyle w:val="PlainText"/>
      </w:pPr>
      <w:r>
        <w:t>[CCCXXXVII] См. ленинское учение о революционной ситуации:</w:t>
      </w:r>
    </w:p>
    <w:p w14:paraId="5CC18D81" w14:textId="77777777" w:rsidR="00D30B85" w:rsidRDefault="00D30B85" w:rsidP="00D30B85">
      <w:pPr>
        <w:pStyle w:val="PlainText"/>
      </w:pPr>
      <w:r>
        <w:t xml:space="preserve">«1. Невозможность для господствующих классов сохранить в </w:t>
      </w:r>
      <w:r>
        <w:lastRenderedPageBreak/>
        <w:t>неизменном виде своё господство.</w:t>
      </w:r>
    </w:p>
    <w:p w14:paraId="2CF32591" w14:textId="77777777" w:rsidR="00D30B85" w:rsidRDefault="00D30B85" w:rsidP="00D30B85">
      <w:pPr>
        <w:pStyle w:val="PlainText"/>
      </w:pPr>
      <w:r>
        <w:t>2. Обострение, выше обычного, нужды и бедствий угнетённых классов.</w:t>
      </w:r>
    </w:p>
    <w:p w14:paraId="573BE006" w14:textId="77777777" w:rsidR="00D30B85" w:rsidRDefault="00D30B85" w:rsidP="00D30B85">
      <w:pPr>
        <w:pStyle w:val="PlainText"/>
      </w:pPr>
      <w:r>
        <w:t>3. Значительное повышение в силу указанных причин активности масс, в “мирную” эпоху дающих себя грабить спокойно, а в бурные времена привлекаемых, как всеобщей обстановкой кризиса, так и самими “верхами”, к самостоятельным политическим выступлениям.</w:t>
      </w:r>
    </w:p>
    <w:p w14:paraId="054DD43C" w14:textId="692B1B37" w:rsidR="00D30B85" w:rsidRDefault="00D30B85" w:rsidP="00D30B85">
      <w:pPr>
        <w:pStyle w:val="PlainText"/>
      </w:pPr>
      <w:r>
        <w:t>К объективной присоединяется субъективная, именно: присоединяется способность революционного класса на революционные массовые действия, достаточно сильные, чтобы сломить (или надломить) старое правительство, которое никогда в эпоху кризисов не упадёт, если его не уронят» (В.И.Ленин, ПСС, изд. 5, т. 26, стр. 218, 219).</w:t>
      </w:r>
    </w:p>
    <w:p w14:paraId="35C00C96" w14:textId="22384AA7" w:rsidR="00D30B85" w:rsidRDefault="00D30B85" w:rsidP="00D30B85">
      <w:pPr>
        <w:pStyle w:val="PlainText"/>
      </w:pPr>
      <w:r>
        <w:t>[CCCXXXVIII] Эта тема в материалах КОБ обстоятельно рассмотрена в главе 1 работы ВП СССР “Разгерметизация”, а также в работе “От человекообразия к человечности”.</w:t>
      </w:r>
    </w:p>
    <w:p w14:paraId="6494B3E5" w14:textId="6B0F8099" w:rsidR="00D30B85" w:rsidRDefault="00D30B85" w:rsidP="00D30B85">
      <w:pPr>
        <w:pStyle w:val="PlainText"/>
      </w:pPr>
      <w:r>
        <w:t>[CCCXXXIX] Марксистская партия, принимавшая в себя исключительно евреев, которую можно было бы назвать нацистской, если бы евреи были нацией. Евреи не отвечают полному набору признаков нации, но отвечают полному набору признаков мафии, вследствие чего и являются мафией, маскирующейся под нацию.</w:t>
      </w:r>
    </w:p>
    <w:p w14:paraId="68398810" w14:textId="77777777" w:rsidR="00D30B85" w:rsidRDefault="00D30B85" w:rsidP="00D30B85">
      <w:pPr>
        <w:pStyle w:val="PlainText"/>
      </w:pPr>
      <w:r>
        <w:t>[CCCXL] Как пример: «мраксисты» болтали о том, что «частная собственность на средства производства — зло», а «общественная собственность» станет благом, не задумываясь о том, в чём суть «права собственности» и как оно реализуется. Чтобы показать, насколько это серьёзно, проясним этот вопрос.</w:t>
      </w:r>
    </w:p>
    <w:p w14:paraId="7CE7BD72" w14:textId="77777777" w:rsidR="00D30B85" w:rsidRDefault="00D30B85" w:rsidP="00D30B85">
      <w:pPr>
        <w:pStyle w:val="PlainText"/>
      </w:pPr>
      <w:r>
        <w:t>Понятие «право собственности на средства производства» содержательно раскрывается единственно как право упра</w:t>
      </w:r>
      <w:r>
        <w:softHyphen/>
        <w:t>в</w:t>
      </w:r>
      <w:r>
        <w:softHyphen/>
        <w:t>ления производством и распределением продукции либо непосредственно, либо через доверенных лиц.</w:t>
      </w:r>
    </w:p>
    <w:p w14:paraId="659AC885" w14:textId="77777777" w:rsidR="00D30B85" w:rsidRDefault="00D30B85" w:rsidP="00D30B85">
      <w:pPr>
        <w:pStyle w:val="PlainText"/>
      </w:pPr>
      <w:r>
        <w:t>Понятие права на такие объекты собственности, как земля, её недра, воды и другие природные ресурсы содержательно раскрывается только, как право организовать труд людей с использованием этих природных ресурсов; а также как право ограничить доступ к непроизводственному их использованию (для отдыха, и т.п.).</w:t>
      </w:r>
    </w:p>
    <w:p w14:paraId="0C989E7A" w14:textId="77777777" w:rsidR="00D30B85" w:rsidRDefault="00D30B85" w:rsidP="00D30B85">
      <w:pPr>
        <w:pStyle w:val="PlainText"/>
      </w:pPr>
      <w:r>
        <w:t xml:space="preserve">Понятия частной и общественной собственности связаны с общественным разделением профессионализма и его </w:t>
      </w:r>
      <w:r>
        <w:lastRenderedPageBreak/>
        <w:t>воспроизводством при смене поколений в общественном объединении труда. Они содержательно раскрываются через то, как формируется круг управленцев.</w:t>
      </w:r>
    </w:p>
    <w:p w14:paraId="78A91F61" w14:textId="77777777" w:rsidR="00D30B85" w:rsidRDefault="00D30B85" w:rsidP="00D30B85">
      <w:pPr>
        <w:pStyle w:val="PlainText"/>
      </w:pPr>
      <w:r>
        <w:t>Собственность частная, если персонал, занятый обслуживанием средств производства в их совокупности, не имеет осуществимой возможности немедленно отстранить от управления лиц, не оправдавших их доверия, и нанять или выдвинуть из своей среды новых управленцев.</w:t>
      </w:r>
    </w:p>
    <w:p w14:paraId="72D62C7A" w14:textId="77777777" w:rsidR="00D30B85" w:rsidRDefault="00D30B85" w:rsidP="00D30B85">
      <w:pPr>
        <w:pStyle w:val="PlainText"/>
      </w:pPr>
      <w:r>
        <w:t>Собственность общественная, если управленцы, утратившие доверие, не справившиеся с обязанностями по повышению качества управления, немедленно могут быть устранены из сферы управления по инициативе персонала, занятого обслуживанием данной совокупности средств производства, основой чего является условие, что социальной базой управленческого корпуса не является замкнутая социальная группа, вход в которую закрыт для представителей и выходцев из иных социальных групп.</w:t>
      </w:r>
    </w:p>
    <w:p w14:paraId="5D1BD9B5" w14:textId="77777777" w:rsidR="00D30B85" w:rsidRDefault="00D30B85" w:rsidP="00D30B85">
      <w:pPr>
        <w:pStyle w:val="PlainText"/>
      </w:pPr>
      <w:r>
        <w:t>В силу такого содержательного различия прав частной и общественной собственности общественную собственность на что-либо в её управленческом существе невозможно ввести законом, поскольку, если гос</w:t>
      </w:r>
      <w:r>
        <w:softHyphen/>
        <w:t>под</w:t>
      </w:r>
      <w:r>
        <w:softHyphen/>
        <w:t>ствует взгляд, что общественное де-юре — это бесхозное де-факто, то бесхозное де-факто станет частным персональным или корпоративным. Кроме того, право отстранить управленца от должности может быть полезным только, если персонал отдаёт себе отчёт в том, что единственной причиной для отстранения является неспособность управлять с необходимым уровнем качества по поддерживаемой обществом концепции общественной жизни. В частности, причиной для немедленного отстранения может быть использование управленческой должности кем-либо для личного и семейно-кланового обогащения.</w:t>
      </w:r>
    </w:p>
    <w:p w14:paraId="4CC55BE0" w14:textId="2B9DE8A8" w:rsidR="00D30B85" w:rsidRDefault="00D30B85" w:rsidP="00D30B85">
      <w:pPr>
        <w:pStyle w:val="PlainText"/>
      </w:pPr>
      <w:r>
        <w:t>Т.е. пропагандируя переход к общественной собственности на средства производства, но не вдаваясь в существо вопроса о собственности и уходя от обсуждения проблем управления и организации управления в обществе, «мраксизм» программировал сохранение в марксистском социализме и коммунизме частной мафиозно-корпо</w:t>
      </w:r>
      <w:r>
        <w:softHyphen/>
        <w:t>ра</w:t>
      </w:r>
      <w:r>
        <w:softHyphen/>
        <w:t>тивной собственности на средства производства под видом общественной и сохранение власти некой мафии, опирающейся на марксизм, над коммуной «мраксистов».</w:t>
      </w:r>
    </w:p>
    <w:p w14:paraId="14C58807" w14:textId="77777777" w:rsidR="00D30B85" w:rsidRDefault="00D30B85" w:rsidP="00D30B85">
      <w:pPr>
        <w:pStyle w:val="PlainText"/>
      </w:pPr>
      <w:r>
        <w:t xml:space="preserve">[CCCXLI] Более обстоятельно об этом см. работы ВП СССР: </w:t>
      </w:r>
    </w:p>
    <w:p w14:paraId="187BDD6D" w14:textId="77777777" w:rsidR="00D30B85" w:rsidRDefault="00D30B85" w:rsidP="00D30B85">
      <w:pPr>
        <w:pStyle w:val="PlainText"/>
      </w:pPr>
      <w:r>
        <w:t xml:space="preserve">“Разгерметизация”, глава 5. § 8. «Троцкизм-“ленинизм” берёт </w:t>
      </w:r>
      <w:r>
        <w:lastRenderedPageBreak/>
        <w:t>“власть”»;</w:t>
      </w:r>
    </w:p>
    <w:p w14:paraId="5643C791" w14:textId="77777777" w:rsidR="00D30B85" w:rsidRDefault="00D30B85" w:rsidP="00D30B85">
      <w:pPr>
        <w:pStyle w:val="PlainText"/>
      </w:pPr>
      <w:r>
        <w:t>“Краткий курс…”, раздел 6.10. “Уроки марксизма”;</w:t>
      </w:r>
    </w:p>
    <w:p w14:paraId="5A45B488" w14:textId="77777777" w:rsidR="00D30B85" w:rsidRDefault="00D30B85" w:rsidP="00D30B85">
      <w:pPr>
        <w:pStyle w:val="PlainText"/>
      </w:pPr>
      <w:r>
        <w:t>“Иудин грех ХХ съезда”;</w:t>
      </w:r>
    </w:p>
    <w:p w14:paraId="0B7CE381" w14:textId="77777777" w:rsidR="00D30B85" w:rsidRDefault="00D30B85" w:rsidP="00D30B85">
      <w:pPr>
        <w:pStyle w:val="PlainText"/>
      </w:pPr>
      <w:r>
        <w:t>“Время: начинаю про Сталина рассказ…”;</w:t>
      </w:r>
    </w:p>
    <w:p w14:paraId="63F34CC5" w14:textId="4527BB0B" w:rsidR="00D30B85" w:rsidRDefault="00D30B85" w:rsidP="00D30B85">
      <w:pPr>
        <w:pStyle w:val="PlainText"/>
      </w:pPr>
      <w:r>
        <w:t>“Форд и Сталин: о том, как жить по-человечески”.</w:t>
      </w:r>
    </w:p>
    <w:p w14:paraId="203F5CDB" w14:textId="50D8651D" w:rsidR="00D30B85" w:rsidRDefault="00D30B85" w:rsidP="00D30B85">
      <w:pPr>
        <w:pStyle w:val="PlainText"/>
      </w:pPr>
      <w:r>
        <w:t>[CCCXLII] Т.е. революция, гражданская война, как и семьюдесятью годами позднее «перестройка», — расплата за концептуальное безвластие и прямое его следствие. Первый том “Капитала” был издан на русском языке в 1872 г. До начала революции 1905 г. оставалось 33 года; до революций 1917 г. оставалось 45 лет. Это — куда как достаточные сроки для того, чтобы выработать альтернативу и распространить её в обществе настолько, чтобы она могла воплотиться в политику.</w:t>
      </w:r>
    </w:p>
    <w:p w14:paraId="18ABFCDA" w14:textId="64A6316A" w:rsidR="00D30B85" w:rsidRDefault="00D30B85" w:rsidP="00D30B85">
      <w:pPr>
        <w:pStyle w:val="PlainText"/>
      </w:pPr>
      <w:r>
        <w:t>[CCCXLIII] Их недееспособность — во многом следствие замасоненности их структур: см. Н.Н.Яковлев, “1 августа 1914” (Москва, «Молодая гвардия», 1974 г.; изд. 3, доп., Москва, «Москвитянин», 1993 г.; «Эксмо-Пресс», 2003 г.; http://www.razumei.ru/lastlib/otherbooks/375)</w:t>
      </w:r>
    </w:p>
    <w:p w14:paraId="56C29988" w14:textId="01BF0E11" w:rsidR="00D30B85" w:rsidRDefault="00D30B85" w:rsidP="00D30B85">
      <w:pPr>
        <w:pStyle w:val="PlainText"/>
      </w:pPr>
      <w:r>
        <w:t>[CCCXLIV] Более того, в 1920 году и в 1922 году II и IV конгрессы Коминтерна рассматривали вопрос о проникновении масонской агентуры в коммунистическое движение, отделившееся от II</w:t>
      </w:r>
      <w:r>
        <w:noBreakHyphen/>
        <w:t>го — социал-демократического — Интернационала. На следующий день после того, как 5 декабря 1922 г. IV конгресс Коминтерна по инициативе В.И.Ленина принял антимасонскую резолюцию, В.И.Ленин оказался в Горках, где спустя год с небольшим и завершилась его жизнь. Было ли это прямым результатом успеха врачей в их деле в 1922 г., либо масоны-опекуны были непричастны, а В.И.Ленин сам, пребывая во власти материалистически-атеистических убеждений, оказался не готов к тому, чтобы выдержать удар масонского эгрегора, — вопрос открытый.</w:t>
      </w:r>
    </w:p>
    <w:p w14:paraId="198B647D" w14:textId="685ED255" w:rsidR="00D30B85" w:rsidRDefault="00D30B85" w:rsidP="00D30B85">
      <w:pPr>
        <w:pStyle w:val="PlainText"/>
      </w:pPr>
      <w:r>
        <w:t xml:space="preserve">[CCCXLV] «Если бы мировая война продолжалась ещё год или больше, Германия, а затем и державы Антанты, вероятно, пережили бы свой национальный вариант русской катастрофы. То, что мы застали в России, — это то, к чему шла Англия в 1918 году, но в обостренном и завершённом виде. Здесь тоже нехватка продуктов, как это было в Англии, но достигшая чудовищных масштабов; здесь тоже карточная система, но она сравнительно слаба и неэффективна; в России спекулянтов не штрафуют, а расстреливают, и вместо английского D.O.R.A. (Закона о защите </w:t>
      </w:r>
      <w:r>
        <w:lastRenderedPageBreak/>
        <w:t>государства) здесь действует Чрезвычайная Комиссия. То, что являлось неудобством в Англии, возросло до размеров бедствия в России. Вот и вся разница» (Г.Уэллс, “Россия во мгле”, 1920 г. См. её интернет-публикацию: http://www.bookluck.ru/booktritu.html. Как можно узнать из «Википедии» оригинальное название этой книги — “Russia in the Shadows”, что дословно можно перевести как «Россия в сумерках»). — Так что Европа должна быть благодарна В.И.Ленину за брестский мир.</w:t>
      </w:r>
    </w:p>
    <w:p w14:paraId="18B7FA6C" w14:textId="3C3BD4BE" w:rsidR="00D30B85" w:rsidRDefault="00D30B85" w:rsidP="00D30B85">
      <w:pPr>
        <w:pStyle w:val="PlainText"/>
      </w:pPr>
      <w:r>
        <w:t>[CCCXLVI] Красная армия смогла победить белогвардейцев и интервентов в гражданской войне во многом благодаря тому, что заправилы глобальной политики вынудили буржуазно-либеральные режимы отказать белогвардейцам в военно-технической и экономической поддержке (А.В.Кол</w:t>
      </w:r>
      <w:r>
        <w:softHyphen/>
        <w:t>чака — просто сдали красным) и прекратить интервенцию под угрозой организации массовых народных волнений в самих этих странах.</w:t>
      </w:r>
    </w:p>
    <w:p w14:paraId="467ABB68" w14:textId="77777777" w:rsidR="00D30B85" w:rsidRDefault="00D30B85" w:rsidP="00D30B85">
      <w:pPr>
        <w:pStyle w:val="PlainText"/>
      </w:pPr>
      <w:r>
        <w:t>[CCCXLVII] Гитлеризм был изначально обречён на крах по двум причинам:</w:t>
      </w:r>
    </w:p>
    <w:p w14:paraId="18DBFD1F" w14:textId="77777777" w:rsidR="00D30B85" w:rsidRDefault="00D30B85" w:rsidP="00D30B85">
      <w:pPr>
        <w:pStyle w:val="PlainText"/>
      </w:pPr>
      <w:r>
        <w:t>он не выработал своей социологии и экономических теорий, в силу чего сохранялась идейная зависимость нацистского общества от библейского проекта: информационно-алгоритмическое обеспечение деятельности — объективная необходимость и воздействие на процессы управления различных идей и теорий — разное;</w:t>
      </w:r>
    </w:p>
    <w:p w14:paraId="00BFD9B1" w14:textId="77777777" w:rsidR="00D30B85" w:rsidRDefault="00D30B85" w:rsidP="00D30B85">
      <w:pPr>
        <w:pStyle w:val="PlainText"/>
      </w:pPr>
      <w:r>
        <w:t>но он не выработал и субкультуры выявления, воспитания и продвижения к власти будущих вождей-мистиков, которые могли бы управлять нацистской Германией в преемственности поколений и вести её от победы к победе до полной германизации мира без опоры на какие бы то ни было теории.</w:t>
      </w:r>
    </w:p>
    <w:p w14:paraId="5E5D5C7B" w14:textId="0868042D" w:rsidR="00D30B85" w:rsidRDefault="00D30B85" w:rsidP="00D30B85">
      <w:pPr>
        <w:pStyle w:val="PlainText"/>
      </w:pPr>
      <w:r>
        <w:t>Под воздействием названных причин «Третий Рейх» (даже если бы он не был бы разгромлен в ходе второй мировой войны ХХ века) мог бы существовать в своём качестве не более срока жизни двух поколений, как и все государственные образования прошлого, сплочённые личной волей и авторитетом их основателей и их идеологемами, которые для преемников их власти становились всего лишь неоднозначно понимаемыми словами. В этом причины распада державы Александра Македонского, империи Чингиз-хана, СССР, созданного вождями октябрьской революции 1917 г.</w:t>
      </w:r>
    </w:p>
    <w:p w14:paraId="14247D38" w14:textId="77777777" w:rsidR="00D30B85" w:rsidRDefault="00D30B85" w:rsidP="00D30B85">
      <w:pPr>
        <w:pStyle w:val="PlainText"/>
      </w:pPr>
      <w:r>
        <w:t xml:space="preserve">[CCCXLVIII] Г.Форд содействовал строительству автозаводов </w:t>
      </w:r>
      <w:r>
        <w:lastRenderedPageBreak/>
        <w:t>в Горьком (ГАЗ) и в Москве (нынешний ЗиЛ, а тогда ЗиС). Откуда взялся проект и электрооборудование Днепрогэса? И т.п.</w:t>
      </w:r>
    </w:p>
    <w:p w14:paraId="1974EAD9" w14:textId="64063433" w:rsidR="00D30B85" w:rsidRDefault="00D30B85" w:rsidP="00D30B85">
      <w:pPr>
        <w:pStyle w:val="PlainText"/>
      </w:pPr>
      <w:r>
        <w:t xml:space="preserve">См. также книгу: Д.Рид “Спор о Сионе” — хотя некоторые вымыслы в ней возведены в ранг достоверных исторических фактов (это можно объяснить недоступностью для непосредственного восприятия её автора жизни в СССР), тем не менее в ней есть достоверная фактология, касающаяся многих «запретных тем». Один из сайтов в интернете, откуда её можно скачать: http://www.koob.ru/books/other/spor_o_sione.zip. </w:t>
      </w:r>
    </w:p>
    <w:p w14:paraId="5D0D6690" w14:textId="2D48BA5B" w:rsidR="00D30B85" w:rsidRDefault="00D30B85" w:rsidP="00D30B85">
      <w:pPr>
        <w:pStyle w:val="PlainText"/>
      </w:pPr>
      <w:r>
        <w:t>[CCCXLIX] Тут З.Бжезинский не договаривает: индустриализация — индустриализацией, но главное в Сталинской эпохе — изменение качества культуры и общекультурный рост общества: в течение жизни одного поколения прошли путь от страны, где 85 % населения не умели ни читать, ни писать, до страны с наивысшей долей студентов в составе населения. Это впечатляло зарубежных современников строительства социализма в СССР, поскольку в большинстве стран, в том числе и развитых буржуазно-либеральных, были проблемы и со всеобщим образованием, и с доступом к высшему образования талантливой молодёжи из простонародья.</w:t>
      </w:r>
    </w:p>
    <w:p w14:paraId="5A21F712" w14:textId="5FB4843A" w:rsidR="00D30B85" w:rsidRDefault="00D30B85" w:rsidP="00D30B85">
      <w:pPr>
        <w:pStyle w:val="PlainText"/>
      </w:pPr>
      <w:r>
        <w:t xml:space="preserve">[CCCL] Т.е. З.Бжезинский имеет весьма неадекватные представления о том, что такое глобальная политика, и потому в его “Великой шахматной доске” и других трактатах довольно много вздора. </w:t>
      </w:r>
    </w:p>
    <w:p w14:paraId="2B41959D" w14:textId="69218BAF" w:rsidR="00D30B85" w:rsidRDefault="00D30B85" w:rsidP="00D30B85">
      <w:pPr>
        <w:pStyle w:val="PlainText"/>
      </w:pPr>
      <w:r>
        <w:t>[CCCLI] В материалах КОБ этому посвящены работы ВП СССР “Диалектика и атеизм: две сути несовместны” (2001 г.), аналитические записки “Любовь к мудрости: от прошлого к будущему…” (1998 г.) и “О философии и методологии познания” (2007 г.).</w:t>
      </w:r>
    </w:p>
    <w:p w14:paraId="114529B4" w14:textId="77777777" w:rsidR="00D30B85" w:rsidRDefault="00D30B85" w:rsidP="00D30B85">
      <w:pPr>
        <w:pStyle w:val="PlainText"/>
      </w:pPr>
      <w:r>
        <w:t>[CCCLII] В связи со Сталинским приговором марксизму необ</w:t>
      </w:r>
      <w:r>
        <w:softHyphen/>
        <w:t>ходимо отметить, что когда имя В.И.Ленина в СССР бы</w:t>
      </w:r>
      <w:r>
        <w:softHyphen/>
        <w:t>ло ещё вне критики, то среди обвинений пропагандистов перестройки в адрес И.В.Сталина было обвинение и в том, что на полях его личного экземпляра “Материализма и эмпириокритицизма” Сталиным остав</w:t>
      </w:r>
      <w:r>
        <w:softHyphen/>
        <w:t>лены некие иро</w:t>
      </w:r>
      <w:r>
        <w:softHyphen/>
        <w:t>нические замечания. Кроме того, издан</w:t>
      </w:r>
      <w:r>
        <w:softHyphen/>
        <w:t>ный при жизни И.В.Сталина том собрания сочинений В.И.Ле</w:t>
      </w:r>
      <w:r>
        <w:softHyphen/>
        <w:t>нина содер</w:t>
      </w:r>
      <w:r>
        <w:softHyphen/>
        <w:t>жит в приложении рецензии на “Материализм и эмпири</w:t>
      </w:r>
      <w:r>
        <w:softHyphen/>
        <w:t>окри</w:t>
      </w:r>
      <w:r>
        <w:softHyphen/>
        <w:t>тицизм” противников Ленина, взгляды которых были свободны от дурмана о гениальности и непогрешимости “вождя мирового проле</w:t>
      </w:r>
      <w:r>
        <w:softHyphen/>
        <w:t>та</w:t>
      </w:r>
      <w:r>
        <w:softHyphen/>
        <w:t>ри</w:t>
      </w:r>
      <w:r>
        <w:softHyphen/>
        <w:t xml:space="preserve">ата”. Из этого можно понять, что И.В.Сталин </w:t>
      </w:r>
      <w:r>
        <w:lastRenderedPageBreak/>
        <w:t>не был примерным учеником в школе говорящего попу</w:t>
      </w:r>
      <w:r>
        <w:softHyphen/>
        <w:t>гая и уже в 1930-е гг. подрывал автори</w:t>
      </w:r>
      <w:r>
        <w:softHyphen/>
        <w:t>тет его философ</w:t>
      </w:r>
      <w:r>
        <w:softHyphen/>
        <w:t>ской школы.</w:t>
      </w:r>
    </w:p>
    <w:p w14:paraId="46F8AB97" w14:textId="02AFE52A" w:rsidR="00D30B85" w:rsidRDefault="00D30B85" w:rsidP="00D30B85">
      <w:pPr>
        <w:pStyle w:val="PlainText"/>
      </w:pPr>
      <w:r>
        <w:t>Но руководство КПРФ принадлежит к необучаемой “элите”. См. статью Виктора Трушкова в “Правде” (16.05.2009), посвящённую столетию выхода в свет работы В.И.Ленина “Материализм и эмпириокритицизм”, которая в отечественной ветви марксизма считается высшим достижением философской мысли: http://kprf.ru/party_live/66788.html.</w:t>
      </w:r>
    </w:p>
    <w:p w14:paraId="30F7222C" w14:textId="17A20C47" w:rsidR="00D30B85" w:rsidRDefault="00D30B85" w:rsidP="00D30B85">
      <w:pPr>
        <w:pStyle w:val="PlainText"/>
      </w:pPr>
      <w:r>
        <w:t>[CCCLIII] Этому посвящена работа “Марксизм и национальный вопрос”. См. также работу ВП СССР “Российская академия наук против лженауки? — “Врачу”: исцелися сам…” из серии «О текущем моменте» № 4 (64), 2007 г.</w:t>
      </w:r>
    </w:p>
    <w:p w14:paraId="3EBDCDDE" w14:textId="2B40163D" w:rsidR="00D30B85" w:rsidRDefault="00D30B85" w:rsidP="00D30B85">
      <w:pPr>
        <w:pStyle w:val="PlainText"/>
      </w:pPr>
      <w:r>
        <w:t>[CCCLIV] Они были изданы в США, поскольку там желали знать противника досконально.</w:t>
      </w:r>
    </w:p>
    <w:p w14:paraId="3AA110D1" w14:textId="77777777" w:rsidR="00D30B85" w:rsidRDefault="00D30B85" w:rsidP="00D30B85">
      <w:pPr>
        <w:pStyle w:val="PlainText"/>
      </w:pPr>
      <w:r>
        <w:t xml:space="preserve">[CCCLV] За него были наказаны главные его инициаторы: Д.Ф.Кеннеди был убит 22 ноября 1963 г., при участии в заговоре его вице-президента Л.Джонсона; годом позднее Н.С.Хрущёв был отстранён от власти и по сути заточён почти что под домашним арестом на одной из госдач.. </w:t>
      </w:r>
    </w:p>
    <w:p w14:paraId="49C8BE51" w14:textId="77777777" w:rsidR="00D30B85" w:rsidRDefault="00D30B85" w:rsidP="00D30B85">
      <w:pPr>
        <w:pStyle w:val="PlainText"/>
      </w:pPr>
      <w:r>
        <w:t>Кроме того Д.Ф.Кеннеди успел совершить ещё одно тягчайшее преступление против заправил глобальной политики. За 5 месяцев до 22 ноября 1963 г. Кеннеди подписал Указ № 11-110, предоставлявший право печатать доллары Казначейству США (подчинённому правительству США), тем самым подрывая монопольное право Федеральной резервной системы (частной корпорации) на безконтрольный выпуск долларов, а так же на прекращение их эмиссии. И было выпущено 5 миллионов таких долларов. Этим, не отменённым и не утратившим силу Указом, пока не воспользовался ни один из последующих президентов США.</w:t>
      </w:r>
    </w:p>
    <w:p w14:paraId="54A1DBEE" w14:textId="16694B90" w:rsidR="00D30B85" w:rsidRDefault="00D30B85" w:rsidP="00D30B85">
      <w:pPr>
        <w:pStyle w:val="PlainText"/>
      </w:pPr>
      <w:r>
        <w:t xml:space="preserve">Напомним, что ФРС была создана в 1913 году как главный экономический инструмент заправил библейского проекта сначала по подчинению им кредитно-финансовой системы США, а затем и всего мира через банальный механизм печати зелёных бумажек с изображениями президентов США (или добавления новых цифр на счетах ФРС). О версии убийства Кеннеди во взаимосвязи с деятельностью ФРС и о самой ФРС подробно пишет и рассказывает во многих своих выступлениях Николай Стариков (http://nstarikov.ru/). См. его книгу “Кризис: Как это делается” (СПб., «Питер», 2009 г.), а также: </w:t>
      </w:r>
      <w:r>
        <w:lastRenderedPageBreak/>
        <w:t xml:space="preserve">http://ru.wikipedia.org/wiki/Доллар_Джона_Кеннеди и http://finam.fm/archive-view/1193/print/. </w:t>
      </w:r>
    </w:p>
    <w:p w14:paraId="608492C6" w14:textId="641DB1FB" w:rsidR="00D30B85" w:rsidRDefault="00D30B85" w:rsidP="00D30B85">
      <w:pPr>
        <w:pStyle w:val="PlainText"/>
      </w:pPr>
      <w:r>
        <w:t>[CCCLVI] Марксизм на Западе вне критики, а как только начался финансово-экономический кризис 2008 г. книжные магазины отметили всплеск интереса покупателей к Марксу.</w:t>
      </w:r>
    </w:p>
    <w:p w14:paraId="32326AB0" w14:textId="77777777" w:rsidR="00D30B85" w:rsidRDefault="00D30B85" w:rsidP="00D30B85">
      <w:pPr>
        <w:pStyle w:val="PlainText"/>
      </w:pPr>
      <w:r>
        <w:t xml:space="preserve">[CCCLVII] Большевизм, как учит история КПСС, возник в 1903 г. на II съезде РСДРП как одна из партийных фракций. Как утверждали его противники, большевики до 1917 г. никогда не представляли собой действительного большинства членов марксистской партии, и потому оппоненты большевиков в те годы всегда возражали против их самоназвания. Но такое мнение проистекало из непонимания разнородными меньшевиками сути большевизма. </w:t>
      </w:r>
    </w:p>
    <w:p w14:paraId="4469E160" w14:textId="77777777" w:rsidR="00D30B85" w:rsidRDefault="00D30B85" w:rsidP="00D30B85">
      <w:pPr>
        <w:pStyle w:val="PlainText"/>
      </w:pPr>
      <w:r>
        <w:t xml:space="preserve">Большевизм — это не русская разновидность марксизма и не партийная принадлежность. И уж совсем безсмысленен оборот «еврейский большевизм», употребляемый Гитлером в “Майн кампф”, поскольку большевизм — явление духа Русской цивилизации, а не духа носителей доктрины библейского глобального рабовладения на расовой основе. </w:t>
      </w:r>
    </w:p>
    <w:p w14:paraId="791EAA9D" w14:textId="77777777" w:rsidR="00D30B85" w:rsidRDefault="00D30B85" w:rsidP="00D30B85">
      <w:pPr>
        <w:pStyle w:val="PlainText"/>
      </w:pPr>
      <w:r>
        <w:t xml:space="preserve">Большевизм существовал до марксизма, существовал в российском марксизме, как-то существует ныне. Будет он существовать и впредь. </w:t>
      </w:r>
    </w:p>
    <w:p w14:paraId="5F8D0D0E" w14:textId="77777777" w:rsidR="00D30B85" w:rsidRDefault="00D30B85" w:rsidP="00D30B85">
      <w:pPr>
        <w:pStyle w:val="PlainText"/>
      </w:pPr>
      <w:r>
        <w:t xml:space="preserve">Как заявляли сами большевики — члены марксистской партии РСДРП (б), — именно они выражали в политике стратегические интересы трудового большинства населения многонациональной России, вследствие чего только они и имели право именоваться большевиками. Вне зависимости от того, насколько безошибочны большевики в выражении ими стратегических интересов трудового большинства, насколько само это большинство осознаёт свои стратегические интересы и верно им в жизни, суть большевизма не в численном превосходстве приверженцев неких идей над приверженцами других идей и бездумной толпой, а именно в этом: </w:t>
      </w:r>
    </w:p>
    <w:p w14:paraId="3CD71E12" w14:textId="77777777" w:rsidR="00D30B85" w:rsidRDefault="00D30B85" w:rsidP="00D30B85">
      <w:pPr>
        <w:pStyle w:val="PlainText"/>
      </w:pPr>
      <w:r>
        <w:t>В искреннем стремлении выразить и воплотить в жизнь долговременные стратегические интересы трудового большинства, желающего, чтобы никто не паразитировал на его труде и жизни. Иными словами, исторически реально в каждую эпоху суть большевизма в деятельной поддержке переходного процесса от исторически сложившегося толпо-“элитаризма” к многонациональной человечности Земли будущей эры.</w:t>
      </w:r>
    </w:p>
    <w:p w14:paraId="6241CDFC" w14:textId="75737415" w:rsidR="00D30B85" w:rsidRDefault="00D30B85" w:rsidP="00D30B85">
      <w:pPr>
        <w:pStyle w:val="PlainText"/>
      </w:pPr>
      <w:r>
        <w:lastRenderedPageBreak/>
        <w:t>Меньшевизм, соответственно, представляет собой противоположность большевизма, поскольку объективно выражает устремлённость к паразитизму на труде и жизни простонародья — большинства — всех возомнивших о своём “элитарном” статусе. Марксизм — это и меньшевизм, а не только психический троцкизм (троцкизм — это психическая патология, бесноватость, одержимость — см. работу ВП СССР “Печальное наследие Атлантиды” — “Троцкизм — это «вчера», но никак не «завтра»”); а психический троцкизм — всегда меньшевизм.</w:t>
      </w:r>
    </w:p>
    <w:p w14:paraId="53444DFC" w14:textId="77777777" w:rsidR="00D30B85" w:rsidRDefault="00D30B85" w:rsidP="00D30B85">
      <w:pPr>
        <w:pStyle w:val="PlainText"/>
      </w:pPr>
      <w:r>
        <w:t>[CCCLVIII] В этом споре по существу правы обе стороны, а их разногласия проистекают из того, что в западных теориях «менагерства» и в кибернетике нет понятия о таком явлении, как «устойчивость объекта в смысле предсказуемости поведения в определённой мере под воздействием внешней среды, внутренних изменений и управления» (обстоятельно о нём см. в курсе Достаточно общая теория управления — ДОТУ).</w:t>
      </w:r>
    </w:p>
    <w:p w14:paraId="7B036BF4" w14:textId="77777777" w:rsidR="00D30B85" w:rsidRDefault="00D30B85" w:rsidP="00D30B85">
      <w:pPr>
        <w:pStyle w:val="PlainText"/>
      </w:pPr>
      <w:r>
        <w:t xml:space="preserve">На основе понимания устойчивости как способности системы возвращаться к исходному режиму существования после прекращения возмущающего воздействия, и неустойчивости как спонтанного выхода системы из исходного режима, Дж.Сорос прав, давая свою характеристику капитализму, как внутренне неустойчивой системы. </w:t>
      </w:r>
    </w:p>
    <w:p w14:paraId="7B33FE4E" w14:textId="77777777" w:rsidR="00D30B85" w:rsidRDefault="00D30B85" w:rsidP="00D30B85">
      <w:pPr>
        <w:pStyle w:val="PlainText"/>
      </w:pPr>
      <w:r>
        <w:t>Но если поведение внутренне неустойчивой системы предсказуемо, то может быть организовано управление ею, которое может быть устойчивым; а может быть и не устойчивым — в случае, если прогностика её поведения, на основе которой строится управление, не точна или квалификация управленцев недостаточна, или воздействие внешней среды и внутренних изменений оказывается в силу каких-то причин чрезмерными. И потому правы и те, кто выдвигает претензии к управлению, оценивая его как «неумелое», хотя оно может быть умелым, но ориентированным на цели, непонятные или неизвестные для «оценщиков».</w:t>
      </w:r>
    </w:p>
    <w:p w14:paraId="0A152B8B" w14:textId="77777777" w:rsidR="00D30B85" w:rsidRDefault="00D30B85" w:rsidP="00D30B85">
      <w:pPr>
        <w:pStyle w:val="PlainText"/>
      </w:pPr>
      <w:r>
        <w:t xml:space="preserve">Однако если подходить к этой проблематике с позиций ДОТУ, то мы оказываемся перед вопросами: 1) о целях управления, т.е. о задачах, которые должны быть решены посредством управления объектом, и 2) о построении объекта так, чтобы он структурно и функционально наилучшим образом соответствовал задачам, которые предполагается решать с его помощью. </w:t>
      </w:r>
    </w:p>
    <w:p w14:paraId="693937D9" w14:textId="0FA2BD53" w:rsidR="00D30B85" w:rsidRDefault="00D30B85" w:rsidP="00D30B85">
      <w:pPr>
        <w:pStyle w:val="PlainText"/>
      </w:pPr>
      <w:r>
        <w:t xml:space="preserve">До этих вопросов и Дж.Сорос, и его оппоненты не доходят, </w:t>
      </w:r>
      <w:r>
        <w:lastRenderedPageBreak/>
        <w:t>имея примитивные и не адекватные представления об управлении как о явлении вообще.</w:t>
      </w:r>
    </w:p>
    <w:p w14:paraId="7145CA87" w14:textId="0F207F80" w:rsidR="00D30B85" w:rsidRDefault="00D30B85" w:rsidP="00D30B85">
      <w:pPr>
        <w:pStyle w:val="PlainText"/>
      </w:pPr>
      <w:r>
        <w:t>[CCCLIX] Один — «само собой разумеющийся»: следует построить демократию по-западному. Но Дж.Сорос излагает другой — «подразумевающийся», отрицающий демократию по-западному.</w:t>
      </w:r>
    </w:p>
    <w:p w14:paraId="248B5E41" w14:textId="77777777" w:rsidR="00D30B85" w:rsidRDefault="00D30B85" w:rsidP="00D30B85">
      <w:pPr>
        <w:pStyle w:val="PlainText"/>
      </w:pPr>
      <w:r>
        <w:t>[CCCLX] Наиболее значимая функция мировоззрения в психике индивида состоит в том, что мировоззрение является средством моделирования течения событий в жизни во множестве вариантов в темпе, опережающем реальное течение событий, что позволяет заблаговременно выявлять неприемлемые варианты возможного будущего, выбирать приемлемые и вырабатывать в некотором смысле наилучшую линию поведения индивида.</w:t>
      </w:r>
    </w:p>
    <w:p w14:paraId="6CC7FCCE" w14:textId="3C13AB32" w:rsidR="00D30B85" w:rsidRDefault="00D30B85" w:rsidP="00D30B85">
      <w:pPr>
        <w:pStyle w:val="PlainText"/>
      </w:pPr>
      <w:r>
        <w:t>Калейдоскопическое мировоззрение, в котором Жизнь представляется совокупностью разрозненных фактов, не связанных друг с другом причинно-следственным обусловленностями, к выполнению этой функции не способно.</w:t>
      </w:r>
    </w:p>
    <w:p w14:paraId="599B5E34" w14:textId="34E74826" w:rsidR="00D30B85" w:rsidRDefault="00D30B85" w:rsidP="00D30B85">
      <w:pPr>
        <w:pStyle w:val="PlainText"/>
      </w:pPr>
      <w:r>
        <w:t>[CCCLXI] В том смысле, как это пояснено в разделе 3.3.3.</w:t>
      </w:r>
    </w:p>
    <w:p w14:paraId="27C79FF0" w14:textId="0B054080" w:rsidR="00D30B85" w:rsidRDefault="00D30B85" w:rsidP="00D30B85">
      <w:pPr>
        <w:pStyle w:val="PlainText"/>
      </w:pPr>
      <w:r>
        <w:t>[CCCLXII] Приверженцам «политеса» и «политкорректности» следует подумать ещё над одним афоризмом В.О.Клю</w:t>
      </w:r>
      <w:r>
        <w:softHyphen/>
        <w:t>чевского: «У них нет совестливости, но страшно много обидчивости: они не стыдятся пакостить, но не выносят упрёка в пакости» (т. 9, ранее упоминавшегося 9-томника его сочинений, стр. 398).</w:t>
      </w:r>
    </w:p>
    <w:p w14:paraId="6388196F" w14:textId="1CF7A4A1" w:rsidR="00D30B85" w:rsidRDefault="00D30B85" w:rsidP="00D30B85">
      <w:pPr>
        <w:pStyle w:val="PlainText"/>
      </w:pPr>
      <w:r>
        <w:t>[CCCLXIII] У толпы память — от силы на две недели; и “долгосрочное” “планирование” — тоже от силы на две недели вперёд.</w:t>
      </w:r>
    </w:p>
    <w:p w14:paraId="3DFFA002" w14:textId="77777777" w:rsidR="00D30B85" w:rsidRDefault="00D30B85" w:rsidP="00D30B85">
      <w:pPr>
        <w:pStyle w:val="PlainText"/>
      </w:pPr>
      <w:r>
        <w:t xml:space="preserve">[CCCLXIV] Статья 13, часть 1: «В Российской Федерации признаётся идеологическое многообразие». </w:t>
      </w:r>
    </w:p>
    <w:p w14:paraId="63737E71" w14:textId="273CF30D" w:rsidR="00D30B85" w:rsidRDefault="00D30B85" w:rsidP="00D30B85">
      <w:pPr>
        <w:pStyle w:val="PlainText"/>
      </w:pPr>
      <w:r>
        <w:t xml:space="preserve">Статья 13, часть 2: «Никакая идеология не может устанавливаться в качестве государственной или обязательной». </w:t>
      </w:r>
    </w:p>
    <w:p w14:paraId="6845009A" w14:textId="7413DA1C" w:rsidR="00D30B85" w:rsidRDefault="00D30B85" w:rsidP="00D30B85">
      <w:pPr>
        <w:pStyle w:val="PlainText"/>
      </w:pPr>
      <w:r>
        <w:t>[CCCLXV] Об этом см. раздел 2. “Генетически запрограммированный познавательно-творческий потенциал человека и характер культуры” в аналитической записке ВП СССР “«Под здравым смыслом всякий разумеет только свой собственный»??? — есть ли альтернатива?” из серии «О текущем моменте» № 1 (85), 2009 г.</w:t>
      </w:r>
    </w:p>
    <w:p w14:paraId="38A35EE8" w14:textId="3EB3269B" w:rsidR="00D30B85" w:rsidRDefault="00D30B85" w:rsidP="00D30B85">
      <w:pPr>
        <w:pStyle w:val="PlainText"/>
      </w:pPr>
      <w:r>
        <w:t>[CCCLXVI] «Дураков второго рода», если соотноситься с афоризмом В.О.Ключевского: «Есть два рода дураков: одни не понимают того, что обязаны понимать все; другие понимают то, чего не должен понимать никто» (В.О. Клю</w:t>
      </w:r>
      <w:r>
        <w:softHyphen/>
        <w:t>че</w:t>
      </w:r>
      <w:r>
        <w:softHyphen/>
        <w:t>в</w:t>
      </w:r>
      <w:r>
        <w:softHyphen/>
        <w:t xml:space="preserve">ский. Сочинения в </w:t>
      </w:r>
      <w:r>
        <w:lastRenderedPageBreak/>
        <w:t xml:space="preserve">9 томах, т. 9, Москва, «Мысль», 1990 г., стр. 368). </w:t>
      </w:r>
    </w:p>
    <w:p w14:paraId="79DCD748" w14:textId="19B030A4" w:rsidR="00D30B85" w:rsidRDefault="00D30B85" w:rsidP="00D30B85">
      <w:pPr>
        <w:pStyle w:val="PlainText"/>
      </w:pPr>
      <w:r>
        <w:t>[CCCLXVII] К.Прутков.</w:t>
      </w:r>
    </w:p>
    <w:p w14:paraId="1746C8D1" w14:textId="4221A4F4" w:rsidR="00D30B85" w:rsidRDefault="00D30B85" w:rsidP="00D30B85">
      <w:pPr>
        <w:pStyle w:val="PlainText"/>
      </w:pPr>
      <w:r>
        <w:t>[CCCLXVIII] Редактор — специалист по оглашению явно или неявно заказанного ему (по возможности убедительного) мнения путём подбора текстов и видеоряда и «прочей мультимедии», создаваемых другими.</w:t>
      </w:r>
    </w:p>
    <w:p w14:paraId="1FC1FEEE" w14:textId="1AF22D4C" w:rsidR="00D30B85" w:rsidRDefault="00D30B85" w:rsidP="00D30B85">
      <w:pPr>
        <w:pStyle w:val="PlainText"/>
      </w:pPr>
      <w:r>
        <w:t>[CCCLXIX] Скорее наоборот — личные цели множества бюрократов по принципу «государство — это я» возводятся в ранг целей государственной политики, которую бюрократы делают на корпоративной основе, что и порождает антинародность бюрократических кланово обособившихся от остального общества режимов. Т.е. в утверждении К.Маркса: «государственная цель превращается в его личную цель», — выразилась одна из многих ошибок марксизма.</w:t>
      </w:r>
    </w:p>
    <w:p w14:paraId="57C07A33" w14:textId="0438A364" w:rsidR="00D30B85" w:rsidRDefault="00D30B85" w:rsidP="00D30B85">
      <w:pPr>
        <w:pStyle w:val="PlainText"/>
      </w:pPr>
      <w:r>
        <w:t>[CCCLXX] А тема масонства в марксизме — в зависимости от обстоятельств — либо тема запретная, либо предмет для осмеяния.</w:t>
      </w:r>
    </w:p>
    <w:p w14:paraId="0BE0E768" w14:textId="440F2F3F" w:rsidR="00D30B85" w:rsidRDefault="00D30B85" w:rsidP="00D30B85">
      <w:pPr>
        <w:pStyle w:val="PlainText"/>
      </w:pPr>
      <w:r>
        <w:t>[CCCLXXI] Мысль о том, что объективная истина «подшита в дело и хранится в архиве», в который имеют доступ только особо доверенные бюрократы, наиболее ярко проявляется в деятельности церковных бюрократий, чьи архивы простираются в прошлое подчас на несколько тысяч лет.</w:t>
      </w:r>
    </w:p>
    <w:p w14:paraId="159459D5" w14:textId="79FCF398" w:rsidR="00D30B85" w:rsidRDefault="00D30B85" w:rsidP="00D30B85">
      <w:pPr>
        <w:pStyle w:val="PlainText"/>
      </w:pPr>
      <w:r>
        <w:t>[CCCLXXII] Дышло — конструктивный элемент пароконной повозки, связывающий переднюю поворотную ось с упряжью лошадей либо связывающий упряжь с одноосной повозкой-двуколкой.</w:t>
      </w:r>
    </w:p>
    <w:p w14:paraId="781A15C3" w14:textId="480CB520" w:rsidR="00D30B85" w:rsidRDefault="00D30B85" w:rsidP="00D30B85">
      <w:pPr>
        <w:pStyle w:val="PlainText"/>
      </w:pPr>
      <w:r>
        <w:t>[CCCLXXIII] Вопросы тем, кто считает себя не эксплуататором, а честным предпринимателем, патриотом, работающим на благо народа: Какова доля в коллективах руководимых им предприятий наёмных работников, которые в состоянии лет за пять накопить на покупку приемлемой по размерам для их семьи квартиры или коттеджа хотя бы в кредит? За какое время они способны погасить задолженность по кредиту, продолжая работать на этом же предприятии? В каких условиях живёте Вы сами и из каких средств Вы обеспечили эти условия себе? И кто работал на их воплощение в жизнь?</w:t>
      </w:r>
    </w:p>
    <w:p w14:paraId="23D95B9D" w14:textId="77777777" w:rsidR="00D30B85" w:rsidRDefault="00D30B85" w:rsidP="00D30B85">
      <w:pPr>
        <w:pStyle w:val="PlainText"/>
      </w:pPr>
      <w:r>
        <w:t xml:space="preserve">[CCCLXXIV] В связи с вопросом о классовой сущности советской бюрократии приведём выдержку из книги Д.Норта “Наследие, которое мы защищаем: Введение в историю Четвёртого Интернационала”. (Глава 13. Происхождение </w:t>
      </w:r>
      <w:r>
        <w:lastRenderedPageBreak/>
        <w:t>паблоизма. 17 марта 2001 г.), опубликованной на «Мировом Социалистическом Веб Сайте»:</w:t>
      </w:r>
    </w:p>
    <w:p w14:paraId="1062F38A" w14:textId="77777777" w:rsidR="00D30B85" w:rsidRDefault="00D30B85" w:rsidP="00D30B85">
      <w:pPr>
        <w:pStyle w:val="PlainText"/>
      </w:pPr>
      <w:r>
        <w:t xml:space="preserve"> «В 1939-40 годах Троцкий, возражая против требования определить советскую бюрократию как класс, стремился установить, носили ли расхождения с меньшинством Бернама-Шахтмана чисто терминологический характер или нет. “Какие новые политические выводы проистекают для нас из этих определений?” — спрашивал он.</w:t>
      </w:r>
    </w:p>
    <w:p w14:paraId="175FC18B" w14:textId="77777777" w:rsidR="00D30B85" w:rsidRDefault="00D30B85" w:rsidP="00D30B85">
      <w:pPr>
        <w:pStyle w:val="PlainText"/>
      </w:pPr>
      <w:r>
        <w:t>Опираясь на тот факт, что Четвёртый Интернационал стоял за свержение бюрократии, и при условии, что меньшинство признавало связь этой революции в СССР с защитой существующих отношений национализированной собственности, то в том случае, если меньшинство хотело бы называть такую революцию социальной, а не политической, то расхождения с большинством носили бы чисто терминологический характер. По этому поводу Троцкий писал: “Если бы мы сделали им эти терминологические уступки, мы поставили бы наших критиков в крайне затруднительное положение, так как они сами бы не знали, что им делать со своей чисто словесной победой” (10. Л. Троцкий, “СССР в войне” // Бюллетень оппозиции, # 79-80, август-сентябрь-октябрь 1939, стр. 2).</w:t>
      </w:r>
    </w:p>
    <w:p w14:paraId="51B637B0" w14:textId="77777777" w:rsidR="00D30B85" w:rsidRDefault="00D30B85" w:rsidP="00D30B85">
      <w:pPr>
        <w:pStyle w:val="PlainText"/>
      </w:pPr>
      <w:r>
        <w:t>Конечно, спор в 1939-40 годах касался не только терминологии. Дав определение бюрократии как класса, меньшинство перешло к осуждению безусловной защиты СССР от империализма. В 1949 году расхождения по части терминологии не смогли столь быстро раскрыть различия программного характера. Сначала казалось, что соглашение относительно определения “буферных” государств и Югославии разрешило теоретический спор. Однако более глубокий смысл этой дискуссии позднее раскрылся в форме перспективы, означавшей фактическую ликвидацию троцкистского движения.</w:t>
      </w:r>
    </w:p>
    <w:p w14:paraId="5366A417" w14:textId="77777777" w:rsidR="00D30B85" w:rsidRDefault="00D30B85" w:rsidP="00D30B85">
      <w:pPr>
        <w:pStyle w:val="PlainText"/>
      </w:pPr>
      <w:r>
        <w:t>Действительной основой крупных теоретических споров является конфликт классовых сил. “Формы проявления”, рождённые послевоенным устройством, казалось, показывали, что сталинизм был более могу</w:t>
      </w:r>
      <w:r>
        <w:softHyphen/>
        <w:t xml:space="preserve">щественным, чем когда бы то ни было, и что советская бюрократия была способна сыграть прогрессивную историческую роль, несмотря на все свои прошлые преступления. Троцкий предупреждал, что резкие изменения в политической конъюнктуре часто способствуют скачку к мелкобуржуазному образу мыслей в рядах </w:t>
      </w:r>
      <w:r>
        <w:lastRenderedPageBreak/>
        <w:t>революционного движения. В таком некритическом приспособлении к внешнему проявлению политической реальности находит наиболее опасное выражение давление враждебных классовых сил» (www.wsws.org/ru/erbe/ch13.shtml).</w:t>
      </w:r>
    </w:p>
    <w:p w14:paraId="2A8D6365" w14:textId="16F3834F" w:rsidR="00D30B85" w:rsidRDefault="00D30B85" w:rsidP="00D30B85">
      <w:pPr>
        <w:pStyle w:val="PlainText"/>
      </w:pPr>
      <w:r>
        <w:t>Л.Д.Троцкий в годы работы в руководстве СССР сам проявил себя и как бюрократ, и как один из создателей бюрократической системы в СССР: в пресловутом “Письме к съезду” В.И.Ленин охарактеризовал Л.Д.Троцкого как «чрезмерно хватающего самоуверенностью» и «чрезмерно увлечённого чисто административной стороной дела». В дебюрократизации управления и выявлении классовой сущности бюрократии Л.Д.Троцкий не был заинтересован. Поэтому глубоко ошибаются те, кто видит в Л.Д.Троцком романтика революции, идеалиста-ком</w:t>
      </w:r>
      <w:r>
        <w:softHyphen/>
        <w:t>му</w:t>
      </w:r>
      <w:r>
        <w:softHyphen/>
        <w:t>нис</w:t>
      </w:r>
      <w:r>
        <w:softHyphen/>
        <w:t>та, павшего жертвой своих идеализма и наивности в борьбе с жестоким и коварным тираном И.В.Сталиным: Л.Д.Троцкий был ещё тот посвящённый прохиндей, которого сгубили его самодовольство и его следствие — необучаемость.</w:t>
      </w:r>
    </w:p>
    <w:p w14:paraId="17012500" w14:textId="476903D2" w:rsidR="00D30B85" w:rsidRDefault="00D30B85" w:rsidP="00D30B85">
      <w:pPr>
        <w:pStyle w:val="PlainText"/>
      </w:pPr>
      <w:r>
        <w:t>[CCCLXXV] Отсюда и проистекает уже приводившееся признание «архитектора перестройки» А.Н.Яковлева: «Политика перестройки имела свою специфику, которая наложила на все события и свою печать. В чём она состояла? В том, что мы не могли открыто сказать о наших далеко идущих намерениях. Вынуждены были говорить, что неизбежные экономические преобразования идут на благо социализма, о политических — то же самое» (А.Н.Яковлев. “Постижение”. Москва, «Захаров», «Вагриус», 1998 г., стр. 154).</w:t>
      </w:r>
    </w:p>
    <w:p w14:paraId="73671D84" w14:textId="77777777" w:rsidR="00D30B85" w:rsidRDefault="00D30B85" w:rsidP="00D30B85">
      <w:pPr>
        <w:pStyle w:val="PlainText"/>
      </w:pPr>
      <w:r>
        <w:t>[CCCLXXVI] Если анализировать структуру вооружённых сил СССР (без стран участниц Варшавского договора) и блока НАТО, то выяснится, что:</w:t>
      </w:r>
    </w:p>
    <w:p w14:paraId="58C2693D" w14:textId="77777777" w:rsidR="00D30B85" w:rsidRDefault="00D30B85" w:rsidP="00D30B85">
      <w:pPr>
        <w:pStyle w:val="PlainText"/>
      </w:pPr>
      <w:r>
        <w:t xml:space="preserve">Только США имели технические возможности осуществления стратегических десантных операций, т.е. обладали средствами доставки и высадки полноценных воинских соединений вместе с тяжёлой техникой на территорию избранного ими противника в любом районе земного шара в условиях силового противодействия противника. В случае успешного захвата стратегического плацдарма они могли с него начать проводить военные операции в стиле классической сухопутной агрессии. США показали свою способность к ведению войны в таком режиме в деле четырежды: 1) в ходе второй мировой войны ХХ века (высадка десанта в Нормандии и ведение боевых действий на </w:t>
      </w:r>
      <w:r>
        <w:lastRenderedPageBreak/>
        <w:t>Тихом океане против Японии), 2) в ходе войны в Корее, 3</w:t>
      </w:r>
      <w:r>
        <w:noBreakHyphen/>
        <w:t>й и 4</w:t>
      </w:r>
      <w:r>
        <w:noBreakHyphen/>
        <w:t>й раз — в Ираке в 1991 и в 2003 гг.</w:t>
      </w:r>
    </w:p>
    <w:p w14:paraId="38A5CB60" w14:textId="77777777" w:rsidR="00D30B85" w:rsidRDefault="00D30B85" w:rsidP="00D30B85">
      <w:pPr>
        <w:pStyle w:val="PlainText"/>
      </w:pPr>
      <w:r>
        <w:t>Вооружённые силы прочих стран НАТО по своей структуре и наличию боевой техники представляли собой дополнение к вооружённым силам США в военной доктрине НАТО при решении такого рода задач.</w:t>
      </w:r>
    </w:p>
    <w:p w14:paraId="5BC3FEFF" w14:textId="77777777" w:rsidR="00D30B85" w:rsidRDefault="00D30B85" w:rsidP="00D30B85">
      <w:pPr>
        <w:pStyle w:val="PlainText"/>
      </w:pPr>
      <w:r>
        <w:t>Как было отмечено ранее, только у США были планы ядерного нападения на СССР («Дропшот» и другие), в которых нападение на СССР было обусловлено только самим фактом существования СССР и приемлемым по оценками руководства США уровнем последствий для них самих в случае ответных действий со стороны СССР.</w:t>
      </w:r>
    </w:p>
    <w:p w14:paraId="7A618B02" w14:textId="77777777" w:rsidR="00D30B85" w:rsidRDefault="00D30B85" w:rsidP="00D30B85">
      <w:pPr>
        <w:pStyle w:val="PlainText"/>
      </w:pPr>
      <w:r>
        <w:t>Структура вооружённых сил СССР не обеспечивала возможности осуществления такого рода стратегических десантных операций и их развития вплоть до установления своего полного военно-силового контроля над регионами, избранными политиками для оккупации. Неспособность СССР к осуществлению такого рода стратегических десантных операций и поддержке контингентов на удалённом плацдарме показал ход «карибского кризиса» 1962 г., когда ВМС США воспрепятствовали дизельным подводным лодкам СССР действовать в Атлантике (не без помощи Главного штаба ВМФ СССР, назначавшего сеансы связи на светлое время суток в Атлантике — так было удобнее чиновникам в «Арбатском военном округе»: командир единственной не обнаруженной американцами лодки игнорировал предписанный ему график выхода на связь), в результате чего советские транспорты оказались полностью беззащитны, не говоря уж о том, что без группировки надводных сил, включающей в себя авианосцы, такого рода операции неосуществимы (тяжёлые авианесущие крейсера, в том числе и доставшийся постсоветской Россионии “Адмирал Кузнецов”, появившиеся в составе ВМФ СССР в последнее десятилетие его существования, — не альтернатива авианосцам, а стратегическая военно-эконо</w:t>
      </w:r>
      <w:r>
        <w:softHyphen/>
        <w:t>ми</w:t>
      </w:r>
      <w:r>
        <w:softHyphen/>
        <w:t>чес</w:t>
      </w:r>
      <w:r>
        <w:softHyphen/>
        <w:t xml:space="preserve">кая диверсия, успешно проведённая США руками отечественных идиотов; и возврат к политике возобновления строительства авианесущих крейсеров дóлжно квалифицировать как преступление). Более того, если посмотреть на структуру вооружённых сил СССР и его боевую технику, то в некоторых аспектах и они были дополнением к вооружённым силам США, в чём выразилась </w:t>
      </w:r>
      <w:r>
        <w:lastRenderedPageBreak/>
        <w:t>подготовка к неким сценариям глобальной политики, оставшимся не осуществлёнными: например большая война библейской цивилизации против Китая или мира ислама.</w:t>
      </w:r>
    </w:p>
    <w:p w14:paraId="22C46742" w14:textId="3DF9A406" w:rsidR="00D30B85" w:rsidRDefault="00D30B85" w:rsidP="00D30B85">
      <w:pPr>
        <w:pStyle w:val="PlainText"/>
      </w:pPr>
      <w:r>
        <w:t xml:space="preserve">Вопреки этим историческим фактам по невежеству либо по умыслу автора в книге “Дерзость надежды” (стр. 319) нынешнего президента США Б.Х.Обамы написано: «Американский политический курс по сдерживанию включал в себя также наращивание военной мощи, и по запасам вооружения США сравнялись, а затем превзошли Советский Союз и Китай». </w:t>
      </w:r>
    </w:p>
    <w:p w14:paraId="2D164316" w14:textId="3C00F9E0" w:rsidR="00D30B85" w:rsidRDefault="00D30B85" w:rsidP="00D30B85">
      <w:pPr>
        <w:pStyle w:val="PlainText"/>
      </w:pPr>
      <w:r>
        <w:t xml:space="preserve">[CCCLXXVII] Один из них М.Б.Ходорковский, который сидит за то, что на него гешефт был записан по ошибке, а он не оправдал доверия, заявив Берлу Лазару (главному раввину Россионии), что чувствует себя русским и что ему нет дела до жизни еврейской диаспоры в России, о чём Берл Лазар сам и поведал в одном из телеэфиров, вскорости после того, как М.Б.Ходорковский был взят под стражу по обвинению в преступлениях, за которые можно оптом сажать всех отечественных буржуев без разбора. </w:t>
      </w:r>
    </w:p>
    <w:p w14:paraId="0C7EC864" w14:textId="7C5BF444" w:rsidR="00D30B85" w:rsidRDefault="00D30B85" w:rsidP="00D30B85">
      <w:pPr>
        <w:pStyle w:val="PlainText"/>
      </w:pPr>
      <w:r>
        <w:t>[CCCLXXVIII] Когда в 1990 г. в февральском номере журнала “Молодая гвардия” была опубликована статья “Концептуальная власть: миф или реальность?”, — в ответ на неё редакция не получила ни одного письма, хотя в то время “Молодая гвардия” считалась одним из рупоров патриотической общественности и её заявленный тираж составлял 700 000 экземпляров. Это показатель, насколько низким было понимание происходящего в обществе, даже в кругах тех, кто считал себя патриотом СССР.</w:t>
      </w:r>
    </w:p>
    <w:p w14:paraId="112A40D4" w14:textId="77777777" w:rsidR="00D30B85" w:rsidRDefault="00D30B85" w:rsidP="00D30B85">
      <w:pPr>
        <w:pStyle w:val="PlainText"/>
      </w:pPr>
      <w:r>
        <w:t xml:space="preserve">[CCCLXXIX] В интервью телепрограмме “Русский дом” 3 ноября 2000 г. Г.А.Зюганов сказал: «… я считаю, что это было крупной стратегической ошибкой, когда наши предшественники поссорились с Церковью. По своей сути социализм и коммунизм — это попытка построить рай на земле (т.е. Г.А.Зюганов невежественен и не знает, что эта идея Церковью объявлена ересью, название которой — «хилиазм» или «миллинаризм», и сделала это Церковь вопреки Завету Христа; т.е. не большевики «поссорились с Церквью», а церковная иерархия — враг коммунизма, и если Г.А.Зюганов этого не понимает, то и он — тоже враг коммунизма: наше замечание при цитировании). Найти царство справедливости, добра, уважения к человеку труда, развивать культуру, всеобщее образование. Это очень благородная цель. Кстати, уже в 1919 году была резко поправлена </w:t>
      </w:r>
      <w:r>
        <w:lastRenderedPageBreak/>
        <w:t>антицерковная линия. Сталин накануне войны отменил все предшествующие директивы, указания и сам, когда стало трудно, почувствовал, что без веры, без опоры на главные ценности мы не спасемся. Тогда, помните, была встреча с высшими иерархами, в условиях войны провели Собор, и многое другое было сделано. Считаю, что конфронтация с Церковью не принесла никому пользы, а только вред» (http://www.pravoslavie.ru/analit/global/intzuganov.htm).</w:t>
      </w:r>
    </w:p>
    <w:p w14:paraId="0754BA6A" w14:textId="77777777" w:rsidR="00D30B85" w:rsidRDefault="00D30B85" w:rsidP="00D30B85">
      <w:pPr>
        <w:pStyle w:val="PlainText"/>
      </w:pPr>
      <w:r>
        <w:t>В работе XXI Московской международной книжной выставки-ярмарки, проведённой в сентябре 2008 г., приняло участие Российское библейское общество. «В день открытия ярмарки экспозицию Библейского общества посетил лидер КПРФ Геннадий Зюганов. Геннадий Андреевич ознакомился с изданиями Библейского общества и отметил, что Библия является книгой мудрости. И, поскольку, по его словам, Библия в синодальном переводе у него уже есть, он приобрел «Радостную Весть» — издание Нового Завета в переводе на современный русский язык. Расплачиваясь за книгу, лидер КПРФ заметил, что такая книга будет полезна не только ему, но и его внукам» (http://www.biblia.ru/news/show/?312). </w:t>
      </w:r>
    </w:p>
    <w:p w14:paraId="71C79290" w14:textId="77777777" w:rsidR="00D30B85" w:rsidRDefault="00D30B85" w:rsidP="00D30B85">
      <w:pPr>
        <w:pStyle w:val="PlainText"/>
      </w:pPr>
      <w:r>
        <w:t>29.11.2008 г. “Радио России” сообщило, что Г.А.Зюганов на 13-м съезде КПРФ заявил о на</w:t>
      </w:r>
      <w:r>
        <w:softHyphen/>
        <w:t>ме</w:t>
      </w:r>
      <w:r>
        <w:softHyphen/>
        <w:t>рениях КПРФ «строить социализм двадцать первого века на основе идей марксизма-ле</w:t>
      </w:r>
      <w:r>
        <w:softHyphen/>
        <w:t>ни</w:t>
      </w:r>
      <w:r>
        <w:softHyphen/>
        <w:t>низ</w:t>
      </w:r>
      <w:r>
        <w:softHyphen/>
        <w:t>ма». И это вопреки тому, что до сведения Г.А.Зюганова ещё в апреле 1993 г. (и в 1997 г. повторно) была доведена информация о метрологической несостоятельности политэкономии марксизма и вредоносной никчёмности его философии с “основным” вопросом «что первично: материя? либо сознание?». — Каких-либо возражений не последовало.</w:t>
      </w:r>
    </w:p>
    <w:p w14:paraId="3A791B35" w14:textId="77777777" w:rsidR="00D30B85" w:rsidRDefault="00D30B85" w:rsidP="00D30B85">
      <w:pPr>
        <w:pStyle w:val="PlainText"/>
      </w:pPr>
      <w:r>
        <w:t xml:space="preserve">В интервью “Российская газете” (Федеральный выпуск № 4849 от 13 февраля 2009 г.) Г.А.Зюганов сказал: «… у нас в партии сейчас примерно треть верующих. Я считал и считаю, что первым коммунистом был Иисус Христос, Нагорная проповедь написана не хуже “Морального кодекса строителя коммунизма”. Собственно, “Моральный кодекс строителя коммунизма” списали с Нагорной проповеди. Знаете, это не случайно, что самым массовым тиражом издана Библия, а на втором месте — труды Владимира Ильича Ленина. Я много читал по религиоведению и до сих пор поражаюсь, что во всех религиях есть постулат о том, чтобы возлюбить ближнего своего как себя самого. Видимо, </w:t>
      </w:r>
      <w:r>
        <w:lastRenderedPageBreak/>
        <w:t>человечество интуитивно поняло, что в противном случае оно погибнет» (http://kprf.ru/rus_soc/63727.html).</w:t>
      </w:r>
    </w:p>
    <w:p w14:paraId="23910089" w14:textId="77777777" w:rsidR="00D30B85" w:rsidRDefault="00D30B85" w:rsidP="00D30B85">
      <w:pPr>
        <w:pStyle w:val="PlainText"/>
      </w:pPr>
      <w:r>
        <w:t>Тоже необучаемый… Но не лучше и оппоненты Г.А.Зюганова в рядах отечественного “коммунистического движения”. 23 мая 2009 г. в Москве открылся учредительный съезд новой организации “Коммунисты России”.</w:t>
      </w:r>
    </w:p>
    <w:p w14:paraId="29A99B42" w14:textId="77777777" w:rsidR="00D30B85" w:rsidRDefault="00D30B85" w:rsidP="00D30B85">
      <w:pPr>
        <w:pStyle w:val="PlainText"/>
      </w:pPr>
      <w:r>
        <w:t xml:space="preserve">«Выступивший на съезде с политическим докладом председатель оргкомитета по созданию нового общественного объединения, лидер Союза коммунистической молодежи (СКМ) Константин Жуков заявил, что цель создания “Коммунистов России” — объединить усилия “всех левых объединений и движений для преодоления кризиса в российском коммунистическом движении”. </w:t>
      </w:r>
    </w:p>
    <w:p w14:paraId="29DE9772" w14:textId="77777777" w:rsidR="00D30B85" w:rsidRDefault="00D30B85" w:rsidP="00D30B85">
      <w:pPr>
        <w:pStyle w:val="PlainText"/>
      </w:pPr>
      <w:r>
        <w:t xml:space="preserve">“Мы уверены и утверждаем, что основной причиной этого кризиса является ревизия фундаментальных положений научного коммунизма (марксизма-ленинизма) — ревизионизм и инициаторами и авторами этого являются представители руководящих органов КПРФ”, — отмечается в программном заявлении объединения. </w:t>
      </w:r>
    </w:p>
    <w:p w14:paraId="265620E6" w14:textId="77777777" w:rsidR="00D30B85" w:rsidRDefault="00D30B85" w:rsidP="00D30B85">
      <w:pPr>
        <w:pStyle w:val="PlainText"/>
      </w:pPr>
      <w:r>
        <w:t xml:space="preserve">Здесь выдвигаются три основных претензии к Компартии. По мнению учредителей нового объединения, нынешнее руководство КПРФ “во-первых, принижает и переводит на второстепенные позиции роль классовой борьбы, как основной движущей силы в противостоянии эксплуататоров и эксплуатируемых; во-вторых, размывают мировоззренческую базу научного коммунизма и, в-третьих, фактически отказываются от научной концепции общественного развития, возвращаясь к домарксистским утопическим представлениям о социализме”. </w:t>
      </w:r>
    </w:p>
    <w:p w14:paraId="0266571C" w14:textId="77777777" w:rsidR="00D30B85" w:rsidRDefault="00D30B85" w:rsidP="00D30B85">
      <w:pPr>
        <w:pStyle w:val="PlainText"/>
      </w:pPr>
      <w:r>
        <w:t xml:space="preserve">“Новые” коммунисты России заявляют, что они являются идейными приверженцами научного коммунизма — “единственной и безальтернативной теории развития общества”. </w:t>
      </w:r>
    </w:p>
    <w:p w14:paraId="48D13507" w14:textId="77777777" w:rsidR="00D30B85" w:rsidRDefault="00D30B85" w:rsidP="00D30B85">
      <w:pPr>
        <w:pStyle w:val="PlainText"/>
      </w:pPr>
      <w:r>
        <w:t>(…)</w:t>
      </w:r>
    </w:p>
    <w:p w14:paraId="5A151FA8" w14:textId="77777777" w:rsidR="00D30B85" w:rsidRDefault="00D30B85" w:rsidP="00D30B85">
      <w:pPr>
        <w:pStyle w:val="PlainText"/>
      </w:pPr>
      <w:r>
        <w:t xml:space="preserve">“Сегодня КПРФ превратилась в филиал “Единой России”, нужный лишь для выпускания пара у левого электората. И сегодня в стране нет компартии, вокруг которой могли бы объединиться истинные коммунисты”, — подчеркнул Жуков. </w:t>
      </w:r>
    </w:p>
    <w:p w14:paraId="2A002337" w14:textId="77777777" w:rsidR="00D30B85" w:rsidRDefault="00D30B85" w:rsidP="00D30B85">
      <w:pPr>
        <w:pStyle w:val="PlainText"/>
      </w:pPr>
      <w:r>
        <w:t xml:space="preserve">Он напомнил о том, что в 2004 году тысячи коммунистов вышли из рядов КПРФ, будучи несогласными с курсом, проводимым её руководством. Это произошло, когда вслед за лидером Народно-Патриотического Союза России (НПСР) </w:t>
      </w:r>
      <w:r>
        <w:lastRenderedPageBreak/>
        <w:t xml:space="preserve">Геннадием Семигиным множество видных и рядовых коммунистов покинули партию. </w:t>
      </w:r>
    </w:p>
    <w:p w14:paraId="6EB6D521" w14:textId="4A464C65" w:rsidR="00D30B85" w:rsidRDefault="00D30B85" w:rsidP="00D30B85">
      <w:pPr>
        <w:pStyle w:val="PlainText"/>
      </w:pPr>
      <w:r>
        <w:t>По мнению докладчика, руководство КПРФ “так и не провело системного марксистского анализа того, что происходит в политической и экономической жизни страны, а вместо этого лишь повторяет затертый тезис про “антинародный режим”, с которым надо бороться» (http://www.newsru.com/russia/23may2009/komm_print.html).</w:t>
      </w:r>
    </w:p>
    <w:p w14:paraId="05ED95B0" w14:textId="2DBF8E8D" w:rsidR="00D30B85" w:rsidRDefault="00D30B85" w:rsidP="00D30B85">
      <w:pPr>
        <w:pStyle w:val="PlainText"/>
      </w:pPr>
      <w:r>
        <w:t>[CCCLXXX] Его гибель 28.04.2002 г. в авиакатастрофе в бытность губернатором Красноярского края — крах операции «Преемник», проводившейся «опальным олигархом» Б.А.Березовским. Вторая попытка осуществления Б.А.Бере</w:t>
      </w:r>
      <w:r>
        <w:softHyphen/>
        <w:t>зовским операции «Преемник» завершилась гибелью в автомобильной катастрофе М.С.Евдокимова — артиста-юмориста, «разведённого» на губернаторство в Алтайском крае для того, чтобы, к моменту выдвижения в кандидаты в президенты, он уже имел некоторый опыт аппаратной работы.</w:t>
      </w:r>
    </w:p>
    <w:p w14:paraId="28CC95DC" w14:textId="0215BB71" w:rsidR="00D30B85" w:rsidRDefault="00D30B85" w:rsidP="00D30B85">
      <w:pPr>
        <w:pStyle w:val="PlainText"/>
      </w:pPr>
      <w:r>
        <w:t>[CCCLXXXI] Каждый богатей — «патриот своего кошелька и своего самолюбия» и не более того.</w:t>
      </w:r>
    </w:p>
    <w:p w14:paraId="16C49DE4" w14:textId="1FB6D1D6" w:rsidR="00D30B85" w:rsidRDefault="00D30B85" w:rsidP="00D30B85">
      <w:pPr>
        <w:pStyle w:val="PlainText"/>
      </w:pPr>
      <w:r>
        <w:t>[CCCLXXXII] На это работают все заявленные не без посредства иерархии РПЦ проекты: «Русский проект», «Сергиевский проект» и другие.</w:t>
      </w:r>
    </w:p>
    <w:p w14:paraId="439CB4FE" w14:textId="773B36CF" w:rsidR="00D30B85" w:rsidRDefault="00D30B85" w:rsidP="00D30B85">
      <w:pPr>
        <w:pStyle w:val="PlainText"/>
      </w:pPr>
      <w:r>
        <w:t>[CCCLXXXIII] Не надо представлять это как подвиг служения выдающегося политика глупому народу, не понимающему своих интересов: просто в 1996 г. деваться было некуда — либо Б.Н.Ельцин президентствует второй срок, либо в случае победы Г.А.Зюганова либо А.И.Лебедя он и многие другие идут в тюрьму, а может быть и под расстрел. Каяться и отвечать перед людьми за содеянное желания не было ни у кого из них. Поэтому Б.Н.Ельцину пришлось выдвигаться на второй срок и плясать на предвыборных тусовках, изображая «бодрячка», даже тогда, когда его били вполне заслуженные им инфаркты. А команде «отца русской демократии» пришлось выложиться в «пиаре» до неприличия.</w:t>
      </w:r>
    </w:p>
    <w:p w14:paraId="35B2922B" w14:textId="6BEE3FDD" w:rsidR="00D30B85" w:rsidRDefault="00D30B85" w:rsidP="00D30B85">
      <w:pPr>
        <w:pStyle w:val="PlainText"/>
      </w:pPr>
      <w:r>
        <w:t>[CCCLXXXIV] В материалах КОБ анализ политического “творчества” Б.Н.Ельцина проведён в аналитической записке ВП СССР “Эгоисты обречены быть и умирать рабами…” из серии «О текущем моменте», № 5 (65), 2007 г. (раздел 1. “Ельцинизм: его пример — другим наука”).</w:t>
      </w:r>
    </w:p>
    <w:p w14:paraId="2E14F81F" w14:textId="3B530C6D" w:rsidR="00D30B85" w:rsidRDefault="00D30B85" w:rsidP="00D30B85">
      <w:pPr>
        <w:pStyle w:val="PlainText"/>
      </w:pPr>
      <w:r>
        <w:t xml:space="preserve">[CCCLXXXV] Аббревиатура, издавна обозначавшая </w:t>
      </w:r>
      <w:r>
        <w:lastRenderedPageBreak/>
        <w:t>российский триколор в порядке следования в нём цветных полос в направлении сверху вниз: БЕ(лый)СИ(ний)К(расный).</w:t>
      </w:r>
    </w:p>
    <w:p w14:paraId="43BBF917" w14:textId="77777777" w:rsidR="00D30B85" w:rsidRDefault="00D30B85" w:rsidP="00D30B85">
      <w:pPr>
        <w:pStyle w:val="PlainText"/>
      </w:pPr>
      <w:r>
        <w:t xml:space="preserve">[CCCLXXXVI] Но вряд ли на него не гадят птички небесные, чего, на наш взгляд, — вполне достаточно для того, чтобы быть символичным… </w:t>
      </w:r>
    </w:p>
    <w:p w14:paraId="7C1095A0" w14:textId="121F7760" w:rsidR="00D30B85" w:rsidRDefault="00D30B85" w:rsidP="00D30B85">
      <w:pPr>
        <w:pStyle w:val="PlainText"/>
      </w:pPr>
      <w:r>
        <w:t>Так что желание родственников и некоторых россионских политиков уберечь памятник Б.Н.Ельцину от осквернения не достигло цели именно в силу избранного ими вида надгробия. Конечно надгробие регулярно моют, но факт остаётся фактом: птички не только пролетают мимо, и ПВО страны тут безсильно…</w:t>
      </w:r>
    </w:p>
    <w:p w14:paraId="5C3369ED" w14:textId="5B8C8AAD" w:rsidR="00D30B85" w:rsidRDefault="00D30B85" w:rsidP="00D30B85">
      <w:pPr>
        <w:pStyle w:val="PlainText"/>
      </w:pPr>
      <w:r>
        <w:t xml:space="preserve">[CCCLXXXVII] О нём см. аналитическую записку ВП СССР “Пятнадцать лет после ГКЧП…” из серии «О текущем моменте», № 8 (56), 2006 г. </w:t>
      </w:r>
    </w:p>
    <w:p w14:paraId="39B0E4DE" w14:textId="50CE16A3" w:rsidR="00D30B85" w:rsidRDefault="00D30B85" w:rsidP="00D30B85">
      <w:pPr>
        <w:pStyle w:val="PlainText"/>
      </w:pPr>
      <w:r>
        <w:t>[CCCLXXXVIII] «Разговаривая с Лениным, я понял, что коммунизм, несмотря на Маркса, всё-таки может быть огромной творческой силой» (Г.Уэллс, “Россия во мгле”, 1920 г.).</w:t>
      </w:r>
    </w:p>
    <w:p w14:paraId="2976798F" w14:textId="77777777" w:rsidR="00D30B85" w:rsidRDefault="00D30B85" w:rsidP="00D30B85">
      <w:pPr>
        <w:pStyle w:val="PlainText"/>
      </w:pPr>
      <w:r>
        <w:t>[CCCLXXXIX] Кто забыл, в ельцинские времена обсуждалась проблематика взятия под контроль некими международными силами ядерных арсеналов РФ, потенциально опасных объектов и химической промышленности, прорабатывались тексты соответствующих договоров, а кое-что из этого даже было и подписано.</w:t>
      </w:r>
    </w:p>
    <w:p w14:paraId="0D474CB3" w14:textId="530291C2" w:rsidR="00D30B85" w:rsidRDefault="00D30B85" w:rsidP="00D30B85">
      <w:pPr>
        <w:pStyle w:val="PlainText"/>
      </w:pPr>
      <w:r>
        <w:t>Не надо думать, что заправилы глобальной политики в силу каких-то причин стремятся к уничтожению человечества: если бы они к этому стремились, то давно бы уже спровоцировали ядерную войну на полное уничтожение нынешней глобальной цивилизации и биосферы (в частности, достаточно было не мешать нагнетанию «карибского кризиса» 1962 г.); а 20 — 15</w:t>
      </w:r>
      <w:r>
        <w:noBreakHyphen/>
        <w:t>ю годами ранее не разрушать ядерную монополию США (дело супругов Джулиуса и Этель Розенберг, казнённых в 1953 г. по обвинению в передаче ядерных секретов США в СССР, возникло не на пустом месте, даже если они стали «козлами отпущения», на которых попросту возложили ответственность за утрату США ядерной монополии); они стремятся к порабощению и эксплуатации человечества. В силу этого, не всякая возможность войны ими реализуется, и за такого рода самодеятельность, ставящую мир на грань ядерной катастрофы, они наказывают виновных безпощадно.</w:t>
      </w:r>
    </w:p>
    <w:p w14:paraId="249E94BF" w14:textId="55A165D0" w:rsidR="00D30B85" w:rsidRDefault="00D30B85" w:rsidP="00D30B85">
      <w:pPr>
        <w:pStyle w:val="PlainText"/>
      </w:pPr>
      <w:r>
        <w:t xml:space="preserve">[CCCXC] См. Ф.М.Достоевский. “Братья Карамазовы”, часть вторая, книга пятая, “Pro и contra” — “Легенда о великом </w:t>
      </w:r>
      <w:r>
        <w:lastRenderedPageBreak/>
        <w:t>инквизиторе”. В интернете см.: http://www.pereplet.ru/misl/inkv.html. В составе Информационной базы ВП СССР, распространяемой на компакт-дисках, полный текст указанной интернет-публикации “Легенды о великом инквизиторе” помещён в каталог “Других авторов”.</w:t>
      </w:r>
    </w:p>
    <w:p w14:paraId="0B068BBF" w14:textId="77777777" w:rsidR="00D30B85" w:rsidRDefault="00D30B85" w:rsidP="00D30B85">
      <w:pPr>
        <w:pStyle w:val="PlainText"/>
      </w:pPr>
      <w:r>
        <w:t>[CCCXCI] В годы Великой Отечественной войны семья Ридигеров находилась на временно оккупированной территории, и Алексей вместе со своим отцом, который был священником, посещал лагеря военнопленных, что могло осуществляться только с разрешения оккупантов, если не при прямой поддержке ими попов-коллаборационистов. Эта деятельность носила объективно двоякий характер:</w:t>
      </w:r>
    </w:p>
    <w:p w14:paraId="4B757019" w14:textId="77777777" w:rsidR="00D30B85" w:rsidRDefault="00D30B85" w:rsidP="00D30B85">
      <w:pPr>
        <w:pStyle w:val="PlainText"/>
      </w:pPr>
      <w:r>
        <w:t xml:space="preserve">С точки зрения любого попа или монаха — в этом состоял «пастырский долг» оказания духовной поддержки пленным и их «утешения». </w:t>
      </w:r>
    </w:p>
    <w:p w14:paraId="536FFFF8" w14:textId="77777777" w:rsidR="00D30B85" w:rsidRDefault="00D30B85" w:rsidP="00D30B85">
      <w:pPr>
        <w:pStyle w:val="PlainText"/>
      </w:pPr>
      <w:r>
        <w:t xml:space="preserve">С точки зрения оккупантов это было им полезно, дабы стадо пленных в концлагерях не противилось злому (Матфей, 5:39), не бунтовало и было покорно, поскольку христианство в его исторически реальном виде — религия рабов: «Всякая душа да будет покорна высшим властям, ибо нет власти не от Бога; существующие же власти от Бога установлены» (К Римлянам, 13:1: это несовместимо с Русским «не в силе Бог, а в Правде»). Делая упор на такого рода утверждения, оккупанты поддерживали и возрождали РПЦ на временно оккупированной территории СССР, хотя некоторые попы обманули их надежды и оказывали помощь партизанам и подполью. </w:t>
      </w:r>
    </w:p>
    <w:p w14:paraId="7E63ED25" w14:textId="77777777" w:rsidR="00D30B85" w:rsidRDefault="00D30B85" w:rsidP="00D30B85">
      <w:pPr>
        <w:pStyle w:val="PlainText"/>
      </w:pPr>
      <w:r>
        <w:t xml:space="preserve">Соответственно с точки зрения государственности СССР тех лет деятельность в период оккупации обоих Ридигеров (которые к тому же по крови хотя бы отчасти — немцы) должна была квалифицироваться как сотрудничество с оккупантами со всеми вытекающими из этого факта последствиями. Но к ответственности за это ни Ридигер-старший, ни Ридигер-младший привлечены не были, хотя госбезопасность проявляла интерес и к меньшим по значимости фактам такого рода, и это не проходило для людей без последствий. Это внешне видимое игнорирование Ридигеров госбезопасностью после освобождения Прибалтики — косвенный признак того, что некий договор о сотрудничестве между ГБ и Ридигерами имел место: возможно, что он достался Ридигеру младшему по наследству в готовом к употреблению виде от Ридигера старшего. В итоге: Ридигер-младший успешно </w:t>
      </w:r>
      <w:r>
        <w:lastRenderedPageBreak/>
        <w:t>делал церковную карьеру и стал в конце концов патриархом, перед которым склонились бывшие его кураторы от ГБ.</w:t>
      </w:r>
    </w:p>
    <w:p w14:paraId="2BCBBF52" w14:textId="54CF139B" w:rsidR="00D30B85" w:rsidRDefault="00D30B85" w:rsidP="00D30B85">
      <w:pPr>
        <w:pStyle w:val="PlainText"/>
      </w:pPr>
      <w:r>
        <w:t>Миссию пастырства в отношении толпы и “элиты” принял от него Владимир Михайлович Гундяев, представляемый обществу в качестве патриарха Кирилла, фактическая биография которого, если верить интернету, тоже сильно отличается от предлагаемой обществу её «пиар-версии».</w:t>
      </w:r>
    </w:p>
    <w:p w14:paraId="272FF54E" w14:textId="0CD1883E" w:rsidR="00D30B85" w:rsidRDefault="00D30B85" w:rsidP="00D30B85">
      <w:pPr>
        <w:pStyle w:val="PlainText"/>
      </w:pPr>
      <w:r>
        <w:t>[CCCXCII] Сколько идолов Остапа Ибрагимовича поставлено в разных городах на постсоветском пространстве?</w:t>
      </w:r>
    </w:p>
    <w:p w14:paraId="5D64639A" w14:textId="41493330" w:rsidR="00D30B85" w:rsidRDefault="00D30B85" w:rsidP="00D30B85">
      <w:pPr>
        <w:pStyle w:val="PlainText"/>
      </w:pPr>
      <w:r>
        <w:t>[CCCXCIII] Мимоходом отметим, что он — тёзка одного из богов древнего Египта, и надо полагать, что его родителям было предоставлено право дать это — священное в определённых кругах — имя их ребёнку. То же касается и других далее упоминаемых в текст «Горов».</w:t>
      </w:r>
    </w:p>
    <w:p w14:paraId="303D88C3" w14:textId="7C354981" w:rsidR="00D30B85" w:rsidRDefault="00D30B85" w:rsidP="00D30B85">
      <w:pPr>
        <w:pStyle w:val="PlainText"/>
      </w:pPr>
      <w:r>
        <w:t>[CCCXCIV] В 2000 г. А.Гор был кандидатом от демократов на пост президента США, кандидатом на пост вице-президента вместе с ним шёл ортодоксальный иудей.</w:t>
      </w:r>
    </w:p>
    <w:p w14:paraId="4652337D" w14:textId="77777777" w:rsidR="00D30B85" w:rsidRDefault="00D30B85" w:rsidP="00D30B85">
      <w:pPr>
        <w:pStyle w:val="PlainText"/>
      </w:pPr>
      <w:r>
        <w:t>[CCCXCV] И для контраста — его же оценки режима Дж.Буша-младшего, состояния и перспектив США:</w:t>
      </w:r>
    </w:p>
    <w:p w14:paraId="62B7C09C" w14:textId="77777777" w:rsidR="00D30B85" w:rsidRDefault="00D30B85" w:rsidP="00D30B85">
      <w:pPr>
        <w:pStyle w:val="PlainText"/>
      </w:pPr>
      <w:r>
        <w:t xml:space="preserve">«Америка — первая и, надеюсь, последняя глобальная империя. Я называю её “Соединённые Штаты Амнезии”, потому что в американских школах больше не преподают историю страны. Из-за этого я потратил тридцать лет, чтобы написать семь книг, рассказывающих о становлении нашей имперской республики, которой управляет одна партия — партия корпоративной Америки. “Энрон” (“Энрон” — компания, с которой был связан большой финансовый скандал в первый срок президентства Дж.Буша младшего, бросивший тень на его администрацию и него лично, поскольку “Энрон” финансировала его избирательную кампанию, а некоторые сотрудники его администрации в ней работали: наше пояснение при цитировании) и другие корпорации (в основном нефтяные и военно-промышленные) платят за президентские и парламентские выборы. У них нет никаких мыслей о благополучии всей американской нации. Получается, что 1 % населения контролирует бóльшую часть богатства страны. 20 % американцев живут очень неплохо, работая на этот один процент политиков и владельцев корпораций. Оставшиеся 80 % стонут под давлением налогов, не имея должного представительства во власти. В идеале нам нужна новая конституция, которая бы восстановила Билль о </w:t>
      </w:r>
      <w:r>
        <w:lastRenderedPageBreak/>
        <w:t>правах и уменьшила власть президента.</w:t>
      </w:r>
    </w:p>
    <w:p w14:paraId="745E2B9E" w14:textId="77777777" w:rsidR="00D30B85" w:rsidRDefault="00D30B85" w:rsidP="00D30B85">
      <w:pPr>
        <w:pStyle w:val="PlainText"/>
      </w:pPr>
      <w:r>
        <w:t>Буш после терактов действует в интересах правительства “Энрона-Пентагона”, но не нашей Конституции. С 11 сентября (2001 г., когда в Нью-Йорке были подорваны и рухнули здания Всемирного торгового центра: наше пояснение при цитировании) он и хунта практически заморозили действие Билля о правах не только для террористов, но и для всех, кого они ими считают. “Они — Зло! Мы — Добро!” — вопит Буш. Он делает это, руководствуясь конституционной фразой о “военной необходимости”. Но нет никакой войны, кроме той, которую они объявили в одностороннем порядке. Ведь Осама бен Ладен и другие — это группа вроде мафии, но не нации. Если вы идёте в поход против сицилийской коза ностры, вы не бомбите людей, которые живут в Палермо, вроде того, как мы сделали это в Кабуле. Когда во время своего послания президент Буш устроил воинственный танец перед конгрессом, у меня было чувство, что я вновь смотрю кинохронику 1939 года, где показывали Гитлера, объявлявшего рейх жертвой чехов, поляков и цыган. Буш исповедует “постоянную войну для постоянного мира”. Сейчас он готов начать такую “войну” на Филиппинах, в Колумбии — иными словами, по всей земле. Говоря об “оси зла”, он даже не знает, что две входящие в эту группу страны — Ирак и Иран — воевали друг с другом десятилетия, а Северная Корея вообще расположена на другой планете.</w:t>
      </w:r>
    </w:p>
    <w:p w14:paraId="5DFF4DDE" w14:textId="77777777" w:rsidR="00D30B85" w:rsidRDefault="00D30B85" w:rsidP="00D30B85">
      <w:pPr>
        <w:pStyle w:val="PlainText"/>
      </w:pPr>
      <w:r>
        <w:t>(…)</w:t>
      </w:r>
    </w:p>
    <w:p w14:paraId="2351C53D" w14:textId="5AA68737" w:rsidR="00D30B85" w:rsidRDefault="00D30B85" w:rsidP="00D30B85">
      <w:pPr>
        <w:pStyle w:val="PlainText"/>
      </w:pPr>
      <w:r>
        <w:t>У Америки нет никаких шансов остаться ведущей державой мира, поскольку мы больше не изучаем географию, не знаем, где находятся другие страны. Большинство американцев на контурной карте не смогут показать даже Соединенные Штаты. Я изоляционист, потому что не было ещё в мировой истории государства, так плохо приспособленного к империализму, как США. Через пятьдесят лет в мире будет такой же безпорядок, как и сейчас. Я вижу серьёзное столкновение США с Западной Европой, к которому приведут наши правящие невежды, а также их друзья и семьи. Не правда ли, знакомый термин на берегах Москвы-реки?»</w:t>
      </w:r>
    </w:p>
    <w:p w14:paraId="6A04220F" w14:textId="77777777" w:rsidR="00D30B85" w:rsidRDefault="00D30B85" w:rsidP="00D30B85">
      <w:pPr>
        <w:pStyle w:val="PlainText"/>
      </w:pPr>
      <w:r>
        <w:t>[CCCXCVI] Приходит мужик устраиваться на работу. Сотрудник отдела кадров ему говорит: Укажите в анкете владение языками.</w:t>
      </w:r>
    </w:p>
    <w:p w14:paraId="5B56EDDB" w14:textId="77777777" w:rsidR="00D30B85" w:rsidRDefault="00D30B85" w:rsidP="00D30B85">
      <w:pPr>
        <w:pStyle w:val="PlainText"/>
      </w:pPr>
      <w:r>
        <w:t>Мужик пишет: Владею тремями языками.</w:t>
      </w:r>
    </w:p>
    <w:p w14:paraId="7BB5730C" w14:textId="77777777" w:rsidR="00D30B85" w:rsidRDefault="00D30B85" w:rsidP="00D30B85">
      <w:pPr>
        <w:pStyle w:val="PlainText"/>
      </w:pPr>
      <w:r>
        <w:lastRenderedPageBreak/>
        <w:t>Сотрудник ОК: Укажите какими.</w:t>
      </w:r>
    </w:p>
    <w:p w14:paraId="0628CD10" w14:textId="77777777" w:rsidR="00D30B85" w:rsidRDefault="00D30B85" w:rsidP="00D30B85">
      <w:pPr>
        <w:pStyle w:val="PlainText"/>
      </w:pPr>
      <w:r>
        <w:t>Мужик: Административным, матерным и русским (со словарём).</w:t>
      </w:r>
    </w:p>
    <w:p w14:paraId="68B9715A" w14:textId="77777777" w:rsidR="00D30B85" w:rsidRDefault="00D30B85" w:rsidP="00D30B85">
      <w:pPr>
        <w:pStyle w:val="PlainText"/>
      </w:pPr>
      <w:r>
        <w:t>Сотрудник ОК: Административный и матерный — это одно и то же, поэтому пишите: «Владею двумями языками»…</w:t>
      </w:r>
    </w:p>
    <w:p w14:paraId="1FE7BB48" w14:textId="77777777" w:rsidR="00D30B85" w:rsidRDefault="00D30B85" w:rsidP="00D30B85">
      <w:pPr>
        <w:pStyle w:val="PlainText"/>
      </w:pPr>
      <w:r>
        <w:t>Пример из жизни: «В Хабаровском крае для чиновников организовали специальные курсы, на которых учат правильно говорить. Дело это не из лёгких — язык слуг народа формировался веками.</w:t>
      </w:r>
    </w:p>
    <w:p w14:paraId="18FF74B6" w14:textId="77777777" w:rsidR="00D30B85" w:rsidRDefault="00D30B85" w:rsidP="00D30B85">
      <w:pPr>
        <w:pStyle w:val="PlainText"/>
      </w:pPr>
      <w:r>
        <w:t>(…)</w:t>
      </w:r>
    </w:p>
    <w:p w14:paraId="16B921BB" w14:textId="77777777" w:rsidR="00D30B85" w:rsidRDefault="00D30B85" w:rsidP="00D30B85">
      <w:pPr>
        <w:pStyle w:val="PlainText"/>
      </w:pPr>
      <w:r>
        <w:t xml:space="preserve">Слушателям предложено сделать работу над ошибками, которые на реальных совещаниях и в официальных документах допустили коллеги, а то и высокие руководители. Вот одна из инструкций: обещают “отсечь людей от дверного комплекса при массовых мероприятиях”. А приказ по рыбному хозяйству предписывают рыбе “метать икру в рамках закона”. </w:t>
      </w:r>
    </w:p>
    <w:p w14:paraId="2B03EA10" w14:textId="77777777" w:rsidR="00D30B85" w:rsidRDefault="00D30B85" w:rsidP="00D30B85">
      <w:pPr>
        <w:pStyle w:val="PlainText"/>
      </w:pPr>
      <w:r>
        <w:t>(…)</w:t>
      </w:r>
    </w:p>
    <w:p w14:paraId="16680CBB" w14:textId="77777777" w:rsidR="00D30B85" w:rsidRDefault="00D30B85" w:rsidP="00D30B85">
      <w:pPr>
        <w:pStyle w:val="PlainText"/>
      </w:pPr>
      <w:r>
        <w:t xml:space="preserve">“Контрабанда правительства Российской Федерации, борьба с контрабандой погранвойск Российской Федерации, борьба с контрабандой Дальневосточных погранвойск” (…) </w:t>
      </w:r>
    </w:p>
    <w:p w14:paraId="293FD7F3" w14:textId="77777777" w:rsidR="00D30B85" w:rsidRDefault="00D30B85" w:rsidP="00D30B85">
      <w:pPr>
        <w:pStyle w:val="PlainText"/>
      </w:pPr>
      <w:r>
        <w:t>Какая разница между словами «туристический» и «туристский»? Оказывается, несколько миллионов рублей. В одном из региональных законов вместо «туристический», определяющий туризм как бизнес, написали «туристский», имеющий отношение всего лишь к снаряжению для активного отдыха. Этим немедленно воспользовались грамотные мошенники и вывели из-под налогообложения крупную сумму» (http://news.ntv.ru/156502/video).</w:t>
      </w:r>
    </w:p>
    <w:p w14:paraId="419E346E" w14:textId="2B2C8582" w:rsidR="00D30B85" w:rsidRDefault="00D30B85" w:rsidP="00D30B85">
      <w:pPr>
        <w:pStyle w:val="PlainText"/>
      </w:pPr>
      <w:r>
        <w:t>Ну а словом «озвучить» — чиновники и журналюги успели «достать» всех, кто не придерживается речевого стиля «хоть горшком назови — только в печку не суй».</w:t>
      </w:r>
    </w:p>
    <w:p w14:paraId="660A9355" w14:textId="5BB7148E" w:rsidR="00D30B85" w:rsidRDefault="00D30B85" w:rsidP="00D30B85">
      <w:pPr>
        <w:pStyle w:val="PlainText"/>
      </w:pPr>
      <w:r>
        <w:t>[CCCXCVII] Разве что, если специалист был «ну очень нужен», то в таких редких случаях его дожимали обстоятельствами так, чтобы он пришёл сам и попросил о трудоустройстве.</w:t>
      </w:r>
    </w:p>
    <w:p w14:paraId="199C6F3E" w14:textId="23DCD823" w:rsidR="00D30B85" w:rsidRDefault="00D30B85" w:rsidP="00D30B85">
      <w:pPr>
        <w:pStyle w:val="PlainText"/>
      </w:pPr>
      <w:r>
        <w:t>[CCCXCVIII] Кроме того, если ГБ надо было быть в курсе мнений по тем или иным вопросам того, кто отверг прямое сотрудничество, в общем-то всегда была возможность вывести на общение с ним своего состоявшегося «сексота», который всё доложит.</w:t>
      </w:r>
    </w:p>
    <w:p w14:paraId="4B997F25" w14:textId="77777777" w:rsidR="00D30B85" w:rsidRDefault="00D30B85" w:rsidP="00D30B85">
      <w:pPr>
        <w:pStyle w:val="PlainText"/>
      </w:pPr>
      <w:r>
        <w:lastRenderedPageBreak/>
        <w:t>[CCCXCIX] Во всяком случае у ГБ ещё в советские времена не вызвали интереса такие факты: уничтожение отечественных научно-технических школ проектирования вычислительной техники путём внедрения в СССР «Единой системы ЭВМ», бывшей пиратским заимствованием у США их системы ЭВМ IBM-360/370; катастрофа, унёсшая жизнь Ю.А.Гагарина; убийство в «кремлёвке» академика С.П.Королёва, практически остановившее развитие отечественной космонавтики (см., в частности: “Сергей Королёв. История убийства”: http://www.samru.ru/hitech/new/22903.html); травля партаппаратчиками некоторых выдающихся деятелей науки и культуры, остановившая развитие соответствующих отраслей.</w:t>
      </w:r>
    </w:p>
    <w:p w14:paraId="6A5C694A" w14:textId="0BAEBEB8" w:rsidR="00D30B85" w:rsidRDefault="00D30B85" w:rsidP="00D30B85">
      <w:pPr>
        <w:pStyle w:val="PlainText"/>
      </w:pPr>
      <w:r>
        <w:t>Об этом же говорит и травля ГБ И.А.Ефремова после написания им романа “Час быка”, при в общем-то лояльном отношении ГБ к братьям Стругацким, которые позволяли себе в общем-то откровенно глумиться над отечественной бюрократией (ныне уже порядком подзабытая и утратившая популярность “Сказка о тройке”).</w:t>
      </w:r>
    </w:p>
    <w:p w14:paraId="49D76293" w14:textId="3E16DCC9" w:rsidR="00D30B85" w:rsidRDefault="00D30B85" w:rsidP="00D30B85">
      <w:pPr>
        <w:pStyle w:val="PlainText"/>
      </w:pPr>
      <w:r>
        <w:t>[CD] Назначение В.В.Путина главой ФСБ и Е.М.Примакова главой Службы внешней разведки — из области такого «непонятного».</w:t>
      </w:r>
    </w:p>
    <w:p w14:paraId="0E20D56D" w14:textId="06197423" w:rsidR="00D30B85" w:rsidRDefault="00D30B85" w:rsidP="00D30B85">
      <w:pPr>
        <w:pStyle w:val="PlainText"/>
      </w:pPr>
      <w:r>
        <w:t xml:space="preserve">[CDI] См. аналитическую записку ВП СССР “Знаки рубежа эпох” из серии «О текущем моменте» № 8 (80), 2008 г. </w:t>
      </w:r>
    </w:p>
    <w:p w14:paraId="19890A21" w14:textId="729581E9" w:rsidR="00D30B85" w:rsidRDefault="00D30B85" w:rsidP="00D30B85">
      <w:pPr>
        <w:pStyle w:val="PlainText"/>
      </w:pPr>
      <w:r>
        <w:t>[CDII] Так одному из ГБ-истов в 1988 г. было прямо сказано, что М.С.Горбачёв и Б.Н.Ельцин ведут дело к реставрации капитализма и расчленению СССР. На что он, не будучи посвящённым в высокую политику, эмоционально ответил: “Не позволим!” Если бы такие, как он возглавляли КГБ, то они возможно и не позволили бы… — но кадровая политика в послесталинские времена была такова, что КГБ возглавляли другие, которые именно на это и работали.</w:t>
      </w:r>
    </w:p>
    <w:p w14:paraId="6CA5B14B" w14:textId="37ABE9FB" w:rsidR="00D30B85" w:rsidRDefault="00D30B85" w:rsidP="00D30B85">
      <w:pPr>
        <w:pStyle w:val="PlainText"/>
      </w:pPr>
      <w:r>
        <w:t>[CDIII] Об этом см. работу ВП СССР “Российское общество и гибель АПЛ «Курск» 12 августа 2000 года”.</w:t>
      </w:r>
    </w:p>
    <w:p w14:paraId="1A284B21" w14:textId="77777777" w:rsidR="00D30B85" w:rsidRDefault="00D30B85" w:rsidP="00D30B85">
      <w:pPr>
        <w:pStyle w:val="PlainText"/>
      </w:pPr>
      <w:r>
        <w:t xml:space="preserve">[CDIV] Хотя государственный «пиар» пытается представить дело иначе, но всё же, если вникнуть в суть происходящего, деградация продолжается. См. статью “SSL: ПЕРВЫЙ ПОСТСОВЕТСКИЙ «ЕРОПЛАН»” о первом “россионском” авиалайнере «Суперджете» в газете “Дуэль” № 20, 2009 г.: http://www.duel.ru/200920/?20_3_1. </w:t>
      </w:r>
    </w:p>
    <w:p w14:paraId="593C1175" w14:textId="53A1E87B" w:rsidR="00D30B85" w:rsidRDefault="00D30B85" w:rsidP="00D30B85">
      <w:pPr>
        <w:pStyle w:val="PlainText"/>
      </w:pPr>
      <w:r>
        <w:t xml:space="preserve">Если вкратце, то суть в следующем: режим отказался от </w:t>
      </w:r>
      <w:r>
        <w:lastRenderedPageBreak/>
        <w:t>серийного производства уже сертифицированного Ту</w:t>
      </w:r>
      <w:r>
        <w:noBreakHyphen/>
        <w:t>334, во многом унифицированного с выпускающимися Ту-204 и Ту-214; вбухал огромные суммы в разработку «Суперджета», которую консультировала в некоторых вопросах фирма «Боинг» (а для неё «Суперджет» — конкурент, которого надо убрать с рынка, так что это «консалтинг» примерно того же качества, в результате которого ВАЗ родил ублюдочную «Шеви-Ниву» ВАЗ-2123 под руководством «Шевроле»), в результате получился самолёт с многочисленными конструктивным дефектами (один из них — двигатели-пылесосы, висящие на высоте всего 420 мм от грунта, если считать от нижней кромки воздухозаборника: похожее «уже проходили» в натуре на Ту</w:t>
      </w:r>
      <w:r>
        <w:noBreakHyphen/>
        <w:t>144, у которого двигатели сосали в себя всю грязь, летевшую из под колёс носовой стойки шасси) под «отвёрточную сборку» в России, поскольку многие ключевые комплектующие для него — должны поставляться по импорту, по какой причине цена серийных машин будет гораздо выше, нежели у Ту-334; к тому же по показателям экономичности и комфорта он уступает Ту-334 (Топливная эффективность Ту-334 — 22,85 г/пассажиро-километр, подтверждённые полётами. У «Суперджета» — 24,3, если верить заявленному в проекте. Из-за специфики подвески двигателей-пылесосов их ресурс реально будет существенно ниже стендового, а они — импортные и потому дороже отечественных. Салон Ту-334 удобнее: в поперечном сечении 3,8 на 4,1 м против 3,4 на 3,6 м у «Суперджета»). — Глобализация, однако…</w:t>
      </w:r>
    </w:p>
    <w:p w14:paraId="0560A9A1" w14:textId="19778576" w:rsidR="00D30B85" w:rsidRDefault="00D30B85" w:rsidP="00D30B85">
      <w:pPr>
        <w:pStyle w:val="PlainText"/>
      </w:pPr>
      <w:r>
        <w:t>[CDV] Тех, кто сколотил состояние, но кого “элита” не признала «своим» по разным причинам: от отсутствия светского лоска и необученности «политесу», до беззастенчиво уголовного прошлого.</w:t>
      </w:r>
    </w:p>
    <w:p w14:paraId="1223D8DD" w14:textId="77777777" w:rsidR="00D30B85" w:rsidRDefault="00D30B85" w:rsidP="00D30B85">
      <w:pPr>
        <w:pStyle w:val="PlainText"/>
      </w:pPr>
      <w:r>
        <w:t xml:space="preserve">[CDVI] Главный экономический обозреватель газеты “Financial Times” Мартин Вольф тоже вынужден был признаться: «Я больше не понимаю того, относительно чего я думал, будто хорошо это знаю. И я также не знаю, что мне сейчас думать». И далее: «Один из основных выводов связан с пониманием того, как ведёт себя финансовая система. Сторонние наблюдатели сознавали, что она превратилась в огромный чёрный ящик. Но они полагали, что, по меньшей мере те, кто работает внутри неё, понимают, что происходит. Это предположение неверно» (http://www.redstar.ru/2008/05/06_05/3_05.html). — Это — реакция на ипотечный кризис в США зимы — весны 2008 г., который </w:t>
      </w:r>
      <w:r>
        <w:lastRenderedPageBreak/>
        <w:t>оказал воздействие на всю мировую кредитно-финансовую систему и привёл к тому, что с начала осени 2008 г. стало осознаваться всеми как мировой финансовый кризис.</w:t>
      </w:r>
    </w:p>
    <w:p w14:paraId="17A4B4E9" w14:textId="77777777" w:rsidR="00D30B85" w:rsidRDefault="00D30B85" w:rsidP="00D30B85">
      <w:pPr>
        <w:pStyle w:val="PlainText"/>
      </w:pPr>
      <w:r>
        <w:t>А Мартин Вольф получил именно то образование, которое стремятся дать своим детишкам многие отечественные “элитарии”. Но приведённые выше его высказывания по сути аналогичны высказыванию бывшего советника Б.Н.Ельцина, а позднее — вице-премьера и министра финансов Россионии, А.Я.Лившица, которое мы часто цитируем: «Экономика, однако. Похожа на женщину. Её разве поймёшь?»</w:t>
      </w:r>
    </w:p>
    <w:p w14:paraId="06627EC2" w14:textId="77777777" w:rsidR="00D30B85" w:rsidRDefault="00D30B85" w:rsidP="00D30B85">
      <w:pPr>
        <w:pStyle w:val="PlainText"/>
      </w:pPr>
      <w:r>
        <w:t>Впечатления одного из “элитарных” детишек от обучения в Стэнфордском университете (США):</w:t>
      </w:r>
    </w:p>
    <w:p w14:paraId="71A3EE2D" w14:textId="77777777" w:rsidR="00D30B85" w:rsidRDefault="00D30B85" w:rsidP="00D30B85">
      <w:pPr>
        <w:pStyle w:val="PlainText"/>
      </w:pPr>
      <w:r>
        <w:t>«Я не экономист. Я — управленец.</w:t>
      </w:r>
    </w:p>
    <w:p w14:paraId="2D8FA95B" w14:textId="77777777" w:rsidR="00D30B85" w:rsidRDefault="00D30B85" w:rsidP="00D30B85">
      <w:pPr>
        <w:pStyle w:val="PlainText"/>
      </w:pPr>
      <w:r>
        <w:t xml:space="preserve">(…) Система обучения в Стэнфорде к МАКРО экономике не имеет НИКАКОГО отношения. </w:t>
      </w:r>
    </w:p>
    <w:p w14:paraId="4CFA4EC0" w14:textId="77777777" w:rsidR="00D30B85" w:rsidRDefault="00D30B85" w:rsidP="00D30B85">
      <w:pPr>
        <w:pStyle w:val="PlainText"/>
      </w:pPr>
      <w:r>
        <w:t>Для меня МАКРО экономика, все эти кривые и прочий бред — так и остаётся бредом. Я его последний раз “видел” в аспирантуре в России. В Стэнфорде даже курса такого не было — “макро” экономика.</w:t>
      </w:r>
    </w:p>
    <w:p w14:paraId="1433CAF7" w14:textId="77777777" w:rsidR="00D30B85" w:rsidRDefault="00D30B85" w:rsidP="00D30B85">
      <w:pPr>
        <w:pStyle w:val="PlainText"/>
      </w:pPr>
      <w:r>
        <w:t>Нас фокусировали совсем на другое — психология, теория игр, экономика МИКРО — т.е. предприятий, психология внутри компаний, психология межличностных отношений, управление массами (как на уровне стран, так и компаний) и личностями, политика и политология, поведение организаций и масс людей, организационные структуры, теория вероятностей (её прикладной аспект во взаимодействии с психологией), стратегия, маркетинг, социальные сети (в том числе сети влияния и связи), теория переговоров и конфликтов (включая как управлять конфликтами на уровне стран, групп, корпораций), межличностные отношения, международные отношения, иностранные языки, власть и использование власти, лидерство с высоким потенциалом, и пр.».</w:t>
      </w:r>
    </w:p>
    <w:p w14:paraId="0C922678" w14:textId="77777777" w:rsidR="00D30B85" w:rsidRDefault="00D30B85" w:rsidP="00D30B85">
      <w:pPr>
        <w:pStyle w:val="PlainText"/>
      </w:pPr>
      <w:r>
        <w:t>Теперь он делает карьеру в Россионии: до кризиса был топ-менеджером в одном из холдингов, набрал кредитов под будущую зарплату, на какие купил «престижные» дом в Подмосковье и квартиру в Москве, но в кризис в ноябре 2008 г. попал под сокращение «топов». Однако и после этого он пребывает в убеждении, что он получил в Стэнфорде «настоящее образование»…</w:t>
      </w:r>
    </w:p>
    <w:p w14:paraId="219B319C" w14:textId="77777777" w:rsidR="00D30B85" w:rsidRDefault="00D30B85" w:rsidP="00D30B85">
      <w:pPr>
        <w:pStyle w:val="PlainText"/>
      </w:pPr>
      <w:r>
        <w:t>——————</w:t>
      </w:r>
    </w:p>
    <w:p w14:paraId="1947B226" w14:textId="21EA0DD9" w:rsidR="00D30B85" w:rsidRDefault="00D30B85" w:rsidP="00D30B85">
      <w:pPr>
        <w:pStyle w:val="PlainText"/>
      </w:pPr>
      <w:r>
        <w:t xml:space="preserve">Короче, если Вы хотите жить по-человечески, то исторически </w:t>
      </w:r>
      <w:r>
        <w:lastRenderedPageBreak/>
        <w:t>сложившуюся и господствующую экономическую науку и систему образования в области экономики и финансов, говоря словами В.В.Путина, надо «мочить в сортире…», и чем быстрее это сделать — тем лучше.</w:t>
      </w:r>
    </w:p>
    <w:p w14:paraId="3AE6179E" w14:textId="77777777" w:rsidR="00D30B85" w:rsidRDefault="00D30B85" w:rsidP="00D30B85">
      <w:pPr>
        <w:pStyle w:val="PlainText"/>
      </w:pPr>
      <w:r>
        <w:t>[CDVII] В своём выступлении в Торгово-промышленной палате РФ 27 мая 2009 г. В.В.Путин сообщил, что «сейчас вес инновационных продуктов в экономике — только 5 %, и только 10 % предприятий используют инновации» (http://spb.kp.ru/daily/24301.4/494816/). И там же сообщается:</w:t>
      </w:r>
    </w:p>
    <w:p w14:paraId="2BD9BAE2" w14:textId="77777777" w:rsidR="00D30B85" w:rsidRDefault="00D30B85" w:rsidP="00D30B85">
      <w:pPr>
        <w:pStyle w:val="PlainText"/>
      </w:pPr>
      <w:r>
        <w:t>«В деловой среде надо повышать статус и престиж изобретателя, создавать моду на креатив, — обратился Путин к бизнесу</w:t>
      </w:r>
    </w:p>
    <w:p w14:paraId="1811493A" w14:textId="77777777" w:rsidR="00D30B85" w:rsidRDefault="00D30B85" w:rsidP="00D30B85">
      <w:pPr>
        <w:pStyle w:val="PlainText"/>
      </w:pPr>
      <w:r>
        <w:t xml:space="preserve">А Евгений Примаков (Председатель Торгово-промышленной палаты РФ — наше пояснение при цитировании) объявил, что нашему бизнесу не надо копировать западные технологии, нужно создавать свои. И не ввозить старое оборудование. Примаков привёл цифры: в России новых машин и оборудования производится в 82 раза меньше, чем в Японии, в 31 раз меньше, чем в Китае, в 30 раз меньше, чем в Италии и Германии. Более 2/3 бизнес-директоров считают лучшей антикризисной мерой сокращение работников. Посетовал Евгений Максимович и на то, что выделенные банкам миллиарды не дошли до производства. «Это действительно прискорбно», — заметил Примаков. </w:t>
      </w:r>
    </w:p>
    <w:p w14:paraId="5AEB697A" w14:textId="77777777" w:rsidR="00D30B85" w:rsidRDefault="00D30B85" w:rsidP="00D30B85">
      <w:pPr>
        <w:pStyle w:val="PlainText"/>
      </w:pPr>
      <w:r>
        <w:t>Один из участников совещания, предприятие которого создаёт системы связи, пожаловался Путину, что талантливые изобретатели уезжают за рубеж. Потому что «здесь они могут заработать на пиво, а там — на яхты». Говорил, что в России надо создавать свои «Сименсы» и «Ай-би-эмы». Сетовал, что у нас судьбу проектов решают чиновники, которые мало что понимают, как героиня фильма “никогда не любила, но читала об этом”».</w:t>
      </w:r>
    </w:p>
    <w:p w14:paraId="1A9EAC63" w14:textId="77777777" w:rsidR="00D30B85" w:rsidRDefault="00D30B85" w:rsidP="00D30B85">
      <w:pPr>
        <w:pStyle w:val="PlainText"/>
      </w:pPr>
      <w:r>
        <w:t>Но никто из участников заседания Торгово-промышленной палаты не указал премьеру на одно принципиальное обстоятельство: Чтобы в обществе «креатив» возникал и реализовывался здесь, а не «там», в стране надо менять «финансовый климат» и уметь управлять им в соответствии с потребностями общественного развития, а это — обязанность государства.</w:t>
      </w:r>
    </w:p>
    <w:p w14:paraId="78C6431B" w14:textId="77777777" w:rsidR="00D30B85" w:rsidRDefault="00D30B85" w:rsidP="00D30B85">
      <w:pPr>
        <w:pStyle w:val="PlainText"/>
      </w:pPr>
      <w:r>
        <w:t xml:space="preserve">Бюрократы и «модернизация страны» — явления несовместимые: </w:t>
      </w:r>
    </w:p>
    <w:p w14:paraId="11181DA2" w14:textId="77777777" w:rsidR="00D30B85" w:rsidRDefault="00D30B85" w:rsidP="00D30B85">
      <w:pPr>
        <w:pStyle w:val="PlainText"/>
      </w:pPr>
      <w:r>
        <w:t xml:space="preserve">Если бюрократ отказывает в господдержке проекту, </w:t>
      </w:r>
      <w:r>
        <w:lastRenderedPageBreak/>
        <w:t>представляющемуся ему фантастически-лженаучным (с подачи консультантов от официальной науки, которые либо просто глупы, либо давят конкурента), то он представляет себя правым — не позволяет расходовать государственные ресурсы на всякую ахинею.</w:t>
      </w:r>
    </w:p>
    <w:p w14:paraId="06454774" w14:textId="77777777" w:rsidR="00D30B85" w:rsidRDefault="00D30B85" w:rsidP="00D30B85">
      <w:pPr>
        <w:pStyle w:val="PlainText"/>
      </w:pPr>
      <w:r>
        <w:t>Если аналогичный по целям и принципам проект успешно реализован за рубежом, то на это ушли годы, и бюрократ уже либо на пенсии, либо на другой должности трудится на благо Отечества, и спросить с него за некомпетентность прошлых лет, — некому.</w:t>
      </w:r>
    </w:p>
    <w:p w14:paraId="7B7D2DCD" w14:textId="77777777" w:rsidR="00D30B85" w:rsidRDefault="00D30B85" w:rsidP="00D30B85">
      <w:pPr>
        <w:pStyle w:val="PlainText"/>
      </w:pPr>
      <w:r>
        <w:t>Но наряду с этим бюрократ заинтересован на протяжении десятилетий финансировать заведомо тупиковые проекты, поскольку признание факта их бесплодности, ставит перед вопросом об ответственности за безполезную растрату ресурсов. Отчётность по таким проектам принимается на основании: 1) «благородства целей и актуальности решения поставленных задач», 2) получения «многообещающих» промежуточных результатов и 3) недопустимости «бросать дело на полдороге» в то время, как за рубежом ведутся аналогичные исследования и вот-вот будет получен практический результат (хотя за рубежом учёные мужи и дамы тоже «пилят» гранты и бюджет, ссылаясь на русских, которые «ведут интенсивные исследования в этой области и вот-вот получат практический результат»).</w:t>
      </w:r>
    </w:p>
    <w:p w14:paraId="2B2213DA" w14:textId="44BCDA5C" w:rsidR="00D30B85" w:rsidRDefault="00D30B85" w:rsidP="00D30B85">
      <w:pPr>
        <w:pStyle w:val="PlainText"/>
      </w:pPr>
      <w:r>
        <w:t>Как это работает, всем показано в фильме “Семнадцать мгновений весны”: в «деле физика Рунге» объективно крайним оказывается Холтоф, который явно не виноват в том, что Мюллер ошибся, арестовав Рунге, а Штирлиц не ошибся, признав Рунге вредителем, но косит под бюрократа-служаку, а в результате атомный проект третьего рейха сорван. Хотя этот эпизод — вымысел Ю.Семёнова, но в его основе реальная коллективная психология бюрократов.</w:t>
      </w:r>
    </w:p>
    <w:p w14:paraId="1C11C647" w14:textId="27BD156F" w:rsidR="00D30B85" w:rsidRDefault="00D30B85" w:rsidP="00D30B85">
      <w:pPr>
        <w:pStyle w:val="PlainText"/>
      </w:pPr>
      <w:r>
        <w:t>[CDVIII] Как это наиболее передовое и совершенное образование породило глобальный финансово-экономический кризис, которого якобы никто не желал? — этот вопрос перед отечественными идиотами, верящими в Запад и его «креативность», не встаёт. И они впадают в истерику или в сон, когда их перед ним ставят и начинают показывать вздорность западной социологии и его экономической “науки”.</w:t>
      </w:r>
    </w:p>
    <w:p w14:paraId="1BEBFD79" w14:textId="225026FB" w:rsidR="00D30B85" w:rsidRDefault="00D30B85" w:rsidP="00D30B85">
      <w:pPr>
        <w:pStyle w:val="PlainText"/>
      </w:pPr>
      <w:r>
        <w:t xml:space="preserve">[CDIX] “Россия во мгле” — название одного из произведений английского писателя-фантаста и масона Герберта Уэллса, </w:t>
      </w:r>
      <w:r>
        <w:lastRenderedPageBreak/>
        <w:t>написанное им после путешествия в РСФСР (оно продолжалось примерно две недели осенью 1920 г.), т.е. ещё во время гражданской войны. См. её интернет-публикацию: http://www.bookluck.ru/booktritu.html. Особенно полезно её прочитать либералам — убеждённым в правоте буржуазного либерализма и предубеждённым против коммунизма, тем более, что Г.Уэллса невозможно отнести к числу деятелей марксистского агитпропа: он крайне негативно и иронично относился к К.Марксу.</w:t>
      </w:r>
    </w:p>
    <w:p w14:paraId="34E28EAC" w14:textId="77777777" w:rsidR="00D30B85" w:rsidRDefault="00D30B85" w:rsidP="00D30B85">
      <w:pPr>
        <w:pStyle w:val="PlainText"/>
      </w:pPr>
      <w:r>
        <w:t>[CDX] «Криптоколонией» можно назвать страну, формально юридически обладающую суверенитетом, но реально являющуюся объектом эксплуатации со стороны внешнеполитических по отношению к ней сил. Соответственно «криптоколониализм» как явление в глобальной политике основывается на системе игр с ненулевой суммой, охватывающей первый — шестой приоритеты обобщённых средств управления / оружия. Т.е. его корень — в концептуальном безвластии общества «криптоколонии».</w:t>
      </w:r>
    </w:p>
    <w:p w14:paraId="77F41F55" w14:textId="33083FCA" w:rsidR="00D30B85" w:rsidRDefault="00D30B85" w:rsidP="00D30B85">
      <w:pPr>
        <w:pStyle w:val="PlainText"/>
      </w:pPr>
      <w:r>
        <w:t>Хотя в данном случае термин «криптоколония» и соответственно производные от него введены не нами (термин «криптоколония» по отношению к РФ употребил впервые Д.Е.Галковский), а мы их только поясняем в контексте КОБ.</w:t>
      </w:r>
    </w:p>
    <w:p w14:paraId="1DF9FCA6" w14:textId="77777777" w:rsidR="00D30B85" w:rsidRDefault="00D30B85" w:rsidP="00D30B85">
      <w:pPr>
        <w:pStyle w:val="PlainText"/>
      </w:pPr>
      <w:r>
        <w:t xml:space="preserve">[CDXI] При глобальном масштабе рассмотрения с позиций библейской концепции порабощения человечества от имени Бога и уничтожения её противников: </w:t>
      </w:r>
    </w:p>
    <w:p w14:paraId="28AB252F" w14:textId="77777777" w:rsidR="00D30B85" w:rsidRDefault="00D30B85" w:rsidP="00D30B85">
      <w:pPr>
        <w:pStyle w:val="PlainText"/>
      </w:pPr>
      <w:r>
        <w:t xml:space="preserve">Промышленное производство экономически выгоднее вести в регионах с более мягким климатом, нежели в России. </w:t>
      </w:r>
    </w:p>
    <w:p w14:paraId="18F0B845" w14:textId="77777777" w:rsidR="00D30B85" w:rsidRDefault="00D30B85" w:rsidP="00D30B85">
      <w:pPr>
        <w:pStyle w:val="PlainText"/>
      </w:pPr>
      <w:r>
        <w:t>Сельским хозяйством предпочтительнее заниматься в зонах гарантированной урожайности (а ещё лучше — неоднократной в течение года), т.е. тоже вне России, территория которой большей частью либо не пригодна для земледелия, либо лежит в зоне «рискованного земледелия».</w:t>
      </w:r>
    </w:p>
    <w:p w14:paraId="01D1D300" w14:textId="77777777" w:rsidR="00D30B85" w:rsidRDefault="00D30B85" w:rsidP="00D30B85">
      <w:pPr>
        <w:pStyle w:val="PlainText"/>
      </w:pPr>
      <w:r>
        <w:t xml:space="preserve">Уровень развития науки и массового образования в мире избыточен по отношению к тем опасностям, которые представляет современное знание и высокие технологии в руках озлобленного или подавленного депрессией индивида, а тем более мафий — поэтому интеллектуальный потенциал России не только никчёмен в условиях глобального буржуинства (во всём мире проводится политика упрощения образовательных программ, что направлено на торможение и остановку научно-технического </w:t>
      </w:r>
      <w:r>
        <w:lastRenderedPageBreak/>
        <w:t>прогресса), но и вреден, поскольку «эти русские» постоянно ищут какой-то справедливости, не удовлетворены ни нищетой, ни более или менее сытной жизнью — им подавай ещё некую Правду, духовность и задушевность в общении людей, и их с души воротит от юридического формализма, на котором стоит Запад.</w:t>
      </w:r>
    </w:p>
    <w:p w14:paraId="424AE142" w14:textId="77777777" w:rsidR="00D30B85" w:rsidRDefault="00D30B85" w:rsidP="00D30B85">
      <w:pPr>
        <w:pStyle w:val="PlainText"/>
      </w:pPr>
      <w:r>
        <w:t>Т.е. глобализация в русле библейского проекта эквивалентна уничтожению Руси с большей частью её населения и низведения оставшихся по спектру интересов и организации психики до уровня стандартно дебилизированных обывателей Запада. Так, например «французская система образования, вместо того, чтобы давать равное образование всем, занимается отбором. В результате в лучшие высшие школы почти не попадают дети из низов (выделено жирным нами при цитировании). Тут одно из двух. Либо такие дети идиоты — и это возможно: так думают некоторые, хотя мало кто об этом вслух говорит. Либо существует проблема организации образования, которая не основывается на равенстве. Игра сделана заранее, всё предопределено, и только считанные единицы из народа пробиваются в престижные учебные заведения» (выделено курсивом нами при цитировании)» (Интервью Юрия Коваленко с французскими социологами Моник и Мишель Пенсон под заглавием “Элита: честь нации или каста жрецов?”— “Новые Известия” от 29 января 1998 г.).</w:t>
      </w:r>
    </w:p>
    <w:p w14:paraId="5E83E6CC" w14:textId="10561FE4" w:rsidR="00D30B85" w:rsidRDefault="00D30B85" w:rsidP="00D30B85">
      <w:pPr>
        <w:pStyle w:val="PlainText"/>
      </w:pPr>
      <w:r>
        <w:t xml:space="preserve">Причём та часть населения, которая не вписывается в этот проект глобализации, должна быть так или иначе уничтожена в пределах территории России, поскольку, если позволить ей перебраться в другие регионы планеты (Россия занимает третье место в мире после Ирака и Сомали по количеству поданных её гражданами просьб о предоставлении политического убежища за рубежом: http://www.rf-agency.ru/acn/stat_ru), то в них спустя несколько поколений неизбежны проявления Русского духа и соответственно «русский вопрос» придётся решать снова, в неком его новом качестве. </w:t>
      </w:r>
    </w:p>
    <w:p w14:paraId="56AD126A" w14:textId="77777777" w:rsidR="00D30B85" w:rsidRDefault="00D30B85" w:rsidP="00D30B85">
      <w:pPr>
        <w:pStyle w:val="PlainText"/>
      </w:pPr>
      <w:r>
        <w:t>[CDXII] «Клинтон благодарит сексменьшинства за вклад во внешнюю политику США.</w:t>
      </w:r>
    </w:p>
    <w:p w14:paraId="53122486" w14:textId="2FCB4F32" w:rsidR="00D30B85" w:rsidRDefault="00D30B85" w:rsidP="00D30B85">
      <w:pPr>
        <w:pStyle w:val="PlainText"/>
      </w:pPr>
      <w:r>
        <w:t>“Мы благодарны нашим лесбийским, гомосексуальным, бисексуальным и транссексуальным сотрудникам как в Вашингтоне, так и по всему миру. Они и их семьи несут жертвы на службе нашей стране. Их вклад важен для наших усилий по установлению стабильности, процветания и мира во всем мире”, — заявила Х.Клинтон» (http://www.interfax-</w:t>
      </w:r>
      <w:r>
        <w:lastRenderedPageBreak/>
        <w:t>religion.ru/?act=news&amp;div=30471).</w:t>
      </w:r>
    </w:p>
    <w:p w14:paraId="25A9EF95" w14:textId="51D09068" w:rsidR="00D30B85" w:rsidRDefault="00D30B85" w:rsidP="00D30B85">
      <w:pPr>
        <w:pStyle w:val="PlainText"/>
      </w:pPr>
      <w:r>
        <w:t>[CDXIII] Порядка 5 % населения планеты потребляют более 40 % энергоносителей в быту и в производстве и дают более половины мирового объёма загрязнителей. И это без учёта того, что, будучи эмитентом доллара как мировой валюты, США потребляют больше, чем производят сами, а кроме того имеет место и диспаритет цен и зарплат в мировой торговле в пользу «передовых стран» при явной выраженной производственной специализации хозяйственных систем разных стран.</w:t>
      </w:r>
    </w:p>
    <w:p w14:paraId="4940C876" w14:textId="435F29A2" w:rsidR="00D30B85" w:rsidRDefault="00D30B85" w:rsidP="00D30B85">
      <w:pPr>
        <w:pStyle w:val="PlainText"/>
      </w:pPr>
      <w:r>
        <w:t>[CDXIV] Убеждённым в этом предлагается вспомнить афоризм былых времён «Что хорошо для “Дженерал Моторс” — хорошо для Америки» и соотнести его с официальным признанием банкротства “Дженерал Моторс”, о котором объявлено 1 июня 2009 г. С 2005 г. «большая тройка» автопрома США (“Дженерал Моторс”, “Форд” и “Крайслер”) уволила 250 000 сотрудников.</w:t>
      </w:r>
    </w:p>
    <w:p w14:paraId="34CCFE0D" w14:textId="371BAB60" w:rsidR="00D30B85" w:rsidRDefault="00D30B85" w:rsidP="00D30B85">
      <w:pPr>
        <w:pStyle w:val="PlainText"/>
      </w:pPr>
      <w:r>
        <w:t>[CDXV] Следует обратить внимание, что названные газеты издаются частично на Западе США, а частично на Востоке. Т.е. книга Б.Х.Обамы — ещё до избрания его президентом — получила достаточно широкое одобрение на территории всех штатов, а не только в каком-то одном раздавленном локальным кризисом американском захолустье.</w:t>
      </w:r>
    </w:p>
    <w:p w14:paraId="3B8A5BB7" w14:textId="3BB5AA8F" w:rsidR="00D30B85" w:rsidRDefault="00D30B85" w:rsidP="00D30B85">
      <w:pPr>
        <w:pStyle w:val="PlainText"/>
      </w:pPr>
      <w:r>
        <w:t>[CDXVI] «Лихие 1990</w:t>
      </w:r>
      <w:r>
        <w:noBreakHyphen/>
        <w:t>е» в постсоветской Россионии — благополучие и процветание в сопоставлении с эпохой хозяйственной разрухи послереволюционной гражданской войны 1918 — 1922 гг.</w:t>
      </w:r>
    </w:p>
    <w:p w14:paraId="290FDA84" w14:textId="77777777" w:rsidR="00D30B85" w:rsidRDefault="00D30B85" w:rsidP="00D30B85">
      <w:pPr>
        <w:pStyle w:val="PlainText"/>
      </w:pPr>
      <w:r>
        <w:t xml:space="preserve">[CDXVII] См. публикации того периода в СМИ. В частности, в газете “Правда” от 30 июля 1996 г. была опубликована статья “Американские долги — бомба для мировой экономики”. В ней сообщается, что официальный федеральный долг США оценивается в 4,6 триллиона долларов. По подсчётам Национального союза налогоплательщиков США, если учитывать необеспеченные обязательства, то общий долг оказывается равным 17 триллионам долларов. Это означает, что на каждого работающего американца приходится долг казне 145 тыс. долларов. Однако, кому должна казна эти 17 триллионов, — не сообщается, хотя ясно, что казна должна глобальной ростовщической “элите” и биржевой “элите”, стоящей и над США. Видимо, эта “элита” имелась в виду в докладе ООН по “Программе развития”, опубликованном 15.06.1996 г. агентством </w:t>
      </w:r>
      <w:r>
        <w:lastRenderedPageBreak/>
        <w:t>“Рейтар”, в котором сообщается, что всего 358 семей-кланов миллиардеров имеют доход, превышающий в долларовом исчислении совокупные доходы 45 % населения Земли.</w:t>
      </w:r>
    </w:p>
    <w:p w14:paraId="68CB39CC" w14:textId="77777777" w:rsidR="00D30B85" w:rsidRDefault="00D30B85" w:rsidP="00D30B85">
      <w:pPr>
        <w:pStyle w:val="PlainText"/>
      </w:pPr>
      <w:r>
        <w:t>В том же номере “Правды” сообщается, что финансовое положение Канады не лучше: на каждого канадца, включая детей и стариков, приходится почти 30 тыс. долларов долгов.</w:t>
      </w:r>
    </w:p>
    <w:p w14:paraId="63579F5E" w14:textId="77777777" w:rsidR="00D30B85" w:rsidRDefault="00D30B85" w:rsidP="00D30B85">
      <w:pPr>
        <w:pStyle w:val="PlainText"/>
      </w:pPr>
      <w:r>
        <w:t>«Как выразился известный на Западе финансист Джеймс Гольдсмит, в Европе “накопилась критическая масса для взрыва и социального переворота и политической нестабильности в глобальном масштабе”. По его мнению, даже “большевистская революция 1917 года окажется менее значительной, чем этот переворот”» (выделения в тексте жирным — наши при цитировании).</w:t>
      </w:r>
    </w:p>
    <w:p w14:paraId="435CFE2D" w14:textId="6F5768EB" w:rsidR="00D30B85" w:rsidRDefault="00D30B85" w:rsidP="00D30B85">
      <w:pPr>
        <w:pStyle w:val="PlainText"/>
      </w:pPr>
      <w:r>
        <w:t>К середине 2009 года государственный долг США был более 11,6 триллионов долларов, продолжая увеличиваться ежедневно на 3,4 миллиарда долларов (http://www.dollar-usd.ru/gosdolg.htm).</w:t>
      </w:r>
    </w:p>
    <w:p w14:paraId="53B2DD0F" w14:textId="77777777" w:rsidR="00D30B85" w:rsidRDefault="00D30B85" w:rsidP="00D30B85">
      <w:pPr>
        <w:pStyle w:val="PlainText"/>
      </w:pPr>
      <w:r>
        <w:t>[CDXVIII] Концепция общественной безопасности предполагает технологически-организационный, а не финансово-счётный подход к макроэкономическим системам. Это необходимо пояснить. Экономические теории могут строиться на основе двух подходов:</w:t>
      </w:r>
    </w:p>
    <w:p w14:paraId="6B1F107A" w14:textId="77777777" w:rsidR="00D30B85" w:rsidRDefault="00D30B85" w:rsidP="00D30B85">
      <w:pPr>
        <w:pStyle w:val="PlainText"/>
      </w:pPr>
      <w:r>
        <w:t>финансово-счётного либо</w:t>
      </w:r>
    </w:p>
    <w:p w14:paraId="42D0EC2B" w14:textId="77777777" w:rsidR="00D30B85" w:rsidRDefault="00D30B85" w:rsidP="00D30B85">
      <w:pPr>
        <w:pStyle w:val="PlainText"/>
      </w:pPr>
      <w:r>
        <w:t>технологически-организационного, по существу — управленческого по отношению к демографии общества и технологиям, на основе которых удовлетворяются общественные потребности в разнородной продукции (иначе говоря, технологически-организационный подход предполагает проектирование межотраслевых и межрегиональных балансов продуктообмена в их хронологической преемственности и управление ими; в технологически-организационном подходе кредитно-финансовая система является инструментом управления производством и распределением продукции, а не «стихией», не подвластной обществу; и соответственно — макроэкономическая политика на основе технологически-организационного подхода, если он осуществляется метрологически состоятельно и управленчески грамотно на основе схемы управления предиктор-кор</w:t>
      </w:r>
      <w:r>
        <w:softHyphen/>
        <w:t>ректор, исключает финансово-экономические кризисы).</w:t>
      </w:r>
    </w:p>
    <w:p w14:paraId="46C489FB" w14:textId="77777777" w:rsidR="00D30B85" w:rsidRDefault="00D30B85" w:rsidP="00D30B85">
      <w:pPr>
        <w:pStyle w:val="PlainText"/>
      </w:pPr>
      <w:r>
        <w:t xml:space="preserve">Со времён, когда физиократы ушли в науке Запада в историческое прошлое, там безраздельно доминирует финансово-счётный подход, который выражается во всех без исключения </w:t>
      </w:r>
      <w:r>
        <w:lastRenderedPageBreak/>
        <w:t>школах западной экономической “мысли”. В финансово-счётном подходе финансы общества предстают как безбрежная «стихия», с которой взаимодействуют «кошельки» множества физических и юридических лиц, эту стихию образующих.</w:t>
      </w:r>
    </w:p>
    <w:p w14:paraId="3B4568BF" w14:textId="77777777" w:rsidR="00D30B85" w:rsidRDefault="00D30B85" w:rsidP="00D30B85">
      <w:pPr>
        <w:pStyle w:val="PlainText"/>
      </w:pPr>
      <w:r>
        <w:t>На первый взгляд финансово-счётный подход представляется более общим, поскольку якобы позволяет абстрагироваться от исторически обусловленной технико-техно</w:t>
      </w:r>
      <w:r>
        <w:softHyphen/>
        <w:t>логической конкретики хозяйственной деятельности, которая в общественном объединении труда является уделом специалистов неэкономического профиля профессиональной подготовки. Соответственно экономическая наука на основе финансово-счётного подхода, казалось бы, способна обрести свободу от утилитарных особенностей той или иной эпохи, и, казалось бы, она способна быть основой для успешной экономической деятельности разных обществ, стоящих на разных ступенях культурно-исторического и технико-технологи</w:t>
      </w:r>
      <w:r>
        <w:softHyphen/>
        <w:t>чес</w:t>
      </w:r>
      <w:r>
        <w:softHyphen/>
        <w:t>кого развития. Однако исторически реально такого рода ожидания не оправдываются на протяжении нескольких столетий, а практика — критерий истины, т.е. финансово-счётный подход, абстрагировавшийся от конкретики жизни обществ и технологий, порочен.</w:t>
      </w:r>
    </w:p>
    <w:p w14:paraId="69DFC8C0" w14:textId="77777777" w:rsidR="00D30B85" w:rsidRDefault="00D30B85" w:rsidP="00D30B85">
      <w:pPr>
        <w:pStyle w:val="PlainText"/>
      </w:pPr>
      <w:r>
        <w:t>В своём крайнем выражении финансово-счётный подход порождает идею рыночного либерализма: Свободу частному предпринимательству: рынок сам всё отрегулирует наилучшим образом тем быстрее, чем меньше ему мешает государство со своими претензиями на власть надо всем и вся!</w:t>
      </w:r>
    </w:p>
    <w:p w14:paraId="1D3285B8" w14:textId="77777777" w:rsidR="00D30B85" w:rsidRDefault="00D30B85" w:rsidP="00D30B85">
      <w:pPr>
        <w:pStyle w:val="PlainText"/>
      </w:pPr>
      <w:r>
        <w:t>Из этого постулата проистекает и ложное понимание задач экономической науки: В компетенцию экономической науки должно входить — описание исторически сложившихся финансовых институтов и связанных с ними юридических процедур, чтобы, получив соответствующее образование, частные предприниматели могли бы действовать на рынке цивилизованным образом, а не быть “дикарями”, а чиновники государства — чтобы им не мешали, встревая в сферу бизнеса; а право на существование имеет только то, что самоокупается и приносит прибыль; а что прибыль не приносит и не самоокупается, то «объективно экономически» просто ненужно.</w:t>
      </w:r>
    </w:p>
    <w:p w14:paraId="0760ED25" w14:textId="128B1973" w:rsidR="00D30B85" w:rsidRDefault="00D30B85" w:rsidP="00D30B85">
      <w:pPr>
        <w:pStyle w:val="PlainText"/>
      </w:pPr>
      <w:r>
        <w:t>Исторически реально, что всеобщего благоденствия осуществление в политике либерально-рыночной идеи человечеству не несёт, но зато создаёт ему массу проблем.</w:t>
      </w:r>
    </w:p>
    <w:p w14:paraId="2397C3E1" w14:textId="77777777" w:rsidR="00D30B85" w:rsidRDefault="00D30B85" w:rsidP="00D30B85">
      <w:pPr>
        <w:pStyle w:val="PlainText"/>
      </w:pPr>
      <w:r>
        <w:lastRenderedPageBreak/>
        <w:t>[CDXIX] В выступлении В.В.Путина с отчётом Правительства РФ в Госдуме 06.04.2009 г. содержится следующий фрагмент:</w:t>
      </w:r>
    </w:p>
    <w:p w14:paraId="75EEE400" w14:textId="77777777" w:rsidR="00D30B85" w:rsidRDefault="00D30B85" w:rsidP="00D30B85">
      <w:pPr>
        <w:pStyle w:val="PlainText"/>
      </w:pPr>
      <w:r>
        <w:t xml:space="preserve">«Что касается наших золотовалютных резервов. Ничего не потеряно. У нас нет потерь, потому что они были размещены, как это ни покажется странно, грамотно. Из наиболее рискованных инструментов мы в течение последних трёх лет последовательно и аккуратно, чтобы не нарушить рынки, наши золотовалютные резервы (открою вам эту государственную тайну) выводили. Я дал такое указание, ещё будучи Президентом, три с половиной года тому назад. И потихоньку мы оттуда всё забирали. </w:t>
      </w:r>
    </w:p>
    <w:p w14:paraId="450257FB" w14:textId="77777777" w:rsidR="00D30B85" w:rsidRDefault="00D30B85" w:rsidP="00D30B85">
      <w:pPr>
        <w:pStyle w:val="PlainText"/>
      </w:pPr>
      <w:r>
        <w:t xml:space="preserve">Доходность была невысокой по тем инструментам, где мы остались, но потерь нет в отличие от тех стран, которые вкладывали в высокодоходные, но рискованные бумаги и инструменты. Там потери огромные, просто колоссальные. </w:t>
      </w:r>
    </w:p>
    <w:p w14:paraId="4BC245FD" w14:textId="77777777" w:rsidR="00D30B85" w:rsidRDefault="00D30B85" w:rsidP="00D30B85">
      <w:pPr>
        <w:pStyle w:val="PlainText"/>
      </w:pPr>
      <w:r>
        <w:t>Поэтому говорить о том, что у нас Минфин или ЦБ сработали неграмотно, абсолютно необоснованно» (приводится по публикации на официальном сайте премьер-министра РФ: http://www.premier.gov.ru/events/2490.html).</w:t>
      </w:r>
    </w:p>
    <w:p w14:paraId="7D5C091F" w14:textId="50B2AFA1" w:rsidR="00D30B85" w:rsidRDefault="00D30B85" w:rsidP="00D30B85">
      <w:pPr>
        <w:pStyle w:val="PlainText"/>
      </w:pPr>
      <w:r>
        <w:t>Но это всё — выражение финансово-счётного подхода, на основе которого хозяйственная система исповедующей его страны и её население — объект эксплуатации со стороны анонимных сил, заправляющих глобальной кредитно-финансовой системой на основе монополизированного ими для самих себя технологически-орга</w:t>
      </w:r>
      <w:r>
        <w:softHyphen/>
        <w:t>ни</w:t>
      </w:r>
      <w:r>
        <w:softHyphen/>
        <w:t>за</w:t>
      </w:r>
      <w:r>
        <w:softHyphen/>
        <w:t>ци</w:t>
      </w:r>
      <w:r>
        <w:softHyphen/>
        <w:t>он</w:t>
      </w:r>
      <w:r>
        <w:softHyphen/>
        <w:t>ного подхода. Именно по этой причине учебные курсы макроэкономики в системе финансово-экономического образования всех обществ — вздорны.</w:t>
      </w:r>
    </w:p>
    <w:p w14:paraId="720885D5" w14:textId="310D2AE9" w:rsidR="00D30B85" w:rsidRDefault="00D30B85" w:rsidP="00D30B85">
      <w:pPr>
        <w:pStyle w:val="PlainText"/>
      </w:pPr>
      <w:r>
        <w:t>[CDXX] «Развитые» — в аспекте развитости науки, системы образования, промышленности.</w:t>
      </w:r>
    </w:p>
    <w:p w14:paraId="613409B4" w14:textId="1747B4BE" w:rsidR="00D30B85" w:rsidRDefault="00D30B85" w:rsidP="00D30B85">
      <w:pPr>
        <w:pStyle w:val="PlainText"/>
      </w:pPr>
      <w:r>
        <w:t>[CDXXI] Так, например, в соседней Мексике заработная плата промышленных рабочих в металлообработке порядка 1/6 от уровня США (“Дерзость надежды”, стр. 162). Понятно, что «инвесторам», которых не интересует ничего, кроме прибыли на вложенный капитал, выгоднее построить новый завод в Мексике с нуля, нежели реконструировать свой старый завод в США.</w:t>
      </w:r>
    </w:p>
    <w:p w14:paraId="34EDAACD" w14:textId="4A14B0FF" w:rsidR="00D30B85" w:rsidRDefault="00D30B85" w:rsidP="00D30B85">
      <w:pPr>
        <w:pStyle w:val="PlainText"/>
      </w:pPr>
      <w:r>
        <w:t>[CDXXII] От биологической неполноценности, обусловленной порочным образом жизни предков, до не обеспеченных обществом и государством возможностей в получении полноценного воспитания и образования.</w:t>
      </w:r>
    </w:p>
    <w:p w14:paraId="16D70546" w14:textId="4E9E77AA" w:rsidR="00D30B85" w:rsidRDefault="00D30B85" w:rsidP="00D30B85">
      <w:pPr>
        <w:pStyle w:val="PlainText"/>
      </w:pPr>
      <w:r>
        <w:t>[CDXXIII] Соответствующие факты приведены в разделе 3.3.2 (по книге Б.Х.Обамы “Дерзость надежды”, стр. 181).</w:t>
      </w:r>
    </w:p>
    <w:p w14:paraId="30619AF6" w14:textId="4D3DB7F6" w:rsidR="00D30B85" w:rsidRDefault="00D30B85" w:rsidP="00D30B85">
      <w:pPr>
        <w:pStyle w:val="PlainText"/>
      </w:pPr>
      <w:r>
        <w:lastRenderedPageBreak/>
        <w:t>[CDXXIV] “Дерзость надежды”, стр. 187.</w:t>
      </w:r>
    </w:p>
    <w:p w14:paraId="3B4C7436" w14:textId="77777777" w:rsidR="00D30B85" w:rsidRDefault="00D30B85" w:rsidP="00D30B85">
      <w:pPr>
        <w:pStyle w:val="PlainText"/>
      </w:pPr>
      <w:r>
        <w:t xml:space="preserve">[CDXXV] По данным, которые приводит Б.Х.Обама в книге “Дерзость надежды” (стр. 48), 46 млн. из почти что 300-миллионого населения США не имеют медицинской страховки. </w:t>
      </w:r>
    </w:p>
    <w:p w14:paraId="53C73E0B" w14:textId="7B6C77B1" w:rsidR="00D30B85" w:rsidRDefault="00D30B85" w:rsidP="00D30B85">
      <w:pPr>
        <w:pStyle w:val="PlainText"/>
      </w:pPr>
      <w:r>
        <w:t>Для сопоставления, по мнению профессора одного из американских университетов (в прошлом эмигранта из СССР, выпускника ЛГУ им. А.А.Жданова) тот уровень социальной защищённости, который в СССР в конце 1980</w:t>
      </w:r>
      <w:r>
        <w:noBreakHyphen/>
        <w:t xml:space="preserve">х гг. был общедоступен (полноценное образование детей, медицина, отдых), в США в тот период исторического времени начинался с уровня годового дохода от 600 000 долларов в год. </w:t>
      </w:r>
    </w:p>
    <w:p w14:paraId="0B38CA7F" w14:textId="21843AE9" w:rsidR="00D30B85" w:rsidRDefault="00D30B85" w:rsidP="00D30B85">
      <w:pPr>
        <w:pStyle w:val="PlainText"/>
      </w:pPr>
      <w:r>
        <w:t>[CDXXVI] Что не является следствием этого принципа, то является следствием порождаемого буржуазным либерализмом «социал-дарвинизма», который порицал Дж.Сорос в приведённых в конце раздела 4.1 фрагментах из его выступлений в СМИ.</w:t>
      </w:r>
    </w:p>
    <w:p w14:paraId="68D4CD57" w14:textId="2FBC1349" w:rsidR="00D30B85" w:rsidRDefault="00D30B85" w:rsidP="00D30B85">
      <w:pPr>
        <w:pStyle w:val="PlainText"/>
      </w:pPr>
      <w:r>
        <w:t>[CDXXVII] Для России это расплата не за колониальное прошлое, а за измену делу строительства социализма как общества, в котором нет места паразитизму каких бы то ни было возомнивших о своей “элитарности” меньшинств на труде и жизни большинства, тем более — нет места системно организованному паразитизму.</w:t>
      </w:r>
    </w:p>
    <w:p w14:paraId="5D3CAAEA" w14:textId="69B7A504" w:rsidR="00D30B85" w:rsidRDefault="00D30B85" w:rsidP="00D30B85">
      <w:pPr>
        <w:pStyle w:val="PlainText"/>
      </w:pPr>
      <w:r>
        <w:t>[CDXXVIII] Ранее уже отмечалось, что США, составляя примерно 5 % населения планеты, потребляют более 40 % энергоносителей и дают более половины объёма экологических загрязнений. Это означает, что распространение их образа жизни в глобальных масштабах при сохранении нынешней численности населения и существующих ныне технологий требует 8-кратного увеличения мирового объёма добычи энергоносителей, что будет сопровождаться более, чем 10-кратным увеличением выбросов экологических загрязнителей. Этого не выдержит ни нынешняя глобальная климатическая система Земли, ни её нынешняя биосфера…</w:t>
      </w:r>
    </w:p>
    <w:p w14:paraId="4542870F" w14:textId="1C48B825" w:rsidR="00D30B85" w:rsidRDefault="00D30B85" w:rsidP="00D30B85">
      <w:pPr>
        <w:pStyle w:val="PlainText"/>
      </w:pPr>
      <w:r>
        <w:t xml:space="preserve">[CDXXIX] Такие «бомжи» есть и в развитых странах, в том числе и в странах с суровым климатом, но их доля и общее количество в составе населения в отсталых странах с мягким климатом выше, поскольку выживание в морозную зиму без дома — требует определённых навыков и некоторого минимума здоровья. Так же отметим, что в СССР «бомжевания» как социального явления не было, хотя малочисленные психически больные люди и «бомжевали»; «бомжевание» как образ жизни </w:t>
      </w:r>
      <w:r>
        <w:lastRenderedPageBreak/>
        <w:t>статистически значимой социальной группы в России — прямое следствие политики в духе идей буржуазного либерализма, и за это никто из либералов не желает отвечать ни по суду, ни по совести за отсутствием таковой.</w:t>
      </w:r>
    </w:p>
    <w:p w14:paraId="2CCD2707" w14:textId="3A3EF8E1" w:rsidR="00D30B85" w:rsidRDefault="00D30B85" w:rsidP="00D30B85">
      <w:pPr>
        <w:pStyle w:val="PlainText"/>
      </w:pPr>
      <w:r>
        <w:t>[CDXXX] Концепция общественной безопасности предполагает построение государства-суперконцерна, в котором социализм и народовластие на самом деле, а не как в марксистско-советском прошлом.</w:t>
      </w:r>
    </w:p>
    <w:p w14:paraId="1CDEA1CA" w14:textId="00AAF174" w:rsidR="00D30B85" w:rsidRDefault="00D30B85" w:rsidP="00D30B85">
      <w:pPr>
        <w:pStyle w:val="PlainText"/>
      </w:pPr>
      <w:r>
        <w:t>[CDXXXI] На этот статус в библейском проекте в перспективе претендует Иерусалим, который предварительно должен быть очищен от арабов и памятников культуры неиудейского происхождения.</w:t>
      </w:r>
    </w:p>
    <w:p w14:paraId="09148038" w14:textId="77777777" w:rsidR="00D30B85" w:rsidRDefault="00D30B85" w:rsidP="00D30B85">
      <w:pPr>
        <w:pStyle w:val="PlainText"/>
      </w:pPr>
      <w:r>
        <w:t>[CDXXXII] Мы не будем приводить выдержек из “Часа быка” потому, что этот роман дóлжно прочитать. А кому не нравится прогноз от И.А.Ефремова, то есть аналогичный прогноз от Ванги:</w:t>
      </w:r>
    </w:p>
    <w:p w14:paraId="38FD9667" w14:textId="500AB7E6" w:rsidR="00D30B85" w:rsidRDefault="00D30B85" w:rsidP="00D30B85">
      <w:pPr>
        <w:pStyle w:val="PlainText"/>
      </w:pPr>
      <w:r>
        <w:t>«Про близкий конец света Ванга не говорила. Но будущее у человечества не будет радужным. «Я вижу голую, пустую, сгоревшую Землю, — вещала Ванга. — И по ней идёт кучка людей, как тень. Чтобы поправить будущее, надо поменять сознание людей. Это касается всего человечества. Надо исполнять десять заповедей Божьих» (http://life.ru/news/52308).</w:t>
      </w:r>
    </w:p>
    <w:p w14:paraId="4B902276" w14:textId="77777777" w:rsidR="00D30B85" w:rsidRDefault="00D30B85" w:rsidP="00D30B85">
      <w:pPr>
        <w:pStyle w:val="PlainText"/>
      </w:pPr>
      <w:r>
        <w:t xml:space="preserve">[CDXXXIII] «Каждую минуту в России умирает 5 человек, а рождается только 3. Т.е., смертность превышает рождаемость в среднем в 1,7 раза, а в отдельных регионах в 2 — 3 раза. </w:t>
      </w:r>
    </w:p>
    <w:p w14:paraId="0F77F76B" w14:textId="77777777" w:rsidR="00D30B85" w:rsidRDefault="00D30B85" w:rsidP="00D30B85">
      <w:pPr>
        <w:pStyle w:val="PlainText"/>
      </w:pPr>
      <w:r>
        <w:t xml:space="preserve">Сейчас на 100 женщин детородного возраста приходится 124 ребенка, тогда как для простого численного возмещения поколений необходимо 215 детей. </w:t>
      </w:r>
    </w:p>
    <w:p w14:paraId="38DBB90C" w14:textId="77777777" w:rsidR="00D30B85" w:rsidRDefault="00D30B85" w:rsidP="00D30B85">
      <w:pPr>
        <w:pStyle w:val="PlainText"/>
      </w:pPr>
      <w:r>
        <w:t xml:space="preserve">В России 30 % детей рождаются вне брака. Десять лет назад вне брака родилось 14,6 % детей, а к 2003 году эта цифра увеличилась вдвое. </w:t>
      </w:r>
    </w:p>
    <w:p w14:paraId="2E0654C6" w14:textId="77777777" w:rsidR="00D30B85" w:rsidRDefault="00D30B85" w:rsidP="00D30B85">
      <w:pPr>
        <w:pStyle w:val="PlainText"/>
      </w:pPr>
      <w:r>
        <w:t xml:space="preserve">Забавная деталь: в России замужних женщин на 65 тысяч больше, чем женатых мужчин. По опросу ВЦИОМ, 60 % россиян не имеют детей и не планируют обзаводиться ими. </w:t>
      </w:r>
    </w:p>
    <w:p w14:paraId="447C71C9" w14:textId="77777777" w:rsidR="00D30B85" w:rsidRDefault="00D30B85" w:rsidP="00D30B85">
      <w:pPr>
        <w:pStyle w:val="PlainText"/>
      </w:pPr>
      <w:r>
        <w:t xml:space="preserve">Ежегодно Россия теряет по численности населения целую область примерно равную Псковской, республику типа Карелии или крупный город, такой как Краснодар. </w:t>
      </w:r>
    </w:p>
    <w:p w14:paraId="463DD3BD" w14:textId="62BA7EE3" w:rsidR="00D30B85" w:rsidRDefault="00D30B85" w:rsidP="00D30B85">
      <w:pPr>
        <w:pStyle w:val="PlainText"/>
      </w:pPr>
      <w:r>
        <w:t xml:space="preserve">За последние 10 лет на 40 % сократилось население на Дальнем Востоке и на 60 % на Крайнем Севере. В Сибири за последние годы исчезло 11.000 деревень и 290 городов» (http://www.rf-agency.ru/acn/stat_ru — судя по контексту </w:t>
      </w:r>
      <w:r>
        <w:lastRenderedPageBreak/>
        <w:t>цитированной публикации приводимые данные соответствуют второй половине первого десятилетия XXI века).</w:t>
      </w:r>
    </w:p>
    <w:p w14:paraId="15DD1BEC" w14:textId="77777777" w:rsidR="00D30B85" w:rsidRDefault="00D30B85" w:rsidP="00D30B85">
      <w:pPr>
        <w:pStyle w:val="PlainText"/>
      </w:pPr>
      <w:r>
        <w:t>[CDXXXIV] Это и один из способов для «мировой закулисы» обезопасить и себя от озлобленных и антисоциальных интеллектуалов, вооружённых достижениями современной науки: компьютерные вирусы — это ещё не вся самодеятельность такого рода интеллектуалов.</w:t>
      </w:r>
    </w:p>
    <w:p w14:paraId="4E2ED338" w14:textId="77777777" w:rsidR="00D30B85" w:rsidRDefault="00D30B85" w:rsidP="00D30B85">
      <w:pPr>
        <w:pStyle w:val="PlainText"/>
      </w:pPr>
      <w:r>
        <w:t xml:space="preserve">«Американские спецслужбы всерьёз обеспокоены домашними экспериментами генетиков-любителей. Выпуская на волю “внутреннего Франкенштейна”, рядовые американцы разводят у себя дома невиданные бактерии и вирусы, пишет InoPressa со ссылкой на The Wall Street Journal. </w:t>
      </w:r>
    </w:p>
    <w:p w14:paraId="313C036C" w14:textId="77777777" w:rsidR="00D30B85" w:rsidRDefault="00D30B85" w:rsidP="00D30B85">
      <w:pPr>
        <w:pStyle w:val="PlainText"/>
      </w:pPr>
      <w:r>
        <w:t xml:space="preserve">Так, по данным газеты, 23-летняя Кэтрин Эйулл из Массачусетса разводит генетически модифицированные кишечные палочки, диджей из Калифорнии культивирует у себя на чердаке вирусы, которые спасает из канализаии. Недавно Эйулл купила на eBay термоциклер за 59 долларов и сделала инкубатор из пенопластовой коробки, к которой приделан нагреватель для террариума. (…) </w:t>
      </w:r>
    </w:p>
    <w:p w14:paraId="3E9ADEC8" w14:textId="77777777" w:rsidR="00D30B85" w:rsidRDefault="00D30B85" w:rsidP="00D30B85">
      <w:pPr>
        <w:pStyle w:val="PlainText"/>
      </w:pPr>
      <w:r>
        <w:t xml:space="preserve">В 2007 году группа учёных и сотрудников ФБР призвала ужесточить контроль над так называемой синтетической ДНК — ингредиентом, которым широко пользуются профессиональные биологи, а также дилетанты, напоминает The Wall Street Journal. Дело в том, что геномы опасных вирусов типа лихорадки Эбола или оспы доступны даже в интернете» (http://www.newsru.com/arch/world/12may2009/virus.html). </w:t>
      </w:r>
    </w:p>
    <w:p w14:paraId="27A2B384" w14:textId="70211C6F" w:rsidR="00D30B85" w:rsidRDefault="00D30B85" w:rsidP="00D30B85">
      <w:pPr>
        <w:pStyle w:val="PlainText"/>
      </w:pPr>
      <w:r>
        <w:t>И перспективы такого рода нравственно порочной самодеятельности — многообещающие… Один из способов их закрыть при сохранении толпо-“элитаризма” — управляемая деградация образования.</w:t>
      </w:r>
    </w:p>
    <w:p w14:paraId="414CC2D7" w14:textId="17114680" w:rsidR="00D30B85" w:rsidRDefault="00D30B85" w:rsidP="00D30B85">
      <w:pPr>
        <w:pStyle w:val="PlainText"/>
      </w:pPr>
      <w:r>
        <w:t>[CDXXXV] Это предполагает подавление культа моды, прекращение производства вещей-однодневок и переход к иной системе требований и стандартов, предписывающих ресурсные характеристики продукции и параметры её ремонтопригодности в стиле «хорошая вещь — сносу нет».</w:t>
      </w:r>
    </w:p>
    <w:p w14:paraId="65FD33C9" w14:textId="77777777" w:rsidR="00D30B85" w:rsidRDefault="00D30B85" w:rsidP="00D30B85">
      <w:pPr>
        <w:pStyle w:val="PlainText"/>
      </w:pPr>
      <w:r>
        <w:t xml:space="preserve">[CDXXXVI] Пропагандисткой которого была Айн Рэнд (эмигрантка из Советской России). Ayn Rand родилась в 1905 г. в Санкт-Петербурге, в 1926 г., получив образование, она эмигрировала из СССР, жила и работала в США, где и умерла в 1982 г., однако её произведения до сих пор пользуются </w:t>
      </w:r>
      <w:r>
        <w:lastRenderedPageBreak/>
        <w:t xml:space="preserve">популярностью и ежегодно продаётся до 250 000 экземпляров. Её наследники и последователи в 1985 г. организовали Институт Айн Рэнд, который занят пропагандой объективизма (название её философской системы, выраженной в её научных и литературных произведениях). Её книга “Концепция эгоизма” анализируется в аналитической записке ВП СССР “Философия индивидуализма как основа стадного сумасшествия у людей”, включённой в сборник “Интеллектуальная позиция” № 1/97 (2). </w:t>
      </w:r>
    </w:p>
    <w:p w14:paraId="0CCA4E8E" w14:textId="71C6F290" w:rsidR="00D30B85" w:rsidRDefault="00D30B85" w:rsidP="00D30B85">
      <w:pPr>
        <w:pStyle w:val="PlainText"/>
      </w:pPr>
      <w:r>
        <w:t>Оригинальное название книги Айн Рэнд “The Morality of Individualism” — “Моральность/нравственность инди</w:t>
      </w:r>
      <w:r>
        <w:softHyphen/>
        <w:t>виду</w:t>
      </w:r>
      <w:r>
        <w:softHyphen/>
        <w:t>ализма”. То есть при переводе на русский, названию сборника придан более откровенный и агрессивный характер. Сборник издан в 1995 г. в серии “Памятники здравого смысла” под девизом “Sapienti sat!” (Мудрому достаточно!) Ассоциацией бизнесменов Санкт-Петербурга и издательством «Макет» тиражом 5000 экз.</w:t>
      </w:r>
    </w:p>
    <w:p w14:paraId="78548495" w14:textId="0E56D7BD" w:rsidR="00D30B85" w:rsidRDefault="00D30B85" w:rsidP="00D30B85">
      <w:pPr>
        <w:pStyle w:val="PlainText"/>
      </w:pPr>
      <w:r>
        <w:t>[CDXXXVII] Начало высадки союзнических войск в Нормандии, осуществлённой с 6 по 30 июня 1944 г., иначе — операция «Оверлорд» (Overlord — в переводе на русский: сюзерен, верховный владыка, повелитель).</w:t>
      </w:r>
    </w:p>
    <w:p w14:paraId="3DDD80D5" w14:textId="77777777" w:rsidR="00D30B85" w:rsidRDefault="00D30B85" w:rsidP="00D30B85">
      <w:pPr>
        <w:pStyle w:val="PlainText"/>
      </w:pPr>
      <w:r>
        <w:t xml:space="preserve">[CDXXXVIII] В общем-то — вполне заслуженное отношение к «Великобратании» как участнице второй мировой войны ХХ века. </w:t>
      </w:r>
    </w:p>
    <w:p w14:paraId="41EB5E0E" w14:textId="77777777" w:rsidR="00D30B85" w:rsidRDefault="00D30B85" w:rsidP="00D30B85">
      <w:pPr>
        <w:pStyle w:val="PlainText"/>
      </w:pPr>
      <w:r>
        <w:t>Напомним, что в 2005 г. премьер-министр «Великобратании» Тони Блэр не приехал в Москву на празднование 60</w:t>
      </w:r>
      <w:r>
        <w:noBreakHyphen/>
        <w:t>летия победы над гитлеровским нацизмом, сославшись на необходимость срочно формировать правительство после победы его партии на выборах. В действительности британское масонство по-прежнему верно тому политическому курсу, который был реализован им в «мюнхенском сговоре» 1938 г., и потому сокрушительный разгром гитлеровской Германии в 1945 г. при сохранении и усилении Советского Союза как великой державы на последующие 40 лет мировой истории и сопутствующий крах де-юре Британской империи — для них не то событие, 60-летие которого следует торжественно и радостно отмечать. Всё остальное — благовидные отговорки для профанов.</w:t>
      </w:r>
    </w:p>
    <w:p w14:paraId="7D30BDA4" w14:textId="77777777" w:rsidR="00D30B85" w:rsidRDefault="00D30B85" w:rsidP="00D30B85">
      <w:pPr>
        <w:pStyle w:val="PlainText"/>
      </w:pPr>
      <w:r>
        <w:t xml:space="preserve">Фактически гитлеризм — созданное либерально-буржуазной ветвью масонства орудие самозащиты от марксистского проекта. И в его создании не последнюю роль играла закулисная “элита” «Великобратании». На её счету «мюнхенский сговор», начавший вторую мировую войну ХХ века, саботаж союзнических </w:t>
      </w:r>
      <w:r>
        <w:lastRenderedPageBreak/>
        <w:t>обязательств в отношении СССР: предательство британским адмиралтейством конвоя PQ-17; затягивание открытия второго фронта; сепаратные переговоры с гитлеровцами в конце войны; сохранение подразделений вермахта после капитуляции Германии по прямому приказу У.Черчилля в боеспособном состоянии как один из этапов подготовки к началу новой войны против СССР. Кроме того, против Великобритании выдвинуто обвинение в том, что её спецслужбы уберегли рейхсфюрера СС Г.Гимлера от Нюрнбергского трибунала, фальсифицировав его само</w:t>
      </w:r>
      <w:r>
        <w:softHyphen/>
        <w:t>убийство, после чего как-то использовали в своих целях.</w:t>
      </w:r>
    </w:p>
    <w:p w14:paraId="6809F84C" w14:textId="77777777" w:rsidR="00D30B85" w:rsidRDefault="00D30B85" w:rsidP="00D30B85">
      <w:pPr>
        <w:pStyle w:val="PlainText"/>
      </w:pPr>
      <w:r>
        <w:t>Т.е. в годы второй мировой войны ХХ века правящая “элита” «Великобратании» была «тренером» гитлеризма, временами — «подъигрывающим тренером», вопреки чаяниям народа страны. Некоторая часть “элиты” была идейно порабощена гитлеризмом и стремилась к власти над «соединенным королевством» на основе его идей, но более посвящённые «братаны», которые знали, что гитлеризм это — не серьёзно, а только для решения исторически краткосрочных задач, не допустили нацификации Британии. А с 1941 г. “элите” «Великобратании» пришлось имитировать союзнические отношения с СССР, дабы не уйти в историческое небытиё вместе с Гитлером и КО.</w:t>
      </w:r>
    </w:p>
    <w:p w14:paraId="349F1479" w14:textId="4C4BF61F" w:rsidR="00D30B85" w:rsidRDefault="00D30B85" w:rsidP="00D30B85">
      <w:pPr>
        <w:pStyle w:val="PlainText"/>
      </w:pPr>
      <w:r>
        <w:t>Так что позиция Н.Саркози в отношении неуместности участия членов британской королевской семьи в праздновании 65-летия дня «D» вполне исторически оправдана. Кроме того, у Франции как и у многих стран — свой счёт претензий к «Великобратании» за вероломство…</w:t>
      </w:r>
    </w:p>
    <w:p w14:paraId="192DD264" w14:textId="562431EC" w:rsidR="00D30B85" w:rsidRDefault="00D30B85" w:rsidP="00D30B85">
      <w:pPr>
        <w:pStyle w:val="PlainText"/>
      </w:pPr>
      <w:r>
        <w:t>[CDXXXIX] Примером тому шутка президента США Р.Рейгана в телестудии о том, что он подписал указ о начале ядерной войны против СССР, ушедшая в прямой эфир.</w:t>
      </w:r>
    </w:p>
    <w:p w14:paraId="459C101D" w14:textId="4BBD5E74" w:rsidR="00D30B85" w:rsidRDefault="00D30B85" w:rsidP="00D30B85">
      <w:pPr>
        <w:pStyle w:val="PlainText"/>
      </w:pPr>
      <w:r>
        <w:t>[CDXL] Этот саммит состоялся 15 ноября 2008 г. в Вашингтоне. Ему предшествовал саммит Евросоюза + России в Ницце 13 — 14 ноября.</w:t>
      </w:r>
    </w:p>
    <w:p w14:paraId="3ADD69B3" w14:textId="5E9664AF" w:rsidR="00D30B85" w:rsidRDefault="00D30B85" w:rsidP="00D30B85">
      <w:pPr>
        <w:pStyle w:val="PlainText"/>
      </w:pPr>
      <w:r>
        <w:t>[CDXLI] Но, чем человек в полноте его достоинства отличается от высокоцивилизованного человекообразного, не состоявшегося в качестве человека? — до постановки этого вопроса и ответа на него Б.Обама не доходит.</w:t>
      </w:r>
    </w:p>
    <w:p w14:paraId="4AA18263" w14:textId="0094A076" w:rsidR="00D30B85" w:rsidRDefault="00D30B85" w:rsidP="00D30B85">
      <w:pPr>
        <w:pStyle w:val="PlainText"/>
      </w:pPr>
      <w:r>
        <w:t xml:space="preserve">[CDXLII] Почему было не привести здесь — весьма к месту — слова действительно величайшего американского промышленника и труженика Генри Форда: «Связь с банкирами является бедой для промышленности. Банкиры думают только о </w:t>
      </w:r>
      <w:r>
        <w:lastRenderedPageBreak/>
        <w:t>денежных формулах. Фабрика является для них учреждением для производства не товаров, а денег... Банкир (в этом контексте — «председатель колхоза» ростовщиков, поскольку всякий банк, кредитующий под проценты, — своего рода колхоз ростовщиков: наше уточнение) в силу своей подготовки и, прежде всего, по своему положению совершенно не способен играть руководящую роль в промышленности... И всё-таки банкир (т.е. ростовщический паразитизм: — наше уточнение) практически господствует в обществе над предпринимателем (организатором производства: — наше уточнение) посредством господства над кредитом (т.е. над возможностью и невозможностью осуществить инвестиционные пиковые расходы: — наше уточнение)».</w:t>
      </w:r>
    </w:p>
    <w:p w14:paraId="7E321ACB" w14:textId="77777777" w:rsidR="00D30B85" w:rsidRDefault="00D30B85" w:rsidP="00D30B85">
      <w:pPr>
        <w:pStyle w:val="PlainText"/>
      </w:pPr>
      <w:r>
        <w:t>[CDXLIII] В основе культуры США, и прежде всего — культуры финансово-экономической — лежит мошенничество: Второза</w:t>
      </w:r>
      <w:r>
        <w:softHyphen/>
        <w:t>коние, 23:19, 20; Второзаконие, 15:6; Вто</w:t>
      </w:r>
      <w:r>
        <w:softHyphen/>
        <w:t>ро</w:t>
      </w:r>
      <w:r>
        <w:softHyphen/>
        <w:t>за</w:t>
      </w:r>
      <w:r>
        <w:softHyphen/>
        <w:t>ко</w:t>
      </w:r>
      <w:r>
        <w:softHyphen/>
        <w:t>ние, 28:12 — 14; Иса</w:t>
      </w:r>
      <w:r>
        <w:softHyphen/>
        <w:t xml:space="preserve">ия, 60:10 — 12. И подтверждение всего этого «до скончания веков» в Новом завете: Матфей, 5:17, 18. </w:t>
      </w:r>
    </w:p>
    <w:p w14:paraId="60E94D0F" w14:textId="77777777" w:rsidR="00D30B85" w:rsidRDefault="00D30B85" w:rsidP="00D30B85">
      <w:pPr>
        <w:pStyle w:val="PlainText"/>
      </w:pPr>
      <w:r>
        <w:t>Б.Обама в книге “Дерзость надежды” даёт характеристику законодательству США:</w:t>
      </w:r>
    </w:p>
    <w:p w14:paraId="5904F28B" w14:textId="77777777" w:rsidR="00D30B85" w:rsidRDefault="00D30B85" w:rsidP="00D30B85">
      <w:pPr>
        <w:pStyle w:val="PlainText"/>
      </w:pPr>
      <w:r>
        <w:t>«… наше законодательство по определению является кодификацией моральных норм, и многое в нём основано на иудейско-христианской традиции» (стр. 246).</w:t>
      </w:r>
    </w:p>
    <w:p w14:paraId="133104D3" w14:textId="77777777" w:rsidR="00D30B85" w:rsidRDefault="00D30B85" w:rsidP="00D30B85">
      <w:pPr>
        <w:pStyle w:val="PlainText"/>
      </w:pPr>
      <w:r>
        <w:t>Рассказывая о своём общении с сенатором Бердом (самым старым членом Сената США и, как считается, — масоном) Б.Обама приводит его слова:</w:t>
      </w:r>
    </w:p>
    <w:p w14:paraId="60DC7933" w14:textId="67C9134C" w:rsidR="00D30B85" w:rsidRDefault="00D30B85" w:rsidP="00D30B85">
      <w:pPr>
        <w:pStyle w:val="PlainText"/>
      </w:pPr>
      <w:r>
        <w:t>«Конституцию сейчас почти никто не знает, — продолжал сенатор, вынимая из пиджака томик карманного формата. — А я всегда говорил, что мне нужны только эта книга да ещё Библия» (стр. 114, 115).</w:t>
      </w:r>
    </w:p>
    <w:p w14:paraId="27F6299F" w14:textId="222C620C" w:rsidR="00D30B85" w:rsidRDefault="00D30B85" w:rsidP="00D30B85">
      <w:pPr>
        <w:pStyle w:val="PlainText"/>
      </w:pPr>
      <w:r>
        <w:t>[CDXLIV] Люди — нормальные нравственно и интеллектуально — всегда различали понятия: производить продукт, делать дело и делать деньги, как это видно из слов Генри Форда, приведённых в сноске выше. США-анцы же — первые, кто в своём большинстве утратил это различие понятий и дел. В результате в экономике США наиболее ярко осуществился способ делать деньги, который очень не нравился промышленнику Форду, организатору производства продукта. США-анцы стали первыми, кто утратил понимание того, что богатство должно созидаться праведным трудом, а не деланием денег вне производства благ и управления.</w:t>
      </w:r>
    </w:p>
    <w:p w14:paraId="1BBA3004" w14:textId="761A4388" w:rsidR="00D30B85" w:rsidRDefault="00D30B85" w:rsidP="00D30B85">
      <w:pPr>
        <w:pStyle w:val="PlainText"/>
      </w:pPr>
      <w:r>
        <w:lastRenderedPageBreak/>
        <w:t>[CDXLV] По данным компании “Фаер и КО” (материалы семинара “Гроссмейстер” 2000 г.).</w:t>
      </w:r>
    </w:p>
    <w:p w14:paraId="689DA8CC" w14:textId="5A299BDD" w:rsidR="00D30B85" w:rsidRDefault="00D30B85" w:rsidP="00D30B85">
      <w:pPr>
        <w:pStyle w:val="PlainText"/>
      </w:pPr>
      <w:r>
        <w:t>[CDXLVI] Таким тестом перед началом разрушения СССР и буржуазно-либеральных реформ стало издание книги А.З.Романенко “О классовой сущности сионизма” (историографический обзор литературы, Ленинград, 1986 г.) и скандал, раздутый А.Н.Яковлевым и КО вокруг неё. Реакция общества на издание и на скандал показала, что разрушение СССР и буржуазно-либеральные реформы не вызовут эффективного противодействия.</w:t>
      </w:r>
    </w:p>
    <w:p w14:paraId="502A6EE4" w14:textId="77777777" w:rsidR="00D30B85" w:rsidRDefault="00D30B85" w:rsidP="00D30B85">
      <w:pPr>
        <w:pStyle w:val="PlainText"/>
      </w:pPr>
      <w:r>
        <w:t>[CDXLVII] В интернете активисты организации «The Yes Men» создали сайт http://www.nytimes-se.com/, оформление которого повторяет дизайн настоящего сайта газеты «The New York Times» и содержит те же новости, что и печатная версия поддельного номера.</w:t>
      </w:r>
    </w:p>
    <w:p w14:paraId="094D4734" w14:textId="56D56451" w:rsidR="00D30B85" w:rsidRDefault="00D30B85" w:rsidP="00D30B85">
      <w:pPr>
        <w:pStyle w:val="PlainText"/>
      </w:pPr>
      <w:r>
        <w:t>По сообщению из США корреспондента «Первого канала» только на печать 1,2 млн. экземпляров газеты по самым скромным подсчётам могло уйти до 400 тысяч долларов (http://www.1tv.ru/news/world/132398).</w:t>
      </w:r>
    </w:p>
    <w:p w14:paraId="3EF0EB29" w14:textId="77777777" w:rsidR="00D30B85" w:rsidRDefault="00D30B85" w:rsidP="00D30B85">
      <w:pPr>
        <w:pStyle w:val="PlainText"/>
      </w:pPr>
      <w:r>
        <w:t xml:space="preserve">[CDXLVIII] На ежегодной 2009 г. конференции Центра капитализма и общества при Колумбийском университете один из участников предложил залу вот такую “цитату из футуролога”, которую он зачитал со своего ноутбука: </w:t>
      </w:r>
    </w:p>
    <w:p w14:paraId="68C9AC37" w14:textId="77777777" w:rsidR="00D30B85" w:rsidRDefault="00D30B85" w:rsidP="00D30B85">
      <w:pPr>
        <w:pStyle w:val="PlainText"/>
      </w:pPr>
      <w:r>
        <w:t xml:space="preserve">«“Владельцы капитала будут стимулировать рабочий класс покупать всё больше и больше дорогих товаров, зданий и техники, толкая их тем самым брать всё более дорогие кредиты, до тех пор, пока кредиты не станут невыплачиваемыми. Невыплачиваемые кредиты ведут к банкротству банков, которые будут национализированы государством, что в итоге и приведёт к возникновению коммунизма” — Карл Маркс, “Капитал”, — закончил цитату хозяин ноутбука. </w:t>
      </w:r>
    </w:p>
    <w:p w14:paraId="4BFBEC84" w14:textId="77777777" w:rsidR="00D30B85" w:rsidRDefault="00D30B85" w:rsidP="00D30B85">
      <w:pPr>
        <w:pStyle w:val="PlainText"/>
      </w:pPr>
      <w:r>
        <w:t>Все участники конференции засмеялись и зааплодировали. Включая Джорджа Сороса и Пола Волкера» (http://weandworld.ru/economy/print:page,1,72-usa_com.html; Пол Волкер — советник Б.Х.Обамы по экономическим вопросам). И в связи с этим два замечания:</w:t>
      </w:r>
    </w:p>
    <w:p w14:paraId="083063B5" w14:textId="77777777" w:rsidR="00D30B85" w:rsidRDefault="00D30B85" w:rsidP="00D30B85">
      <w:pPr>
        <w:pStyle w:val="PlainText"/>
      </w:pPr>
      <w:r>
        <w:t>Заведомо неоплатный долг распределяется по всему обществу, а не только среди банков.</w:t>
      </w:r>
    </w:p>
    <w:p w14:paraId="53765AEE" w14:textId="5AAC392D" w:rsidR="00D30B85" w:rsidRDefault="00D30B85" w:rsidP="00D30B85">
      <w:pPr>
        <w:pStyle w:val="PlainText"/>
      </w:pPr>
      <w:r>
        <w:t xml:space="preserve">Для кого-то происшедшее на конференции в Колумбийском университете — курьёз, но в каждой шутке есть … (необходимое </w:t>
      </w:r>
      <w:r>
        <w:lastRenderedPageBreak/>
        <w:t>вписать).</w:t>
      </w:r>
    </w:p>
    <w:p w14:paraId="1C1A5AFA" w14:textId="28766EC8" w:rsidR="00D30B85" w:rsidRDefault="00D30B85" w:rsidP="00D30B85">
      <w:pPr>
        <w:pStyle w:val="PlainText"/>
      </w:pPr>
      <w:r>
        <w:t>[CDXLIX] В 1970</w:t>
      </w:r>
      <w:r>
        <w:noBreakHyphen/>
        <w:t>е гг. ЦК КПСС поставил задачу воспитания человека коммунистического будущего. И хотя тогда всё ушло в трёп, тем не менее осмысленно целенаправленное воспитание подрастающих поколений — должно быть одним из направлений политики государства, а для этого в обществе должна быть адекватная жизни психология личностного развития. Т.е. дело не сводится только к тому, чтобы система образования давала некий набор знаний и навыков, а из неё массово выходили человекообразные монстры, вооружённые достижениями современной цивилизации.</w:t>
      </w:r>
    </w:p>
    <w:p w14:paraId="6284C13A" w14:textId="012E9C33" w:rsidR="00D30B85" w:rsidRDefault="00D30B85" w:rsidP="00D30B85">
      <w:pPr>
        <w:pStyle w:val="PlainText"/>
      </w:pPr>
      <w:r>
        <w:t>[CDL] Эта проблематика кратко освещена в разделе 7.2 “Жизненный алгоритм становления личности” в работе ВП СССР “Диалектика и атеизм: две сути несовместны”.</w:t>
      </w:r>
    </w:p>
    <w:p w14:paraId="742AFA69" w14:textId="649EFE71" w:rsidR="00D30B85" w:rsidRDefault="00D30B85" w:rsidP="00D30B85">
      <w:pPr>
        <w:pStyle w:val="PlainText"/>
      </w:pPr>
      <w:r>
        <w:t>[CDLI] Замкнутые циклы это «природное сырьё ( продукция + промышленные отходы, используемые как сырьё для производства других видов продукции ( переработка продукции во вторсырьё при завершении пользования ею». Отходов, не вписывающихся в этот цикл, — минимум: они частично утилизируются и не попадают в природный круговорот веществ; а частично возвращаются в природный круговорот веществ, не нарушая его параметров по причине неантагонистичности природным процессам их химико-физического состава и объёмов выбросов.</w:t>
      </w:r>
    </w:p>
    <w:p w14:paraId="42943122" w14:textId="56E199EC" w:rsidR="00D30B85" w:rsidRDefault="00D30B85" w:rsidP="00D30B85">
      <w:pPr>
        <w:pStyle w:val="PlainText"/>
      </w:pPr>
      <w:r>
        <w:t>[CDLII] Это — одна из возможных формулировок исходного принципа технологически-организационного подхода к макроэкономическим системам.</w:t>
      </w:r>
    </w:p>
    <w:p w14:paraId="27DAD2B8" w14:textId="7CE29E53" w:rsidR="00D30B85" w:rsidRDefault="00D30B85" w:rsidP="00D30B85">
      <w:pPr>
        <w:pStyle w:val="PlainText"/>
      </w:pPr>
      <w:r>
        <w:t>[CDLIII] Судя по контексту речь идёт о потреблении нефтепродуктов на территории США. Как уже отмечалось ранее, по оценкам 1990</w:t>
      </w:r>
      <w:r>
        <w:noBreakHyphen/>
        <w:t>х годов, США потребляли непосредственно и опосредованно порядка 40 процентов мирового объёма добычи энергоносителей.</w:t>
      </w:r>
    </w:p>
    <w:p w14:paraId="0BF9D334" w14:textId="77777777" w:rsidR="00D30B85" w:rsidRDefault="00D30B85" w:rsidP="00D30B85">
      <w:pPr>
        <w:pStyle w:val="PlainText"/>
      </w:pPr>
      <w:r>
        <w:t xml:space="preserve">[CDLIV] Эта проблематика в контексте управления макроэкономическими системами рассмотрена в работе ВП СССР “Краткий курс…” (первая редакция ещё 1994 г.), но отечественная элита дураков выше такого рода проблем. См. также аналитическую записку ВП СССР “Российская академия наук против лженауки? — “Врачу”: исцелися сам…”из серии «О текущем моменте», № 4 (64), 2007 г. </w:t>
      </w:r>
    </w:p>
    <w:p w14:paraId="22EEEBDD" w14:textId="77777777" w:rsidR="00D30B85" w:rsidRDefault="00D30B85" w:rsidP="00D30B85">
      <w:pPr>
        <w:pStyle w:val="PlainText"/>
      </w:pPr>
      <w:r>
        <w:t xml:space="preserve">Кроме того если знать энергетический баланс планеты, то </w:t>
      </w:r>
      <w:r>
        <w:lastRenderedPageBreak/>
        <w:t>«глобальное потепление» — культовый миф: объём производства техногенной энергии человечеством — в пределах естественных колебаний глобального энергетического баланса планеты. Но потеря устойчивости климатической системы планеты под воздействием техногенных энергопотоков, локализованных в тех или иных точках и полосах, — это реальная опасность.</w:t>
      </w:r>
    </w:p>
    <w:p w14:paraId="1CE0C31A" w14:textId="2E4EABCC" w:rsidR="00D30B85" w:rsidRDefault="00D30B85" w:rsidP="00D30B85">
      <w:pPr>
        <w:pStyle w:val="PlainText"/>
      </w:pPr>
      <w:r>
        <w:t>«Для поддержания жизни человек ежедневно потребляет с пищей ( 2,5 тыс. ккал или ( 107 Дж, т.е. средняя мощность жизнедеятельности человека составляет примерно 120 ватт. На протяжении тысячелетий этой энергии ему хватало, чтобы строить дома, растить детей, воевать. За счёт энергии ветра, рек и домашних животных человек увеличил свою мощность до ( 0,5 кВт, к концу ХХ в. его мощность выросла до ( 2 кВт, а общее производство энергии в мире — до 1,3 ( 1013 Вт. К середине XXI века прогнозируемая мощность энергетики мира (( 3 ( 1013 Вт) сравняется c мощностью излучения недр Земли (( 3,2 ( 1013 Вт) и составит ( 0,03 % от мощности потока солнечной энергии, которая достигает поверхности Земли (0,8 ( 1017 Вт). Точные “пределы роста” производимой энергии до сих пор не установлены, но несомненно, что именно от неё зависит хрупкое равновесие всех жизненных циклов на Земле и само существование человека» (Л.И.Пономарёв, “Оправдание науки”, Бюллетень № 1 Комиссии Российской академии наук по борьбе с лженаукой и фальсификацией научных исследований, стр. 38, 39).</w:t>
      </w:r>
    </w:p>
    <w:p w14:paraId="1B218AE0" w14:textId="62C6A2C6" w:rsidR="00D30B85" w:rsidRDefault="00D30B85" w:rsidP="00D30B85">
      <w:pPr>
        <w:pStyle w:val="PlainText"/>
      </w:pPr>
      <w:r>
        <w:t>[CDLV] Ими живёт и ядерная энергетика — вся разница только в том, что она греет «рабочее тело» энергоустановок не химическими реакциями окисления «дров», я реакциями распада атомных ядер.</w:t>
      </w:r>
    </w:p>
    <w:p w14:paraId="7937C936" w14:textId="77777777" w:rsidR="00D30B85" w:rsidRDefault="00D30B85" w:rsidP="00D30B85">
      <w:pPr>
        <w:pStyle w:val="PlainText"/>
      </w:pPr>
      <w:r>
        <w:t xml:space="preserve">[CDLVI] Т.е. всё пройдёт примерно так же, как в прошлом имело место с деградацией научно-конструкторских школ по производству компьютерной техники. </w:t>
      </w:r>
    </w:p>
    <w:p w14:paraId="638EB758" w14:textId="77777777" w:rsidR="00D30B85" w:rsidRDefault="00D30B85" w:rsidP="00D30B85">
      <w:pPr>
        <w:pStyle w:val="PlainText"/>
      </w:pPr>
      <w:r>
        <w:t>В связи с этим приведём некоторые сведения о М.Б.Ходорковском:</w:t>
      </w:r>
    </w:p>
    <w:p w14:paraId="680A28C1" w14:textId="77777777" w:rsidR="00D30B85" w:rsidRDefault="00D30B85" w:rsidP="00D30B85">
      <w:pPr>
        <w:pStyle w:val="PlainText"/>
      </w:pPr>
      <w:r>
        <w:t xml:space="preserve">«Вместо того, чтобы инвестировать в геологоразведку, государство строит “золотую” трубу, комментирует записки Ходорковского Forbes. Первая очередь трубопровода ВСТО мощностью в 30 млн. тонн в год будет введена в строй в 2010 году. </w:t>
      </w:r>
    </w:p>
    <w:p w14:paraId="391E2304" w14:textId="77777777" w:rsidR="00D30B85" w:rsidRDefault="00D30B85" w:rsidP="00D30B85">
      <w:pPr>
        <w:pStyle w:val="PlainText"/>
      </w:pPr>
      <w:r>
        <w:t xml:space="preserve">Но заполнять её в обозримом будущем нечем: по самым оптимистичным прогнозам добыча нефти в Восточной Сибири </w:t>
      </w:r>
      <w:r>
        <w:lastRenderedPageBreak/>
        <w:t xml:space="preserve">выйдет в следующем году максимум на 18 млн. тонн. </w:t>
      </w:r>
    </w:p>
    <w:p w14:paraId="2AB31773" w14:textId="77777777" w:rsidR="00D30B85" w:rsidRDefault="00D30B85" w:rsidP="00D30B85">
      <w:pPr>
        <w:pStyle w:val="PlainText"/>
      </w:pPr>
      <w:r>
        <w:t xml:space="preserve">Генеральный директор “Роснефти” Сергей Богданчиков объявил, что себестоимость добычи одного барреля нефти и его транспортировка до трубопровода “Транснефти” равна 80 долларам. Добыча станет рентабельной только при условии, что мировые цены подскочат до 137 долларов. </w:t>
      </w:r>
    </w:p>
    <w:p w14:paraId="52B71B5B" w14:textId="77777777" w:rsidR="00D30B85" w:rsidRDefault="00D30B85" w:rsidP="00D30B85">
      <w:pPr>
        <w:pStyle w:val="PlainText"/>
      </w:pPr>
      <w:r>
        <w:t>(…)</w:t>
      </w:r>
    </w:p>
    <w:p w14:paraId="795F7A24" w14:textId="22B46B2B" w:rsidR="00D30B85" w:rsidRDefault="00D30B85" w:rsidP="00D30B85">
      <w:pPr>
        <w:pStyle w:val="PlainText"/>
      </w:pPr>
      <w:r>
        <w:t>Как преодолеть кризис: “Это тема даже не для одной докторской диссертации. Но если совсем вкратце: нужен практический переход к новой модели экономики, которая востребовала бы не до конца растраченный интеллектуальный и технологический потенциал России. Здесь свою роль может сыграть новая, альтернативная энергетика". Эта энергетика, прогнозирует Ходорковский, “скоро утратит привкус “альтернативности” и превратится в глобальный мейнстрим. И здесь России очень важно не отстать. Сейчас я занимаюсь проблемами новой энергетики ежедневно. Читаю, пишу”» (http://www.newsru.com/finance/01jun2009/khodorkovsky.html).</w:t>
      </w:r>
    </w:p>
    <w:p w14:paraId="7E801900" w14:textId="65C2A112" w:rsidR="00D30B85" w:rsidRDefault="00D30B85" w:rsidP="00D30B85">
      <w:pPr>
        <w:pStyle w:val="PlainText"/>
      </w:pPr>
      <w:r>
        <w:t>[CDLVII] Т.е. в этом абзаце Г.Уэллс оценивает перспективы с позиций европейского колониального эгоизма и к нему же взывает.</w:t>
      </w:r>
    </w:p>
    <w:p w14:paraId="76AA2087" w14:textId="4DF93CAB" w:rsidR="00D30B85" w:rsidRDefault="00D30B85" w:rsidP="00D30B85">
      <w:pPr>
        <w:pStyle w:val="PlainText"/>
      </w:pPr>
      <w:r>
        <w:t>[CDLVIII] И соответственно такому пониманию целей деятельности иностранного капитала на территории России, подтверждённому практикой империи, когда выплаты по дивидендам иностранным «инвесторам» росли быстрее, чем ВВП России, Советская власть изначально отрицала принцип свободы перемещения капиталов, товаров и трудовых ресурсов через границы. Действовал режим монополии государства на внешнюю торговлю. По этим же причинам СССР отказался от участия в «Плане Маршалла» (помощь США в восстановлении хозяйства Европейских стран) по завершении второй мировой войны ХХ века.</w:t>
      </w:r>
    </w:p>
    <w:p w14:paraId="6D995BFD" w14:textId="3439E505" w:rsidR="00D30B85" w:rsidRDefault="00D30B85" w:rsidP="00D30B85">
      <w:pPr>
        <w:pStyle w:val="PlainText"/>
      </w:pPr>
      <w:r>
        <w:t xml:space="preserve">[CDLIX] Имеется в виду многовековой безуспешный поиск морского пути из Атлантического в Тихий океан вокруг северных берегов Канады и Аляски. Первым такое плавание совершил в 1906 г. норвежский полярный исследователь Руал Амундесен, но из-за навигационных трудностей (льды и шхерный фарватер) найденный им маршрут не имел и не имеет экономического значения: Панамский канал выгоднее, и если его пропускной способности не хватит, то будет построен второй канал. (Наше </w:t>
      </w:r>
      <w:r>
        <w:lastRenderedPageBreak/>
        <w:t>пояснение при цитировании).</w:t>
      </w:r>
    </w:p>
    <w:p w14:paraId="2C13BD05" w14:textId="23456AAE" w:rsidR="00D30B85" w:rsidRDefault="00D30B85" w:rsidP="00D30B85">
      <w:pPr>
        <w:pStyle w:val="PlainText"/>
      </w:pPr>
      <w:r>
        <w:t>[CDLX] Американский предприниматель, который в 1920 г. посетил РСФСР и вёл переговоры о предоставлении на территории Советской России концессий капиталу США в то же самое время, когда Г.Уэллс был в Москве и встречался с В.И.Лениным.</w:t>
      </w:r>
    </w:p>
    <w:p w14:paraId="21FE6191" w14:textId="77777777" w:rsidR="00D30B85" w:rsidRDefault="00D30B85" w:rsidP="00D30B85">
      <w:pPr>
        <w:pStyle w:val="PlainText"/>
      </w:pPr>
      <w:r>
        <w:t>[CDLXI] Г.Уэллс даёт и характеристику “элите” Российской империи, пишет о приходе к власти РСДРП (б) и причинах провала её политических оппонентов:</w:t>
      </w:r>
    </w:p>
    <w:p w14:paraId="47607A7F" w14:textId="77777777" w:rsidR="00D30B85" w:rsidRDefault="00D30B85" w:rsidP="00D30B85">
      <w:pPr>
        <w:pStyle w:val="PlainText"/>
      </w:pPr>
      <w:r>
        <w:t>«Россия попала в теперешнюю беду вследствие мировой войны и моральной и умственной неполноценности своей правящей и имущей верхушки (как может попасть в беду и наше британское государство, а со временем даже и американское государство). У правителей России не хватило ни ума, ни совести прекратить войну, перестать разорять страну и захватывать самые лакомые куски, вызывая у всех остальных опасное недовольство, пока не пробил, их час. Они правили, и расточали, и грызлись между собой, и были так слепы, что до самой последней минуты не видели надвигающейся катастрофы. И затем, как я расскажу в следующих главах, пришли коммунисты…».</w:t>
      </w:r>
    </w:p>
    <w:p w14:paraId="5A03C449" w14:textId="77777777" w:rsidR="00D30B85" w:rsidRDefault="00D30B85" w:rsidP="00D30B85">
      <w:pPr>
        <w:pStyle w:val="PlainText"/>
      </w:pPr>
      <w:r>
        <w:t xml:space="preserve">«Основная катастрофа произошла в 1917 году, когда чудовищно бездарный царизм стал окончательно невыносим. Он разорил страну, потерял контроль над армией и доверие всего населения. Его полицейский строй выродился в режим насилия и разбоя. Падение царизма было неизбежно. </w:t>
      </w:r>
    </w:p>
    <w:p w14:paraId="4B337294" w14:textId="77777777" w:rsidR="00D30B85" w:rsidRDefault="00D30B85" w:rsidP="00D30B85">
      <w:pPr>
        <w:pStyle w:val="PlainText"/>
      </w:pPr>
      <w:r>
        <w:t>Но в России не было другого правительства, способного прийти ему на смену. На протяжении многих поколений усилия царизма были направлены главным образом на то, чтобы уничтожить всякую возможность замены его другим правительством. Он держался у власти именно благодаря тому, что, как бы плох он ни был, заменить его было нечем».</w:t>
      </w:r>
    </w:p>
    <w:p w14:paraId="0E4C62E2" w14:textId="77777777" w:rsidR="00D30B85" w:rsidRDefault="00D30B85" w:rsidP="00D30B85">
      <w:pPr>
        <w:pStyle w:val="PlainText"/>
      </w:pPr>
      <w:r>
        <w:t>Это мнение Г.Уэллса совпадает по существу с оценкой В.О.Клю</w:t>
      </w:r>
      <w:r>
        <w:softHyphen/>
        <w:t>чев</w:t>
      </w:r>
      <w:r>
        <w:softHyphen/>
        <w:t>ского: «Самодержавие нужно нам пока как стихийная сила, которая своей стихийно</w:t>
      </w:r>
      <w:r>
        <w:softHyphen/>
        <w:t>стью может сдерживать другие стихийные силы, ещё худшие» (цитированный ранее неоднократно девятитомник его сочинений, т. 9, стр. 383). И далее Г.Уэллс продолжает:</w:t>
      </w:r>
    </w:p>
    <w:p w14:paraId="4829B8EE" w14:textId="77777777" w:rsidR="00D30B85" w:rsidRDefault="00D30B85" w:rsidP="00D30B85">
      <w:pPr>
        <w:pStyle w:val="PlainText"/>
      </w:pPr>
      <w:r>
        <w:t xml:space="preserve">«Первая русская революция (судя по контексту — февральская 1917 г.: наше пояснение при цитировании) превратила Россию в дискуссионный клуб и арену политической </w:t>
      </w:r>
      <w:r>
        <w:lastRenderedPageBreak/>
        <w:t>драки. Либеральные круги, не привыкшие действовать и брать на себя ответственность, пустились в шумные споры о том, должна ли Россия быть конституционной монархией, либеральной республикой, социалистической республикой и так далее. Среди всей этой неразберихи позёрствовал “благородный либерал” Керенский; на поверхность всплывали разные авантюристы, “сильные личности”, лжесильные личности, российские монахи и российские бонапарты. Исчезли последние остатки общественного порядка. К концу 1917 года на улицах Москвы и Петрограда убийства и ограбления стали таким же обычным явлением, как автомобильные происшествия на улицах Лондона, с той разницей, что на них обращали ещё меньше внимания. На пароходе, шедшем из Ревеля (ныне Таллинн; Г.Уэллс возвращался из РСФСР через Эстонию, поскольку в условиях гражданской войны и блокады РСФСР державами Антанты прямого сообщения с «Великобратанией» не было: наше пояснение при цитировании), я встретил американца, бывшего представителя “Америкэн харвестер компании” в России, который находился в Москве во время этой полнейшей анархии. Он рассказывал об ограблениях среди бела дня, о часами валявшихся в канавах трупах, мимо которых занятые своими делами люди проходили так же, как проходят у нас мимо валяющегося на тротуаре дохлого котёнка».</w:t>
      </w:r>
    </w:p>
    <w:p w14:paraId="4C607853" w14:textId="77777777" w:rsidR="00D30B85" w:rsidRDefault="00D30B85" w:rsidP="00D30B85">
      <w:pPr>
        <w:pStyle w:val="PlainText"/>
      </w:pPr>
      <w:r>
        <w:t>«Когда правительство Керенского не заключило мира и британский военно-морской флот не облегчил положения на Балтике, развалившаяся русская армия сорвалась с линии фронта и хлынула обратно в Россию — лавина вооруженных крестьян, возвращающихся домой без надежд, без продовольствия, без всякой дисциплины. Это было время разгрома, время полнейшего социального разложения. Это был распад общества. Во многих местах вспыхнули крестьянские восстания. Поджоги усадьб часто сопровождались жестокой расправой с помещиками. Это был вызванный отчаянием взрыв самых тёмных сил человеческой натуры, и в большинстве случаев коммунисты несут не большую ответственность за эти злодеяния, чем, скажем, правительство Австралии».</w:t>
      </w:r>
    </w:p>
    <w:p w14:paraId="49316EC6" w14:textId="77777777" w:rsidR="00D30B85" w:rsidRDefault="00D30B85" w:rsidP="00D30B85">
      <w:pPr>
        <w:pStyle w:val="PlainText"/>
      </w:pPr>
      <w:r>
        <w:t xml:space="preserve">«И во всей России и среди русских, разбросанных по всему свету, была лишь одна организация, объединенная общей верой, общей волей, общей программой; это была партия коммунистов. В то время как вся остальная Россия была либо пассивна, как крестьянство, либо занималась бесплодными спорами, либо </w:t>
      </w:r>
      <w:r>
        <w:lastRenderedPageBreak/>
        <w:t>предавалась насилию или дрожала от страха, коммунисты, воодушевленные своими идеями, были готовы к действию. (…) она сумела захватить и удержать власть в развалившейся Империи, потому что в те страшные дни она была единственной организацией, которая давала людям единую установку, единый план действий, чувство взаимного доверия. Это было и есть единственно возможное в России, идейно сплочённое правительство. Сомнительные авантюристы, терзающие Россию при поддержке западных держав, — Деникин, Колчак, Врангель и прочие — не руководствуются никакими принципиальными соображениями и не могут предложить какой-либо прочной, заслуживающей доверия основы для сплочения народа (это было действительно так: все названные — военные специалисты, на протяжении большей части жизни — служаки, которые в проблематике обобщённых средств управления / оружия выше самого низкого шестого приоритета ничего не понимали и потому просто были не способны быть вождями народа и руководителями государства: наше выделение и замечание при цитировании). По существу, это просто бандиты. Коммунисты же, что бы о них ни говорили, — это люди идеи, и можно не сомневаться, что они будут за свои идеи бороться. Сегодня коммунисты морально стоят выше всех своих противников».</w:t>
      </w:r>
    </w:p>
    <w:p w14:paraId="391A6BFB" w14:textId="267F5FDB" w:rsidR="00D30B85" w:rsidRDefault="00D30B85" w:rsidP="00D30B85">
      <w:pPr>
        <w:pStyle w:val="PlainText"/>
      </w:pPr>
      <w:r>
        <w:t>Впечатления Г.Уэллса качественно отличаются от мифотворчества воздыхателей о возобновлении прошлого — нынешних монархистов и либералов, которые не способны договориться друг с другом о желаемом будущем. Герберт Уэллс, в отличие от россионских мифотворцев, был современником тех событий, и он не был ни монархистом, ни марксистом. Монархизм он считал отжившим прошлым, а марксизм — профанацией будущего и потому его оценки событий того времени — во многом достоверны.</w:t>
      </w:r>
    </w:p>
    <w:p w14:paraId="19EFA18D" w14:textId="77777777" w:rsidR="00D30B85" w:rsidRDefault="00D30B85" w:rsidP="00D30B85">
      <w:pPr>
        <w:pStyle w:val="PlainText"/>
      </w:pPr>
      <w:r>
        <w:t>[CDLXII] Г.Уэллс о марксизме:</w:t>
      </w:r>
    </w:p>
    <w:p w14:paraId="75766636" w14:textId="77777777" w:rsidR="00D30B85" w:rsidRDefault="00D30B85" w:rsidP="00D30B85">
      <w:pPr>
        <w:pStyle w:val="PlainText"/>
      </w:pPr>
      <w:r>
        <w:t>«Грубая марксистская философия, делящая всё человечество на буржуазию и пролетариат, представляет себе всю жизнь общества как примитивную “борьбу классов” и не имеет понятия об условиях, необходимых для сохранения интеллектуальной жизни общества».</w:t>
      </w:r>
    </w:p>
    <w:p w14:paraId="583BE524" w14:textId="77777777" w:rsidR="00D30B85" w:rsidRDefault="00D30B85" w:rsidP="00D30B85">
      <w:pPr>
        <w:pStyle w:val="PlainText"/>
      </w:pPr>
      <w:r>
        <w:t xml:space="preserve">«… у марксистского коммунизма нет никаких планов и идей относительно интеллектуальной жизни общества. Марксистский коммунизм всегда являлся теорией подготовки революции, </w:t>
      </w:r>
      <w:r>
        <w:lastRenderedPageBreak/>
        <w:t>теорией, не только лишённой созидательных, творческих идей, но прямо враждебной им. Каждый коммунистический агитатор презирает “утопизм” и относится с пренебрежением к разумному планированию. Даже английские бизнесмены старого типа не верили так слепо, что все само по себе “образуется”, как эти марксисты. Наряду со множеством других созидательных проблем русское коммунистическое правительство вплотную столкнулось сейчас с проблемой сохранения научной жизни, мысли и обмена мнениями, содействия художественному творчеству. Пророк Маркс и его Священное писание не дают никаких наставлений по всем этим вопросам. Поэтому, не имея готовой программы, большевики вынуждены неуклюже импровизировать и ограничиваться пока отчаянными попытками спасти обломки прежней интеллектуальной жизни. Но её можно уподобить очень больному и несчастному существу, готовому в любую минуту погибнуть у них на руках».</w:t>
      </w:r>
    </w:p>
    <w:p w14:paraId="7F8D2E18" w14:textId="49F88279" w:rsidR="00D30B85" w:rsidRDefault="00D30B85" w:rsidP="00D30B85">
      <w:pPr>
        <w:pStyle w:val="PlainText"/>
      </w:pPr>
      <w:r>
        <w:t>«Марксистская теория довела их воображение до “диктатуры классово сознательного пролетариата” и затем намекала, весьма туманно, как мы теперь видим, что там их ожидают новые небеса и новая земля. Если б это сбылось, это действительно означало бы переворот в судьбах человечества. Но мы увидели в России все те же небеса и все ту же землю, покрытую развалинами, брошенными реликвиями и обломками развороченной старой государственной машины, с тем же упрямым мужиком, крепко сидящим на своем наделе, и — коммунизм, отважно и честно правящий в городах и всё же во многих отношениях похожий на фокусника, который забыл захватить голубя и кролика и не может ничего вытащить из шляпы».</w:t>
      </w:r>
    </w:p>
    <w:p w14:paraId="5DB22BD4" w14:textId="4D176296" w:rsidR="00D30B85" w:rsidRDefault="00D30B85" w:rsidP="00D30B85">
      <w:pPr>
        <w:pStyle w:val="PlainText"/>
      </w:pPr>
      <w:r>
        <w:t>[CDLXIII] Впечатления Г.Уэллса от беседы с В.И.Лениным: «Разговаривая с Лениным, я понял, что коммунизм, несмотря на Маркса, всё-таки может быть огромной творческой силой».</w:t>
      </w:r>
    </w:p>
    <w:p w14:paraId="152DFD9F" w14:textId="2F2434A0" w:rsidR="00D30B85" w:rsidRDefault="00D30B85" w:rsidP="00D30B85">
      <w:pPr>
        <w:pStyle w:val="PlainText"/>
      </w:pPr>
      <w:r>
        <w:t>[CDLXIV] В этой связи напомним, что самостоятельный выбор социалистического пути развития по завершении второй мировой войны ХХ века обществами Франции, Италии, Греции потребовал силового подавления активности в них коммунистических партий, благодаря чему они и остались капиталистическими до настоящего времени.</w:t>
      </w:r>
    </w:p>
    <w:p w14:paraId="1B03B45F" w14:textId="31A67E0F" w:rsidR="00D30B85" w:rsidRDefault="00D30B85" w:rsidP="00D30B85">
      <w:pPr>
        <w:pStyle w:val="PlainText"/>
      </w:pPr>
      <w:r>
        <w:t>[CDLXV] Задолго до С.Окито и А.С.Эпштейна об этом писал И.В.Сталин в “Экономических проблемах социализма в СССР”. См. работу ВП СССР “Форд и Сталин: о том, как жить по-</w:t>
      </w:r>
      <w:r>
        <w:lastRenderedPageBreak/>
        <w:t>человечески”, в которой названная работа И.В.Сталина обстоятельно анализируется.</w:t>
      </w:r>
    </w:p>
    <w:p w14:paraId="5B3EC1C4" w14:textId="36E2870E" w:rsidR="00D30B85" w:rsidRDefault="00D30B85" w:rsidP="00D30B85">
      <w:pPr>
        <w:pStyle w:val="PlainText"/>
      </w:pPr>
      <w:r>
        <w:t>[CDLXVI] Опаснее врага — свой деятельный дурак, чему примером М.С.Горбачёв.</w:t>
      </w:r>
    </w:p>
    <w:p w14:paraId="2B63F828" w14:textId="23740B60" w:rsidR="00D30B85" w:rsidRDefault="00D30B85" w:rsidP="00D30B85">
      <w:pPr>
        <w:pStyle w:val="PlainText"/>
      </w:pPr>
      <w:r>
        <w:t>[CDLXVII] Идеологом реформы был Евсей Григорьевич Либерман. См. М.Антонов. “Цена реформаторства”. “Красная звезда”, 25 апреля 2007 г., публикация в интернете: http://www.redstar.ru/2007/04/25_04/5_05.html.</w:t>
      </w:r>
    </w:p>
    <w:p w14:paraId="35E5399E" w14:textId="74BBF59E" w:rsidR="00D30B85" w:rsidRDefault="00D30B85" w:rsidP="00D30B85">
      <w:pPr>
        <w:pStyle w:val="PlainText"/>
      </w:pPr>
      <w:r>
        <w:t>[CDLXVIII] Чтобы убедиться в правомочности именно такой оценки хозяйственной реформы 1965 г. следует обратиться к книге “Хозяйственная реформа в СССР” (Приложение к “Экономической газете” за 1969 г., Москва, издательство «Правда», 1969 г.).</w:t>
      </w:r>
    </w:p>
    <w:p w14:paraId="69CA987F" w14:textId="3CA1500B" w:rsidR="00D30B85" w:rsidRDefault="00D30B85" w:rsidP="00D30B85">
      <w:pPr>
        <w:pStyle w:val="PlainText"/>
      </w:pPr>
      <w:r>
        <w:t>[CDLXIX] Кого эта проблематика интересует, — читайте работу ВП СССР “Мёртвая вода”, осваивайте достаточно общую теорию управления и на её основе вырабатывайте систему воззрений на хозяйственную деятельность общества.</w:t>
      </w:r>
    </w:p>
    <w:p w14:paraId="7F0D982C" w14:textId="77777777" w:rsidR="00D30B85" w:rsidRDefault="00D30B85" w:rsidP="00D30B85">
      <w:pPr>
        <w:pStyle w:val="PlainText"/>
      </w:pPr>
      <w:r>
        <w:t>[CDLXX] За несколько дней до смерти Л.И.Брежнева, последовавшей 10 ноября 1982 г. в обществе уже ходил анекдот:</w:t>
      </w:r>
    </w:p>
    <w:p w14:paraId="138888CB" w14:textId="0B291FB9" w:rsidR="00D30B85" w:rsidRDefault="00D30B85" w:rsidP="00D30B85">
      <w:pPr>
        <w:pStyle w:val="PlainText"/>
      </w:pPr>
      <w:r>
        <w:t>Выходит Брежнев на трибуну Кремлёвского дворца съездов, достаёт из кармана пиджака листок с речью и начинает читать: «Дорогие товарищи! Советский народ постигло большое горе — сегодня скончался Генеральный секретарь ЦК КПСС Леонид Ильич Брежнев…» Тут до Брежнева доходит смысл прочитанных им слов, он сходит с трибуны, уходит за кулисы и устраивает разнос референтам. Референты в ответ: «Мы не виноваты, Леонид Ильич, сколько раз мы Вам говорили: “Не надевайте пиджак Андропова…”».</w:t>
      </w:r>
    </w:p>
    <w:p w14:paraId="43B2ACC3" w14:textId="42882A1C" w:rsidR="00D30B85" w:rsidRDefault="00D30B85" w:rsidP="00D30B85">
      <w:pPr>
        <w:pStyle w:val="PlainText"/>
      </w:pPr>
      <w:r>
        <w:t xml:space="preserve">[CDLXXI] В народной памяти от того времени остались воспоминания о несбывшейся надежде на подъём страны, о карикатурных облавах на прогульщиков в кинотеатрах, кары за выпивку и «корпоративчики» на рабочем месте. Правление Ю.В.Андропова продолжалось 15 месяцев, несколько из которых он провёл в больничной палате. </w:t>
      </w:r>
    </w:p>
    <w:p w14:paraId="7CC4562D" w14:textId="7AEF1FA1" w:rsidR="00D30B85" w:rsidRDefault="00D30B85" w:rsidP="00D30B85">
      <w:pPr>
        <w:pStyle w:val="PlainText"/>
      </w:pPr>
      <w:r>
        <w:t xml:space="preserve">[CDLXXII] Его миссия как «вождя и учителя» советского народа началась с публикации статьи “Учение Карла Маркса и некоторые вопросы социалистического строительства в СССР” (март 1983 г.), в которой состоятельность марксизма не оспаривалась, что подразумевало и преодоление общего кризиса социализма в СССР и общего кризиса капитализма в глобальных </w:t>
      </w:r>
      <w:r>
        <w:lastRenderedPageBreak/>
        <w:t>масштабах на основе «всепобеждающего учения Маркса — Энгельса — Ленина».</w:t>
      </w:r>
    </w:p>
    <w:p w14:paraId="56BE4E10" w14:textId="77777777" w:rsidR="00D30B85" w:rsidRDefault="00D30B85" w:rsidP="00D30B85">
      <w:pPr>
        <w:pStyle w:val="PlainText"/>
      </w:pPr>
      <w:r>
        <w:t xml:space="preserve">[CDLXXIII] Именно «прикрыть», а не «закрыть окончательно»: в “Российской газете” от 31 августа 1995 г. была опубликована статья “Утописты народ горячий”. В ней сообщается о проходившем в Канаде (Монреаль) 18-м международном конгрессе историков. Жаркая дискуссия развернулась вокруг докладов россиян и восточно-европейцев. «Присутствовавшим на “круглом столе” западным марксистам и троцкистам (весьма многозначительное противопоставление или выделение троцкизма из марксизма: наш комментарий) не понравились ссылки на христианскую религию в докладах. Их задело, в частности, утверждение, что утопия завладевает умами в обществе в результате отхода от христианских ценностей. Российских историков обвинили в обскурантизме и в том, что они пытаются перевести стрелку часов на много столетий назад. Историки из Восточной Европы и России были солидарны в критике марксизма, что не понравилось их западным коллегам. (Международное канадское радио)». </w:t>
      </w:r>
    </w:p>
    <w:p w14:paraId="429D5169" w14:textId="3777DEE3" w:rsidR="00D30B85" w:rsidRDefault="00D30B85" w:rsidP="00D30B85">
      <w:pPr>
        <w:pStyle w:val="PlainText"/>
      </w:pPr>
      <w:r>
        <w:t>Т.е. в культивируемом на Западе «плюрализме мнений» марксизм по-прежнему занимает своё место, а критика его содержания и безсодержательности — недопустима.</w:t>
      </w:r>
    </w:p>
    <w:p w14:paraId="0CAE6C1B" w14:textId="3BE2696F" w:rsidR="00D30B85" w:rsidRDefault="00D30B85" w:rsidP="00D30B85">
      <w:pPr>
        <w:pStyle w:val="PlainText"/>
      </w:pPr>
      <w:r>
        <w:t>[CDLXXIV] Профессор истории Нью-Йоркского университета (США).</w:t>
      </w:r>
    </w:p>
    <w:p w14:paraId="26134E70" w14:textId="77777777" w:rsidR="00D30B85" w:rsidRDefault="00D30B85" w:rsidP="00D30B85">
      <w:pPr>
        <w:pStyle w:val="PlainText"/>
      </w:pPr>
      <w:r>
        <w:t xml:space="preserve">[CDLXXV] С.Коэн это интервью завершил словами: </w:t>
      </w:r>
    </w:p>
    <w:p w14:paraId="77F38FA0" w14:textId="076A4135" w:rsidR="00D30B85" w:rsidRDefault="00D30B85" w:rsidP="00D30B85">
      <w:pPr>
        <w:pStyle w:val="PlainText"/>
      </w:pPr>
      <w:r>
        <w:t>«В Америке в бедах России часто винят русский народ. Я же полагаю, что виновата российская элита. Мне кажется, что россияне могут быть гражданами великой демократической страны с развитой экономикой. Проблемы — не с народом, а с элитой. В настоящее время большая часть ваших элит скорее хочет воровать, чем думать о народе. Может быть, есть нужда в новом поколении элит (выделено жирным нами при цитировании: по отношению к отечественным “элитариям” многообещающе…). Я не знаю».</w:t>
      </w:r>
    </w:p>
    <w:p w14:paraId="12544BD9" w14:textId="472A0EF0" w:rsidR="00D30B85" w:rsidRDefault="00D30B85" w:rsidP="00D30B85">
      <w:pPr>
        <w:pStyle w:val="PlainText"/>
      </w:pPr>
      <w:r>
        <w:t>[CDLXXVI] Институт экономики мировой системы социализма (наше пояснение при цитировании).</w:t>
      </w:r>
    </w:p>
    <w:p w14:paraId="0BA96B80" w14:textId="77777777" w:rsidR="00D30B85" w:rsidRDefault="00D30B85" w:rsidP="00D30B85">
      <w:pPr>
        <w:pStyle w:val="PlainText"/>
      </w:pPr>
      <w:r>
        <w:t>[CDLXXVII] Различие между И.В.Сталиным и А.Н.Яковлевым, вербанутым ЦРУ и буржуазно-либеральными «братанами», в том, что:</w:t>
      </w:r>
    </w:p>
    <w:p w14:paraId="40E6775D" w14:textId="77777777" w:rsidR="00D30B85" w:rsidRDefault="00D30B85" w:rsidP="00D30B85">
      <w:pPr>
        <w:pStyle w:val="PlainText"/>
      </w:pPr>
      <w:r>
        <w:t xml:space="preserve">И.В.Сталину жизненная несостоятельность марксизма была </w:t>
      </w:r>
      <w:r>
        <w:lastRenderedPageBreak/>
        <w:t>помехой в деле строительства коммунизма;</w:t>
      </w:r>
    </w:p>
    <w:p w14:paraId="29F91B42" w14:textId="77777777" w:rsidR="00D30B85" w:rsidRDefault="00D30B85" w:rsidP="00D30B85">
      <w:pPr>
        <w:pStyle w:val="PlainText"/>
      </w:pPr>
      <w:r>
        <w:t xml:space="preserve">А паскуде А.Н.Яковлеву — её необходимо было выявить для того, чтобы дискредитировать коммунизм и объявить его жизненно невозможной утопией. </w:t>
      </w:r>
    </w:p>
    <w:p w14:paraId="51A68644" w14:textId="77777777" w:rsidR="00D30B85" w:rsidRDefault="00D30B85" w:rsidP="00D30B85">
      <w:pPr>
        <w:pStyle w:val="PlainText"/>
      </w:pPr>
      <w:r>
        <w:t xml:space="preserve">Кроме того: </w:t>
      </w:r>
    </w:p>
    <w:p w14:paraId="6547970E" w14:textId="77777777" w:rsidR="00D30B85" w:rsidRDefault="00D30B85" w:rsidP="00D30B85">
      <w:pPr>
        <w:pStyle w:val="PlainText"/>
      </w:pPr>
      <w:r>
        <w:t>И.В.Сталин сам понял и сам выразил то, что считал необходимым для дела строительства коммунизма;</w:t>
      </w:r>
    </w:p>
    <w:p w14:paraId="338BE7A1" w14:textId="72A8945C" w:rsidR="00D30B85" w:rsidRDefault="00D30B85" w:rsidP="00D30B85">
      <w:pPr>
        <w:pStyle w:val="PlainText"/>
      </w:pPr>
      <w:r>
        <w:t>А пакостник А.Н.Яковлев заказал тематическую работу аппарату — к тому же не познавательно-творческую, а компилятивно-цитатную. Но о дальнейшей судьбе сделанного по заказу А.Н.Яковлева “шедевра” научной мысли принципиально безпринципный продажно-услужли</w:t>
      </w:r>
      <w:r>
        <w:softHyphen/>
        <w:t>вый аппаратчик А.Ципко ничего не сообщает…</w:t>
      </w:r>
    </w:p>
    <w:p w14:paraId="485091BF" w14:textId="11295F3B" w:rsidR="00D30B85" w:rsidRDefault="00D30B85" w:rsidP="00D30B85">
      <w:pPr>
        <w:pStyle w:val="PlainText"/>
      </w:pPr>
      <w:r>
        <w:t>[CDLXXVIII] Начиная от СССР и кончая третьим рейхом и Северной Кореей.</w:t>
      </w:r>
    </w:p>
    <w:p w14:paraId="7B370EA8" w14:textId="75EAA0B8" w:rsidR="00D30B85" w:rsidRDefault="00D30B85" w:rsidP="00D30B85">
      <w:pPr>
        <w:pStyle w:val="PlainText"/>
      </w:pPr>
      <w:r>
        <w:t>[CDLXXIX] Неоднократно цитированный ранее девятитомник его сочинений, т. 9, стр. 378.</w:t>
      </w:r>
    </w:p>
    <w:p w14:paraId="4524AB2E" w14:textId="00EA0954" w:rsidR="00D30B85" w:rsidRDefault="00D30B85" w:rsidP="00D30B85">
      <w:pPr>
        <w:pStyle w:val="PlainText"/>
      </w:pPr>
      <w:r>
        <w:t>[CDLXXX] «Права человека», состоявшегося в качестве человека, ущемлены быть не могут в силу того, что человек по Предопределению — наместник Божий на Земле: это — миссия для всех и каждого, но до её осуществления необходимо вызреть — вызреть осознанно-целенаправленно.</w:t>
      </w:r>
    </w:p>
    <w:p w14:paraId="2D749A28" w14:textId="68680583" w:rsidR="00D30B85" w:rsidRDefault="00D30B85" w:rsidP="00D30B85">
      <w:pPr>
        <w:pStyle w:val="PlainText"/>
      </w:pPr>
      <w:r>
        <w:t>[CDLXXXI] Сборная Россионии играла со сборной Японии 9 июня 2002 г. Проигравшая команда выбывала из дальнейшего участия в чемпионате (http://www.kommersant.ru/news/lenta.html?id=60931).</w:t>
      </w:r>
    </w:p>
    <w:p w14:paraId="79A860F5" w14:textId="4ED51B48" w:rsidR="00D30B85" w:rsidRDefault="00D30B85" w:rsidP="00D30B85">
      <w:pPr>
        <w:pStyle w:val="PlainText"/>
      </w:pPr>
      <w:r>
        <w:t>[CDLXXXII] Этим событиям, но в других их аспектах и взаимосвязях, посвящена аналитическая записка ВП СССР «О событиях во Франции конца октября — ноября 2005 года, о глобальной сценаристике и перспективах “Россионии”».</w:t>
      </w:r>
    </w:p>
    <w:p w14:paraId="6084814E" w14:textId="74831B34" w:rsidR="00D30B85" w:rsidRDefault="00D30B85" w:rsidP="00D30B85">
      <w:pPr>
        <w:pStyle w:val="PlainText"/>
      </w:pPr>
      <w:r>
        <w:t>[CDLXXXIII] Это обстоятельство не говорит в пользу интеллектуальной состоятельности погибших — могли бы стать и кандидатами на «Дарвиновскую премию» 2005 г., присуждаемую за самую глупую смерть.</w:t>
      </w:r>
    </w:p>
    <w:p w14:paraId="690E7A14" w14:textId="77777777" w:rsidR="00D30B85" w:rsidRDefault="00D30B85" w:rsidP="00D30B85">
      <w:pPr>
        <w:pStyle w:val="PlainText"/>
      </w:pPr>
      <w:r>
        <w:t xml:space="preserve">[CDLXXXIV] В нашем понимании это бездействие было провокационным в русле троцкистского проекта разрешения общего кризиса капитализма. </w:t>
      </w:r>
    </w:p>
    <w:p w14:paraId="64B7894F" w14:textId="7A49151E" w:rsidR="00D30B85" w:rsidRDefault="00D30B85" w:rsidP="00D30B85">
      <w:pPr>
        <w:pStyle w:val="PlainText"/>
      </w:pPr>
      <w:r>
        <w:t>В настоящее время мировой троцкизм как потенциально революционная сила — это два течения: 1) орто</w:t>
      </w:r>
      <w:r>
        <w:softHyphen/>
        <w:t>док</w:t>
      </w:r>
      <w:r>
        <w:softHyphen/>
        <w:t xml:space="preserve">сальный марксизм с добавлением произведений Л.Д.Троцкого и его </w:t>
      </w:r>
      <w:r>
        <w:lastRenderedPageBreak/>
        <w:t>последователей и 2) пре</w:t>
      </w:r>
      <w:r>
        <w:softHyphen/>
        <w:t>тенду</w:t>
      </w:r>
      <w:r>
        <w:softHyphen/>
        <w:t>ющий на истинность истолкования жизни на основе Корана лжемусульманский (по миропониманию), но ритуально безупречный экстремизм. См. аналитическую записку ВП СССР “Мусульманский облик троцкизма?” (1996 г.) и упомянутую в сноске выше записку «О событиях во Франции конца октября — ноября 2005 года, о глобальной сценаристике и перспективах “Россионии”».</w:t>
      </w:r>
    </w:p>
    <w:p w14:paraId="60BC0D24" w14:textId="27120CB1" w:rsidR="00D30B85" w:rsidRDefault="00D30B85" w:rsidP="00D30B85">
      <w:pPr>
        <w:pStyle w:val="PlainText"/>
      </w:pPr>
      <w:r>
        <w:t xml:space="preserve">[CDLXXXV] В первую же неделю безпорядков поступали сообщения, что действия погромщиков в масштабах Франции координируются через интернет и по сетям мобильной телефонной связи. </w:t>
      </w:r>
    </w:p>
    <w:p w14:paraId="7A7DBC96" w14:textId="7EF6547B" w:rsidR="00D30B85" w:rsidRDefault="00D30B85" w:rsidP="00D30B85">
      <w:pPr>
        <w:pStyle w:val="PlainText"/>
      </w:pPr>
      <w:r>
        <w:t>[CDLXXXVI] Нарушение принципа «свободы перемещения через границы товаров, капитала и трудовых ресурсов».</w:t>
      </w:r>
    </w:p>
    <w:p w14:paraId="4B13E985" w14:textId="50D0E383" w:rsidR="00D30B85" w:rsidRDefault="00D30B85" w:rsidP="00D30B85">
      <w:pPr>
        <w:pStyle w:val="PlainText"/>
      </w:pPr>
      <w:r>
        <w:t>[CDLXXXVII] 20 ноября “Радио России” сообщило, что за 3 недели безпорядков во Франции сожжено более 9 000 автомашин, разгромлено более 100 магазинов и разного рода зданий, 126 полицейских и жандармов получили ранения.</w:t>
      </w:r>
    </w:p>
    <w:p w14:paraId="78B4FC77" w14:textId="71CF8896" w:rsidR="00D30B85" w:rsidRDefault="00D30B85" w:rsidP="00D30B85">
      <w:pPr>
        <w:pStyle w:val="PlainText"/>
      </w:pPr>
      <w:r>
        <w:t>[CDLXXXVIII] И эта оценка — ошибка французских социологов. В подавляющем большинстве случаев проблема не во взаимном расизме, а во взаимно скотском отношении друг к другу, для чего этнические различия только повод. (Наше замечание при цитировании).</w:t>
      </w:r>
    </w:p>
    <w:p w14:paraId="41B7E2EB" w14:textId="5F077D77" w:rsidR="00D30B85" w:rsidRDefault="00D30B85" w:rsidP="00D30B85">
      <w:pPr>
        <w:pStyle w:val="PlainText"/>
      </w:pPr>
      <w:r>
        <w:t>[CDLXXXIX] Это конфликт цивилизации, выражающей определённый смысл жизни, и порождённого ею же скотства, отвергающего эту и какую бы то ни было иную цивилизацию с их смыслом жизни и стремящегося только к получению удовольствия без какого бы то ни было осмысленного труда.</w:t>
      </w:r>
    </w:p>
    <w:p w14:paraId="3D652688" w14:textId="2F533B3D" w:rsidR="00D30B85" w:rsidRDefault="00D30B85" w:rsidP="00D30B85">
      <w:pPr>
        <w:pStyle w:val="PlainText"/>
      </w:pPr>
      <w:r>
        <w:t>[CDXC] По сути это — признание несостоятельности того проекта «конвергенции», который по умолчанию реализуется во Франции на протяжении десятилетий по завершении второй мировой войны ХХ века, хотя дальнейшее объяснение причин не соответствует действительности, поскольку игнорирует явление скотства человекообразных, ставшее достаточно массовым, но которое называть его именем «неполиткорректно».</w:t>
      </w:r>
    </w:p>
    <w:p w14:paraId="2714515A" w14:textId="78D88037" w:rsidR="00D30B85" w:rsidRDefault="00D30B85" w:rsidP="00D30B85">
      <w:pPr>
        <w:pStyle w:val="PlainText"/>
      </w:pPr>
      <w:r>
        <w:t>[CDXCI] Журналистка, в начале 1990</w:t>
      </w:r>
      <w:r>
        <w:noBreakHyphen/>
        <w:t>х гг. была известна по сплетням о её «любовных связях» с тогдашним председателем Верховного Совета РСФСР Русланом Имрановичем Хасбулатовым.</w:t>
      </w:r>
    </w:p>
    <w:p w14:paraId="24BBC1C8" w14:textId="2DF42DFC" w:rsidR="00D30B85" w:rsidRDefault="00D30B85" w:rsidP="00D30B85">
      <w:pPr>
        <w:pStyle w:val="PlainText"/>
      </w:pPr>
      <w:r>
        <w:t xml:space="preserve">[CDXCII] “Радио России” 13.11.2005 г. со ссылкой на газету “Русский курьер” сообщило, что СМИ сформировали превратное </w:t>
      </w:r>
      <w:r>
        <w:lastRenderedPageBreak/>
        <w:t>мнение о событиях во Франции у россиян. Дескать на пособие в 500 евро в Париже не выжить, да и получить право на пособие не так-то просто, по какой причине большинство бунтовщиков пособий не получают. И соответственно протест в форме бунта носит характер исключительно социально-классовый. Также “Радио России” сообщило, что среди задержанных погромщиков нет ни одного, кто владел бы арабским языком: все говорят на французском языке.</w:t>
      </w:r>
    </w:p>
    <w:p w14:paraId="0B94ED66" w14:textId="798C74B9" w:rsidR="00D30B85" w:rsidRDefault="00D30B85" w:rsidP="00D30B85">
      <w:pPr>
        <w:pStyle w:val="PlainText"/>
      </w:pPr>
      <w:r>
        <w:t>[CDXCIII] По контексту просится «нефранцузских».</w:t>
      </w:r>
    </w:p>
    <w:p w14:paraId="1C66CB47" w14:textId="13D8AFA6" w:rsidR="00D30B85" w:rsidRDefault="00D30B85" w:rsidP="00D30B85">
      <w:pPr>
        <w:pStyle w:val="PlainText"/>
      </w:pPr>
      <w:r>
        <w:t xml:space="preserve">[CDXCIV] Как можно понять, «правозащитники» по поводу этого подстрекательства к убийствам людей молчат точно так же, как молчит и французская государственная юстиция. (Наше замечание при цитировании). </w:t>
      </w:r>
    </w:p>
    <w:p w14:paraId="7AD72F78" w14:textId="6F83A35F" w:rsidR="00D30B85" w:rsidRDefault="00D30B85" w:rsidP="00D30B85">
      <w:pPr>
        <w:pStyle w:val="PlainText"/>
      </w:pPr>
      <w:r>
        <w:t>[CDXCV] Одни из инструментов осуществления безструктурного управления толпой.</w:t>
      </w:r>
    </w:p>
    <w:p w14:paraId="281F54C5" w14:textId="0FEA6D75" w:rsidR="00D30B85" w:rsidRDefault="00D30B85" w:rsidP="00D30B85">
      <w:pPr>
        <w:pStyle w:val="PlainText"/>
      </w:pPr>
      <w:r>
        <w:t>[CDXCVI] Человеческое — ИМЕННО ЧЕЛОВЕЧЕСКОЕ (с позиций человечного типа строя психики) — общение это — самое дорогое, что есть в жизни и, что многие так и не научаются ценить, даже достигнув глубокой старости.</w:t>
      </w:r>
    </w:p>
    <w:p w14:paraId="2F75E637" w14:textId="791E37CC" w:rsidR="00D30B85" w:rsidRDefault="00D30B85" w:rsidP="00D30B85">
      <w:pPr>
        <w:pStyle w:val="PlainText"/>
      </w:pPr>
      <w:r>
        <w:t>[CDXCVII] Как у старухи из “Сказки о золотой рыбке” А.С.Пушкина.</w:t>
      </w:r>
    </w:p>
    <w:p w14:paraId="174F8B24" w14:textId="5F5A5199" w:rsidR="00D30B85" w:rsidRDefault="00D30B85" w:rsidP="00D30B85">
      <w:pPr>
        <w:pStyle w:val="PlainText"/>
      </w:pPr>
      <w:r>
        <w:t>[CDXCVIII] Если эту проблематику затронуть, то реакция выражается в широко известной фразе: “Не учите меня жить — лучше помогите материально” (т.е. финансами или желанными благами в их натуральном виде).</w:t>
      </w:r>
    </w:p>
    <w:p w14:paraId="26F93C11" w14:textId="13D4A285" w:rsidR="00D30B85" w:rsidRDefault="00D30B85" w:rsidP="00D30B85">
      <w:pPr>
        <w:pStyle w:val="PlainText"/>
      </w:pPr>
      <w:r>
        <w:t>[CDXCIX] Бриллиант, переданный ему «аббатом» в прок ему не пошёл и Кадрус оказался на каторге, а потом в конце концов был убит при попытке ограбления особняка графа Монте-Кристо.</w:t>
      </w:r>
    </w:p>
    <w:p w14:paraId="5F6B9664" w14:textId="5AB77572" w:rsidR="00D30B85" w:rsidRDefault="00D30B85" w:rsidP="00D30B85">
      <w:pPr>
        <w:pStyle w:val="PlainText"/>
      </w:pPr>
      <w:r>
        <w:t>[D] После того, как Остап Бендер вручил ему 50 000 рублей, Шура «по привычке» в трамвае совершает карманную кражу, на которой его ловят и препровождают в милицию.</w:t>
      </w:r>
    </w:p>
    <w:p w14:paraId="4B21768C" w14:textId="378F6BBA" w:rsidR="00D30B85" w:rsidRDefault="00D30B85" w:rsidP="00D30B85">
      <w:pPr>
        <w:pStyle w:val="PlainText"/>
      </w:pPr>
      <w:r>
        <w:t>[DI] Этот от простонародного люмпена отличается только своей принадлежностью к дворянской “элите”, что позволяет ему «философствовать» на темы морали и смысла жизни, реально не делая ничего.</w:t>
      </w:r>
    </w:p>
    <w:p w14:paraId="142485E8" w14:textId="087C9153" w:rsidR="00D30B85" w:rsidRDefault="00D30B85" w:rsidP="00D30B85">
      <w:pPr>
        <w:pStyle w:val="PlainText"/>
      </w:pPr>
      <w:r>
        <w:t>[DII] Интернет ежегодно даёт множество иллюстраций на эту тему.</w:t>
      </w:r>
    </w:p>
    <w:p w14:paraId="78C2D46C" w14:textId="77777777" w:rsidR="00D30B85" w:rsidRDefault="00D30B85" w:rsidP="00D30B85">
      <w:pPr>
        <w:pStyle w:val="PlainText"/>
      </w:pPr>
      <w:r>
        <w:t xml:space="preserve">[DIII] Факт его проявлений в жизни советской “элиты” признал и В.М.Молотов, тем самым признав и своё отступничество от большевизма и идеалов коммунизма. В одной </w:t>
      </w:r>
      <w:r>
        <w:lastRenderedPageBreak/>
        <w:t>из бесед с ним Ф.И.Чуев завёл речь о К.Е.Ворошилове. В.М.Молотов, характеризуя К.Е.Ворошилова, вышел на обобщение:</w:t>
      </w:r>
    </w:p>
    <w:p w14:paraId="2DDFDB92" w14:textId="64FDDE76" w:rsidR="00D30B85" w:rsidRDefault="00D30B85" w:rsidP="00D30B85">
      <w:pPr>
        <w:pStyle w:val="PlainText"/>
      </w:pPr>
      <w:r>
        <w:t>«Конечно, я бы сказал, он (подразумевается И.В.Сталин: наше пояснение при цитировании) ему не вполне доверял. Почему? Ну, мы все, конечно, такие слабости имели — барствовать. Приучили — это нельзя отрицать. Всё у нас готовое, всё у нас бесплатно. Вот он начинал барствовать (выделено нами при цитировании)» (Ф.И.Чуев, “Молотов: полудержавный властелин”, Москва, «ОЛМА-ПРЕСС», 1999 г., стр. 380).</w:t>
      </w:r>
    </w:p>
    <w:p w14:paraId="3CA2D798" w14:textId="77777777" w:rsidR="00D30B85" w:rsidRDefault="00D30B85" w:rsidP="00D30B85">
      <w:pPr>
        <w:pStyle w:val="PlainText"/>
      </w:pPr>
      <w:r>
        <w:t xml:space="preserve">[DIV] В этом и ответ на вопрос, который скот А.Н.Яковлев задавал скоту А.Ципко, о чём речь шла в конце раздела 4.2: </w:t>
      </w:r>
    </w:p>
    <w:p w14:paraId="5B42C68F" w14:textId="77777777" w:rsidR="00D30B85" w:rsidRDefault="00D30B85" w:rsidP="00D30B85">
      <w:pPr>
        <w:pStyle w:val="PlainText"/>
      </w:pPr>
      <w:r>
        <w:t>“Яковлев, ещё во время нашей первой встречи в марте 1986 года в своём кабинете секретаря ЦК КПСС по идеологии, давал мне, сотруднику ИЭМСС АН СССР, задание написать «откровенную» записку о реальных причинах «низкой экономической и социальной эффективности общественной организации производства», об изъянах методологии «однообразия» и «уравниловки»”.</w:t>
      </w:r>
    </w:p>
    <w:p w14:paraId="0672E9C9" w14:textId="77777777" w:rsidR="00D30B85" w:rsidRDefault="00D30B85" w:rsidP="00D30B85">
      <w:pPr>
        <w:pStyle w:val="PlainText"/>
      </w:pPr>
      <w:r>
        <w:t>Кроме того, скотство — было и одним из факторов, способствовавших расчленению СССР. Одни из примеров. Конец 1970</w:t>
      </w:r>
      <w:r>
        <w:noBreakHyphen/>
        <w:t>х гг. Студенты под руководством нескольких офицеров военной кафедры вуза едут транзитом через Ригу на сборы перед присвоением им воинских званий офицеров запаса. В Ригу поезд прибыл утром. Из Риги поезд к месту проведения сборов уходит вечером. Предоставляется возможность провести целый день в Риге, где есть что посмотреть для того, чтобы расширить кругозор. Ко времени сбора на вокзале перед отбытием из Риги собираются все, но некоторая часть пьяна до полной утраты самоконтроля. Один из них — на перроне, где все ожидают подачи поезда под посадку, на виду у всех — расстёгивает штаны, вываливает наружу свой член и делает лужу.</w:t>
      </w:r>
    </w:p>
    <w:p w14:paraId="7A4C4388" w14:textId="7A5D5D85" w:rsidR="00D30B85" w:rsidRDefault="00D30B85" w:rsidP="00D30B85">
      <w:pPr>
        <w:pStyle w:val="PlainText"/>
      </w:pPr>
      <w:r>
        <w:t xml:space="preserve">Это — времена брежневского застоя и показухи, когда согласно официальной советской пропаганде ничего подобного не может быть потому, что «каждый советский человек — образец морали и нравственности». И по этой причине руководитель сборов — в чине полковника — вынужден был отвернуться и сделать вид, что ничего не произошло и не происходит. Но это видят все: и студенты, и другие пассажиры, среди которых и латыши, у которых возникает вполне естественное желание </w:t>
      </w:r>
      <w:r>
        <w:lastRenderedPageBreak/>
        <w:t xml:space="preserve">избавиться от власти «этих скотов» над их Родиной… </w:t>
      </w:r>
    </w:p>
    <w:p w14:paraId="0DF44043" w14:textId="77777777" w:rsidR="00D30B85" w:rsidRDefault="00D30B85" w:rsidP="00D30B85">
      <w:pPr>
        <w:pStyle w:val="PlainText"/>
      </w:pPr>
      <w:r>
        <w:t xml:space="preserve">[DV] Пример из советского прошлого. Группа вертолётчиков была в длительной командировке в Африке. Были контакты с местным населением. В их ходе африканцы, выражая уважение к СССР, к помощи, которую оказывала наша страна, иногда просили дать русские имена их детям. В результате некоторые дети получили имена из состава русского матерного лексикона. </w:t>
      </w:r>
    </w:p>
    <w:p w14:paraId="5D51AC44" w14:textId="77777777" w:rsidR="00D30B85" w:rsidRDefault="00D30B85" w:rsidP="00D30B85">
      <w:pPr>
        <w:pStyle w:val="PlainText"/>
      </w:pPr>
      <w:r>
        <w:t>Кто — «обезьяны»: негры в Африке? либо наши соотечественники-вертолётчики? — на наш взгляд, — вертолётчики. И ещё вопрос: А Вам за их выходку стыдно?</w:t>
      </w:r>
    </w:p>
    <w:p w14:paraId="6AD9ACF4" w14:textId="7E94C219" w:rsidR="00D30B85" w:rsidRDefault="00D30B85" w:rsidP="00D30B85">
      <w:pPr>
        <w:pStyle w:val="PlainText"/>
      </w:pPr>
      <w:r>
        <w:t>И кроме того: многое в выступлениях с эстрады М.Задорнова, большинства других сатириков, — пропаганда, популяризация и легализация скотства как нормы жизни общества и «национального характера». Но обратные связи замыкаются, и потому не надо удивляться, что у Я.Арлазорова возник рак и медицина оказалась безсильна; что В.Винокур и М.Евдокимов (каждый в своё время) попали в автокатастрофы, хотя исход был разным: всё вполне заслуженно…</w:t>
      </w:r>
    </w:p>
    <w:p w14:paraId="56BB044C" w14:textId="77777777" w:rsidR="00D30B85" w:rsidRDefault="00D30B85" w:rsidP="00D30B85">
      <w:pPr>
        <w:pStyle w:val="PlainText"/>
      </w:pPr>
      <w:r>
        <w:t>[DVI] Можно догадаться о том, что, если психика индивида представляет собой информационно-алгоритмическую систему, то люди порождают информационно-алгоритмические системы, компонентами которых являются личностные психики каждого из них, просто в силу того, что представляют собой некоторую общность, в пределах которой протекают процессы обмена энергией, информацией, алгоритмикой. Вопрос только в том, на какой материальной основе складываются информационно-алгоритми</w:t>
      </w:r>
      <w:r>
        <w:softHyphen/>
        <w:t>чес</w:t>
      </w:r>
      <w:r>
        <w:softHyphen/>
        <w:t>кие системы надличностного уровня, порождаемые множеством личностных психик.</w:t>
      </w:r>
    </w:p>
    <w:p w14:paraId="37CF97D3" w14:textId="77777777" w:rsidR="00D30B85" w:rsidRDefault="00D30B85" w:rsidP="00D30B85">
      <w:pPr>
        <w:pStyle w:val="PlainText"/>
      </w:pPr>
      <w:r>
        <w:t>Один из носителей коллективной психики людей — памятники культуры. Согласитесь, что если мы читаем некий древний текст и высказанные в нём мнения учитываем в процессе построения своего мировоззрения и миропонимания, выработки линии поведения, то следует признать, что древние выразители этих мнений — соучаствуют в той же коллективной психике, в которой соучаствуем мы сами. В свою очередь, мы, оставляя потомкам памятники культуры своей эпохи, некоторым образом соучаствуем в их психической деятельности.</w:t>
      </w:r>
    </w:p>
    <w:p w14:paraId="502B6A7B" w14:textId="77777777" w:rsidR="00D30B85" w:rsidRDefault="00D30B85" w:rsidP="00D30B85">
      <w:pPr>
        <w:pStyle w:val="PlainText"/>
      </w:pPr>
      <w:r>
        <w:t>Таким образом, получается, что человечество в определённом смысле едино во всей череде прошедших и будущих поколений.</w:t>
      </w:r>
    </w:p>
    <w:p w14:paraId="7C1A7C65" w14:textId="77777777" w:rsidR="00D30B85" w:rsidRDefault="00D30B85" w:rsidP="00D30B85">
      <w:pPr>
        <w:pStyle w:val="PlainText"/>
      </w:pPr>
      <w:r>
        <w:t xml:space="preserve">Организм человека это — вещественное тело и несомое им </w:t>
      </w:r>
      <w:r>
        <w:lastRenderedPageBreak/>
        <w:t>биополе. Причём под биополем понимается не некая особая разновидность материи, специфически свойственная живым организмам, включая человека, а та совокупность общеприродных полей, излучение которой свойственно живым организмам, включая и человека (у организмов каждого биологического вида своё специфическое по его параметрам биополе, а в пределах этой видовой общности имеют место проявления индивидуального своеобразия). Окончательно умерший труп от живого организма отличается не только прекращением физиологии обмена веществ, но и отсутствием биополя, характерного для живого.</w:t>
      </w:r>
    </w:p>
    <w:p w14:paraId="55F706C1" w14:textId="77777777" w:rsidR="00D30B85" w:rsidRDefault="00D30B85" w:rsidP="00D30B85">
      <w:pPr>
        <w:pStyle w:val="PlainText"/>
      </w:pPr>
      <w:r>
        <w:t>И есть основания полагать, что информационная ёмкость вещественных структур организма человека и реально возможные скорости перехода их из одного состояния в другие недостаточны для того, чтобы именно они были непосредственными носителями психики человека как информационно-алгоритмической системы. А вот полевые процессы, сопровождающие физиологию вещественного тела организма человека, обладают достаточной информационной ёмкостью и высокими частотными характеристиками для того, чтобы быть носителем психики человека как информационно-алгоритмической системы. То есть непосредственным носителем психики индивида как процесса является его биополе, а вещественное тело в составе организма решает две основные функции:</w:t>
      </w:r>
    </w:p>
    <w:p w14:paraId="5B035AD9" w14:textId="77777777" w:rsidR="00D30B85" w:rsidRDefault="00D30B85" w:rsidP="00D30B85">
      <w:pPr>
        <w:pStyle w:val="PlainText"/>
      </w:pPr>
      <w:r>
        <w:t>взаимодействие с вещественным миром;</w:t>
      </w:r>
    </w:p>
    <w:p w14:paraId="4B574DE0" w14:textId="77777777" w:rsidR="00D30B85" w:rsidRDefault="00D30B85" w:rsidP="00D30B85">
      <w:pPr>
        <w:pStyle w:val="PlainText"/>
      </w:pPr>
      <w:r>
        <w:t>энергетическая подпитка биополя.</w:t>
      </w:r>
    </w:p>
    <w:p w14:paraId="3AB78D69" w14:textId="77777777" w:rsidR="00D30B85" w:rsidRDefault="00D30B85" w:rsidP="00D30B85">
      <w:pPr>
        <w:pStyle w:val="PlainText"/>
      </w:pPr>
      <w:r>
        <w:t>В состав биополя входят разные специфические поля, отличающиеся друг от друга и характером своего силового воздействия, и затратами энергии на их излучение, и скоростью распространения в разных средах, и характеристиками падения напряжённости поля в зависимости от удалённости от источника излучения. Тем не менее все они так или иначе промодулированы информацией, свойственной индивиду, в общих для биологического вида «Человек разумный» системах кодирования информации. Часть этих систем кодирования носит биологически обусловленный характер, а часть культурно обусловленный характер. Эта спектральная близость биополей всех людей и некоторая общность для них биологически и культурно обусловленных систем кодирования информации и является основой для порождения людьми разного рода коллективных психик.</w:t>
      </w:r>
    </w:p>
    <w:p w14:paraId="3EB6B9F4" w14:textId="77777777" w:rsidR="00D30B85" w:rsidRDefault="00D30B85" w:rsidP="00D30B85">
      <w:pPr>
        <w:pStyle w:val="PlainText"/>
      </w:pPr>
      <w:r>
        <w:lastRenderedPageBreak/>
        <w:t xml:space="preserve">Это не некое новое открытие. Коллективные психики, порождаемые разными социальными группами, в латиноязычной терминологии издавна называются «эгрегорами». В латиноязычной терминологии сложилась смысловая пара: «индивид» (что буквально означает «неделимый»), и «эгрегор» (какое слово отсутствует в толковых словарях с негласным грифом «для толпы», но, как можно догадаться, является однокоренным со словом «агрегат», означающим соединение некоторого множества узлов в одно функционально своеобразное устройство). </w:t>
      </w:r>
    </w:p>
    <w:p w14:paraId="2BE74846" w14:textId="7C6AE865" w:rsidR="00D30B85" w:rsidRDefault="00D30B85" w:rsidP="00D30B85">
      <w:pPr>
        <w:pStyle w:val="PlainText"/>
      </w:pPr>
      <w:r>
        <w:t>Взаимодействие индивида с эгрегорами может осуществляться как через уровень сознания, так и через безсознательные уровни в его психике.</w:t>
      </w:r>
    </w:p>
    <w:p w14:paraId="485D87E4" w14:textId="77777777" w:rsidR="00D30B85" w:rsidRDefault="00D30B85" w:rsidP="00D30B85">
      <w:pPr>
        <w:pStyle w:val="PlainText"/>
      </w:pPr>
      <w:r>
        <w:t>[DVII] Богословская тематика в материалах Концепции общественной безопасности рассмотрена в работах ВП СССР:</w:t>
      </w:r>
    </w:p>
    <w:p w14:paraId="0FCCC3B0" w14:textId="77777777" w:rsidR="00D30B85" w:rsidRDefault="00D30B85" w:rsidP="00D30B85">
      <w:pPr>
        <w:pStyle w:val="PlainText"/>
      </w:pPr>
      <w:r>
        <w:t>“Диалектика и атеизм: две сути несовместны”;</w:t>
      </w:r>
    </w:p>
    <w:p w14:paraId="58AB55D9" w14:textId="77777777" w:rsidR="00D30B85" w:rsidRDefault="00D30B85" w:rsidP="00D30B85">
      <w:pPr>
        <w:pStyle w:val="PlainText"/>
      </w:pPr>
      <w:r>
        <w:t>“«Мастер и Маргарита»: гимн демонизму? либо Евангелие беззаветной веры”;</w:t>
      </w:r>
    </w:p>
    <w:p w14:paraId="1921A77D" w14:textId="77777777" w:rsidR="00D30B85" w:rsidRDefault="00D30B85" w:rsidP="00D30B85">
      <w:pPr>
        <w:pStyle w:val="PlainText"/>
      </w:pPr>
      <w:r>
        <w:t>“Почему, призывая к Богодержавию, Внутренний Предиктор не приемлет Последний Завет”;</w:t>
      </w:r>
    </w:p>
    <w:p w14:paraId="2C6271B7" w14:textId="4EB8B336" w:rsidR="00D30B85" w:rsidRDefault="00D30B85" w:rsidP="00D30B85">
      <w:pPr>
        <w:pStyle w:val="PlainText"/>
      </w:pPr>
      <w:r>
        <w:t>“К Богодержавию…”.</w:t>
      </w:r>
    </w:p>
    <w:p w14:paraId="47826949" w14:textId="77777777" w:rsidR="00D30B85" w:rsidRDefault="00D30B85" w:rsidP="00D30B85">
      <w:pPr>
        <w:pStyle w:val="PlainText"/>
      </w:pPr>
      <w:r>
        <w:t>[DVIII] Один из примеров стадно-стайного поведения, выявленного в эксперименте:</w:t>
      </w:r>
    </w:p>
    <w:p w14:paraId="4036DBFD" w14:textId="77777777" w:rsidR="00D30B85" w:rsidRDefault="00D30B85" w:rsidP="00D30B85">
      <w:pPr>
        <w:pStyle w:val="PlainText"/>
      </w:pPr>
      <w:r>
        <w:t>«Толпа людей ведёт себя наподобие стада баранов. Она слепо следует за одним или двумя лидерами, даже не задумываясь, кто они и куда их ведут, пишет The Daily Telegraph.</w:t>
      </w:r>
    </w:p>
    <w:p w14:paraId="6E17547B" w14:textId="77777777" w:rsidR="00D30B85" w:rsidRDefault="00D30B85" w:rsidP="00D30B85">
      <w:pPr>
        <w:pStyle w:val="PlainText"/>
      </w:pPr>
      <w:r>
        <w:t>Необычное открытие было сделано учеными из университета Лидса. Они провели серию экспериментов: добровольцев попросили бродить по большому залу, не разговаривая друг с другом. Среди участников выбирали несколько человек, которым давались более чёткие инструкции, какого маршрута следует придерживаться.</w:t>
      </w:r>
    </w:p>
    <w:p w14:paraId="6DB9F928" w14:textId="77777777" w:rsidR="00D30B85" w:rsidRDefault="00D30B85" w:rsidP="00D30B85">
      <w:pPr>
        <w:pStyle w:val="PlainText"/>
      </w:pPr>
      <w:r>
        <w:t>Опубликованный отчёт продемонстрировал, что задать направление группе людей численностью не менее 200 человек может "информированное меньшинство", составляющее всего лишь 5%. Оставшееся "стадо" бессознательно следует за лидерами. В этом наблюдаются чёткие параллели с поведением групп животных, утверждают исследователи.</w:t>
      </w:r>
    </w:p>
    <w:p w14:paraId="1EBFFCE1" w14:textId="0A581C0A" w:rsidR="00D30B85" w:rsidRDefault="00D30B85" w:rsidP="00D30B85">
      <w:pPr>
        <w:pStyle w:val="PlainText"/>
      </w:pPr>
      <w:r>
        <w:t xml:space="preserve">В ходе экспериментов испытуемые вырабатывали общее решение, хотя им не разрешалось ни разговаривать друг с другом, </w:t>
      </w:r>
      <w:r>
        <w:lastRenderedPageBreak/>
        <w:t>ни общаться при помощи жестов. В большинстве случаев участники эксперимента даже не осознавали, что их кто-то ведёт» (15.02.2008, http://www.newsru.com/world/15feb2008/sheep.html).</w:t>
      </w:r>
    </w:p>
    <w:p w14:paraId="713870CA" w14:textId="041C8435" w:rsidR="00D30B85" w:rsidRDefault="00D30B85" w:rsidP="00D30B85">
      <w:pPr>
        <w:pStyle w:val="PlainText"/>
      </w:pPr>
      <w:r>
        <w:t>[DIX] Если бы фильм Лени Рифеншталь “Триумф воли” о съезде нацистской партии имел бы название “Апофеоз безволия”, то всё стало бы на свои места, и это был бы один из лучших антифашистских фильмов. Т.е. фюрерство опирается на скотство как массовое явление.</w:t>
      </w:r>
    </w:p>
    <w:p w14:paraId="5508A6BE" w14:textId="1A4AE041" w:rsidR="00D30B85" w:rsidRDefault="00D30B85" w:rsidP="00D30B85">
      <w:pPr>
        <w:pStyle w:val="PlainText"/>
      </w:pPr>
      <w:r>
        <w:t>[DX] Один из наиболее изощрённых вариантов проявления принуждения окружающих к добродетельности, в качестве образца поведения, привёл Ф.М. Достоевский в “Селе Степанчиково и его обитателях” (Фома Фомич Опискин).</w:t>
      </w:r>
    </w:p>
    <w:p w14:paraId="1FB9BA5E" w14:textId="77777777" w:rsidR="00D30B85" w:rsidRDefault="00D30B85" w:rsidP="00D30B85">
      <w:pPr>
        <w:pStyle w:val="PlainText"/>
      </w:pPr>
      <w:r>
        <w:t xml:space="preserve">[DXI] При этом не стоит самообольщаться тем, кто употребляет алкоголь и/или курит якобы «в меру», якобы когда хочет (а когда не хочет — то не пьёт и не курит). Реально интенсивность систематического воздействия разного рода дурманов на их психику такова, что говорить о трезвости их духа не приходится (последствия новогоднего фужера шампанского при рассмотрении интеллектуальной деятельности на пределе возможностей человека компенсируются через 2 — 3 года, и то же самое касается воздействия однократного употребления пол-литра пива). </w:t>
      </w:r>
    </w:p>
    <w:p w14:paraId="4589E52B" w14:textId="6D623DB4" w:rsidR="00D30B85" w:rsidRDefault="00D30B85" w:rsidP="00D30B85">
      <w:pPr>
        <w:pStyle w:val="PlainText"/>
      </w:pPr>
      <w:r>
        <w:t>Тем самым индивид, допускающий в своём рационе разные дурманы и психотропные вещества в любом количестве, ( уже сходит с того пути, на котором он может стать человеком и осуществлять Божий Промысел. Особенно это касается тех, кто уже уведомлён об этом, но продолжает настаивать на том, что волен жить так, как ему захочется. Более обстоятельно об этом см. Приложение в постановочных материалах учебного курса “Достаточно общая теория управления” факультета Прикладной математики — процессов управления Санкт-Петер</w:t>
      </w:r>
      <w:r>
        <w:softHyphen/>
        <w:t>бург</w:t>
      </w:r>
      <w:r>
        <w:softHyphen/>
        <w:t xml:space="preserve">ского государственного университета. </w:t>
      </w:r>
    </w:p>
    <w:p w14:paraId="0D6590E3" w14:textId="77777777" w:rsidR="00D30B85" w:rsidRDefault="00D30B85" w:rsidP="00D30B85">
      <w:pPr>
        <w:pStyle w:val="PlainText"/>
      </w:pPr>
      <w:r>
        <w:t>[DXII] Чарльз Дарвин некогда сказал: «Обезья</w:t>
      </w:r>
      <w:r>
        <w:softHyphen/>
        <w:t xml:space="preserve">на, однажды опьянев от бренди, никогда к нему больше не притронется. И в этом обезьяна значительно умнее большинства людей» (приведено по публикации «Орангутаны — культурное племя» в газете “Известия” от 8 января 2003 г.; интернет-адрес: http://www.izvestia.ru/science/article28471). </w:t>
      </w:r>
    </w:p>
    <w:p w14:paraId="6CE62450" w14:textId="66375D9A" w:rsidR="00D30B85" w:rsidRDefault="00D30B85" w:rsidP="00D30B85">
      <w:pPr>
        <w:pStyle w:val="PlainText"/>
      </w:pPr>
      <w:r>
        <w:t xml:space="preserve">Однако Дарвин говорил об обезьяне, которой «на психику не давят». Если же это условие не выполняется, то «Человек </w:t>
      </w:r>
      <w:r>
        <w:lastRenderedPageBreak/>
        <w:t>разумный» способен приучить домашних животных к чему угодно: в том числе и к алкоголизму, поскольку при совместном проживании, именно хозяин-кормилец воспринимается домашними животными в качестве вожака стаи, который предписывает им образцы поведения.</w:t>
      </w:r>
    </w:p>
    <w:p w14:paraId="750ED8B9" w14:textId="07FBA141" w:rsidR="00D30B85" w:rsidRDefault="00D30B85" w:rsidP="00D30B85">
      <w:pPr>
        <w:pStyle w:val="PlainText"/>
      </w:pPr>
      <w:r>
        <w:t>[DXIII] В связи с этим необходимо отметить одно выявившееся статистически значимое обстоятельство. Есть субъекты, которые, получив знания о типах строя психики, их особенностях и различии, впадают в убеждённость, что они вследствие этого уже состоялись в качестве человеков, не свершив определённой (для каждого своей уникальной) работы по приведению организации их собственной психики к необратимо человечному типу.</w:t>
      </w:r>
    </w:p>
    <w:p w14:paraId="5B65EBD7" w14:textId="038C0F37" w:rsidR="00D30B85" w:rsidRDefault="00D30B85" w:rsidP="00D30B85">
      <w:pPr>
        <w:pStyle w:val="PlainText"/>
      </w:pPr>
      <w:r>
        <w:t>[DXIV] Т.е. получится бюрократическая контора типа ВАК (Высшей аттестационной комиссией, присуждающей учёные степени и звания), только гораздо более вредоносная.</w:t>
      </w:r>
    </w:p>
    <w:p w14:paraId="2F30740B" w14:textId="727ED6FE" w:rsidR="00D30B85" w:rsidRDefault="00D30B85" w:rsidP="00D30B85">
      <w:pPr>
        <w:pStyle w:val="PlainText"/>
      </w:pPr>
      <w:r>
        <w:t>[DXV] Одна из ссылок: http://lib.web-malina.com/getbook.php?bid=2821.</w:t>
      </w:r>
    </w:p>
    <w:p w14:paraId="7863C1E4" w14:textId="77777777" w:rsidR="00D30B85" w:rsidRDefault="00D30B85" w:rsidP="00D30B85">
      <w:pPr>
        <w:pStyle w:val="PlainText"/>
      </w:pPr>
      <w:r>
        <w:t xml:space="preserve">[DXVI] Синагога воротит нос от этой идеи более 2 000 лет, исторически реальное христианство в первые же века своего существования обозвало её ересью вопреки словам Христа (молитва “Отче наш”), исторически реальный ислам более 1 300 лет не внемлет изложению этой идеи в Коране. Ведисты и буддисты на протяжении ещё большего времени ориентированы на то, чтобы каждому единолично разорвать цепь перевоплощений и больше не возвращаться на Землю, предоставив решение её проблем будущим поколениям. </w:t>
      </w:r>
    </w:p>
    <w:p w14:paraId="070AC424" w14:textId="1042BF7F" w:rsidR="00D30B85" w:rsidRDefault="00D30B85" w:rsidP="00D30B85">
      <w:pPr>
        <w:pStyle w:val="PlainText"/>
      </w:pPr>
      <w:r>
        <w:t>Ну а государственная бюрократия «столько не живёт»…</w:t>
      </w:r>
    </w:p>
    <w:p w14:paraId="6BB91FF5" w14:textId="3EDDF12D" w:rsidR="00D30B85" w:rsidRDefault="00D30B85" w:rsidP="00D30B85">
      <w:pPr>
        <w:pStyle w:val="PlainText"/>
      </w:pPr>
      <w:r>
        <w:t>[DXVII] Это одна из характеристик революционной ситуации в определении этого термина В.И.Лениным.</w:t>
      </w:r>
    </w:p>
    <w:p w14:paraId="637A2051" w14:textId="44CD185C" w:rsidR="00D30B85" w:rsidRDefault="00D30B85" w:rsidP="00D30B85">
      <w:pPr>
        <w:pStyle w:val="PlainText"/>
      </w:pPr>
      <w:r>
        <w:t>[DXVIII] Наши взгляды по вопросу о динамике статистики распределения населения по типам строя психики в истории Руси изложены в работе “Смута на Руси: зарождение, течение, преодоление…”: раздел 2.3.3. “Преодоление смуты в личностной и коллективной психике”.</w:t>
      </w:r>
    </w:p>
    <w:p w14:paraId="0B2C4BE7" w14:textId="6D742257" w:rsidR="00D30B85" w:rsidRDefault="00D30B85" w:rsidP="00D30B85">
      <w:pPr>
        <w:pStyle w:val="PlainText"/>
      </w:pPr>
      <w:r>
        <w:t xml:space="preserve">[DXIX] В частности, легче добиться упразднения РАН и ВАК, нежели добиться от них признания материалов Концепции общественной безопасности вкладом в развитие социологической науки и соответственно — рекомендаций включения нового знания в образовательные стандарты общеобразовательной и </w:t>
      </w:r>
      <w:r>
        <w:lastRenderedPageBreak/>
        <w:t>высшей школы.</w:t>
      </w:r>
    </w:p>
    <w:p w14:paraId="1B564ED5" w14:textId="79C8CBE2" w:rsidR="00D30B85" w:rsidRDefault="00D30B85" w:rsidP="00D30B85">
      <w:pPr>
        <w:pStyle w:val="PlainText"/>
      </w:pPr>
      <w:r>
        <w:t>[DXX] Бенджамин Франклин (1706 — 1790) — американский политический деятель, учёный и просветитель, один из соавторов Декларации независимости и Конституции США. Приведено по публикации на сайте: http://www.democracy.ru/quotes.php.</w:t>
      </w:r>
    </w:p>
    <w:p w14:paraId="274297C3" w14:textId="5A1EE914" w:rsidR="00D30B85" w:rsidRDefault="00D30B85" w:rsidP="00D30B85">
      <w:pPr>
        <w:pStyle w:val="PlainText"/>
      </w:pPr>
      <w:r>
        <w:t>[DXXI] В материалах КОБ проблематика типов строя психики впервые была освещена в 1997 г. в работе ВП СССР “От человекообразия к человечности” (в первой редакции — “От матриархата к человечности”).</w:t>
      </w:r>
    </w:p>
    <w:p w14:paraId="6EE07902" w14:textId="73A25EA8" w:rsidR="00D30B85" w:rsidRDefault="00D30B85" w:rsidP="00D30B85">
      <w:pPr>
        <w:pStyle w:val="PlainText"/>
      </w:pPr>
      <w:r>
        <w:t>[DXXII] С точки зрения других — КОБ не вздор, и потому надо целенаправленно работать на то, чтобы идеи КОБ овладели массами и воплотились в жизнь.</w:t>
      </w:r>
    </w:p>
    <w:p w14:paraId="2687C10D" w14:textId="77777777" w:rsidR="00D30B85" w:rsidRDefault="00D30B85" w:rsidP="00D30B85">
      <w:pPr>
        <w:pStyle w:val="PlainText"/>
      </w:pPr>
      <w:r>
        <w:t>[DXXIII] Суть фашизма как такового вне зависимости от того, как его называть, какими идеями он прикрывается и какими способами он осуществляет власть в обществе, — в активной поддержке толпой «маленьких людей» — по идейной убеждённости их самих или безъидейности на основе животно-инстинктивного поведения — системы злоупотреблений властью “элитарной” олигархией, которая:</w:t>
      </w:r>
    </w:p>
    <w:p w14:paraId="46271F99" w14:textId="77777777" w:rsidR="00D30B85" w:rsidRDefault="00D30B85" w:rsidP="00D30B85">
      <w:pPr>
        <w:pStyle w:val="PlainText"/>
      </w:pPr>
      <w:r>
        <w:t>представляет неправедность как якобы истинную “пра</w:t>
      </w:r>
      <w:r>
        <w:softHyphen/>
        <w:t>ведность”, и на этой основе, извращая миропонимание людей, всею подвластной ей мощью культивирует неправедность в обществе, препятствуя людям состояться в качестве человека;</w:t>
      </w:r>
    </w:p>
    <w:p w14:paraId="109A15FB" w14:textId="77777777" w:rsidR="00D30B85" w:rsidRDefault="00D30B85" w:rsidP="00D30B85">
      <w:pPr>
        <w:pStyle w:val="PlainText"/>
      </w:pPr>
      <w:r>
        <w:t xml:space="preserve">под разными предлогами всею подвластной ей мощью подавляет всех и каждого, кто сомневается в праведности её самой и осуществляемой ею политики, а также подавляет и тех, кого она в этом заподозрит. </w:t>
      </w:r>
    </w:p>
    <w:p w14:paraId="3B210840" w14:textId="77777777" w:rsidR="00D30B85" w:rsidRDefault="00D30B85" w:rsidP="00D30B85">
      <w:pPr>
        <w:pStyle w:val="PlainText"/>
      </w:pPr>
      <w:r>
        <w:t>Толпа же по определению В.Г.Белинского — «собрание людей, живущих по преданию и рассуждающих по авторитету», т.е. толпа — множество индивидов, живущих безсовестно и по существу бездумно — автоматически или под управлением поведением её представителей извне. И неважно выступает ли правящая олигархия публично и церемониально, превозносясь над обществом; либо превозносится по умолчанию или в не осознаваемой гордыне, публично изображая смирение и служение толпе, именуя её народом; либо действует скрытно, уверяя общество в своём якобы несуществовании и, соответственно “несущест</w:t>
      </w:r>
      <w:r>
        <w:softHyphen/>
        <w:t>во</w:t>
      </w:r>
      <w:r>
        <w:softHyphen/>
        <w:t xml:space="preserve">ванию”, — в своей бездеятельности, в результате которой всё в жизни общества течёт якобы «само собой», а не целенаправленно по сценариям концептуально властных </w:t>
      </w:r>
      <w:r>
        <w:lastRenderedPageBreak/>
        <w:t xml:space="preserve">кураторов олигархии, которым подчинён программно-адаптивный модуль системы самоуправления общества. </w:t>
      </w:r>
    </w:p>
    <w:p w14:paraId="37163C15" w14:textId="310CE863" w:rsidR="00D30B85" w:rsidRDefault="00D30B85" w:rsidP="00D30B85">
      <w:pPr>
        <w:pStyle w:val="PlainText"/>
      </w:pPr>
      <w:r>
        <w:t>Это определение-описание фашизма не включает в себя пугающих и бросающихся в глаза признаков его проявлений в действии: символики; идеологии, призывающей к насилию и уничтожению тех, кого хозяева фашизма назначили на роль неисправимого общественного зла; призывов к созданию политических партий с жёсткой дисциплиной и системой террора, отрядов боевиков и т.п. Но именно это определение и есть определение фашизма по его сути, а не по месту возникновения и не по особенностям его становления и проявления в жизни общества, что и отличает его качественно от большинства “определений” «фашизма», даваемого разными толковыми и энциклопедическими словарями.</w:t>
      </w:r>
    </w:p>
    <w:p w14:paraId="573BE9B7" w14:textId="06D9702D" w:rsidR="00D30B85" w:rsidRDefault="00D30B85" w:rsidP="00D30B85">
      <w:pPr>
        <w:pStyle w:val="PlainText"/>
      </w:pPr>
      <w:r>
        <w:t>[DXXIV] Это ошибочная формулировка: в действительности имело место развитие специализации единоличного труда и кооперации труда множества людей в технологических процессах. (Наше замечание при цитировании).</w:t>
      </w:r>
    </w:p>
    <w:p w14:paraId="3AC6844E" w14:textId="77777777" w:rsidR="00D30B85" w:rsidRDefault="00D30B85" w:rsidP="00D30B85">
      <w:pPr>
        <w:pStyle w:val="PlainText"/>
      </w:pPr>
      <w:r>
        <w:t xml:space="preserve">[DXXV] Бывшая “Дуэль”, возобновлённая под этим названием Ю.И.Мухиным после закрытия по решению суда “Дуэли” и прекращения выхода в эфир телеканала НТВ программы В.Р.Соловьёва “К барьеру!”. </w:t>
      </w:r>
    </w:p>
    <w:p w14:paraId="5EB11C80" w14:textId="2B0F1B2D" w:rsidR="00D30B85" w:rsidRDefault="00D30B85" w:rsidP="00D30B85">
      <w:pPr>
        <w:pStyle w:val="PlainText"/>
      </w:pPr>
      <w:r>
        <w:t>Как видим и безкомпромиссно-“оппозиционной” “Дуэли” предпочтительнее ссылаться на М.Хазина и строить из себя «невинную девочку», нежели включать в свои публикации материалы КОБ. Это — один из показателей того, что вся современная “оппозиция” и её пресса, претендующая на “оппозиционность” (газеты “Дуэль”, “Завтра”, “Советская Россия” и др.) ― часть существующей системы, в которой “оппозиция” предусмотрена как системный фактор. И только внесистемность системой не предусмотрена, и потому всякая “оппозиция”, прежде всего, боится не обвинения в “оппозиционности”, а обвинения во внесистемности. КОБ — это внесистемность по отношению к библейскому проекту в частности и толпо-“элитаризму” вообще.</w:t>
      </w:r>
    </w:p>
    <w:p w14:paraId="17BFC245" w14:textId="77777777" w:rsidR="00D30B85" w:rsidRDefault="00D30B85" w:rsidP="00D30B85">
      <w:pPr>
        <w:pStyle w:val="PlainText"/>
      </w:pPr>
      <w:r>
        <w:t>[DXXVI] Так авиация в течение ХХ века в своём развитии прошла через четыре поколения летательной техники при жизни одного поколения людей: реечно-тканевые «эта</w:t>
      </w:r>
      <w:r>
        <w:softHyphen/>
        <w:t>жерки» начала ХХ века; «аэродинамически вылизанные настоящие самолёты» деревянно-металлической конструкции 1920</w:t>
      </w:r>
      <w:r>
        <w:noBreakHyphen/>
        <w:t>х — 1940</w:t>
      </w:r>
      <w:r>
        <w:noBreakHyphen/>
        <w:t xml:space="preserve">х гг. с поршневыми двигателями; самолёты с турбореактивными </w:t>
      </w:r>
      <w:r>
        <w:lastRenderedPageBreak/>
        <w:t>двигателями при минимуме электроники начала 1950-х — конца 1970</w:t>
      </w:r>
      <w:r>
        <w:noBreakHyphen/>
        <w:t>х гг.; самолёты, практически не способные летать без электроники, — с начала 1990</w:t>
      </w:r>
      <w:r>
        <w:noBreakHyphen/>
        <w:t xml:space="preserve">х гг. </w:t>
      </w:r>
    </w:p>
    <w:p w14:paraId="7D925679" w14:textId="0929ECC5" w:rsidR="00D30B85" w:rsidRDefault="00D30B85" w:rsidP="00D30B85">
      <w:pPr>
        <w:pStyle w:val="PlainText"/>
      </w:pPr>
      <w:r>
        <w:t>Что касается электроники, то в настоящее время элементная база и технологии производства электронной техники обновляются примерно раз в пять лет. И это требует обновления культуры проектирования электронной техники и технологий её производства в соответствующем темпе, т.е. тоже примерно раз в пять лет.</w:t>
      </w:r>
    </w:p>
    <w:p w14:paraId="286CFFC2" w14:textId="27D437E1" w:rsidR="00D30B85" w:rsidRDefault="00D30B85" w:rsidP="00D30B85">
      <w:pPr>
        <w:pStyle w:val="PlainText"/>
      </w:pPr>
      <w:r>
        <w:t>[DXXVII] Если у ребёнка доступа к достижениям культуры нет, то получается человекообразное растение или «маугли»; а некоторые из найденных спустя годы «робинзонов», оказавшихся в одиночестве, к моменту их спасения успевают «одичать».</w:t>
      </w:r>
    </w:p>
    <w:p w14:paraId="78DE3C67" w14:textId="77777777" w:rsidR="00D30B85" w:rsidRDefault="00D30B85" w:rsidP="00D30B85">
      <w:pPr>
        <w:pStyle w:val="PlainText"/>
      </w:pPr>
      <w:r>
        <w:t xml:space="preserve">[DXXVIII] Типы строя психики обеспечивают разную дееспособность их носителям. Она возрастает в последовательности: опущенные в противоестественность, скоты, прочие носители животного типа строя психики, демоны-единоличники, демоны-корпоративники, носители человечного типа строя психики. </w:t>
      </w:r>
    </w:p>
    <w:p w14:paraId="137069D0" w14:textId="67539AE6" w:rsidR="00D30B85" w:rsidRDefault="00D30B85" w:rsidP="00D30B85">
      <w:pPr>
        <w:pStyle w:val="PlainText"/>
      </w:pPr>
      <w:r>
        <w:t>Информационно-алгоритмические причины роста дееспособности индивида в зависимости от типа строя психики рассмотрены в работе ВП СССР “Принципы кадровой политики: государства, «антигосударства», общественной инициативы”, бóльшая часть которой включена в качестве приложения в постановочные материалы учебного курса “Достаточно общая теория управления”.</w:t>
      </w:r>
    </w:p>
    <w:p w14:paraId="0D6A6AA9" w14:textId="4B80C6E2" w:rsidR="00D30B85" w:rsidRDefault="00D30B85" w:rsidP="00D30B85">
      <w:pPr>
        <w:pStyle w:val="PlainText"/>
      </w:pPr>
      <w:r>
        <w:t>[DXXIX] Формулировка «через него и помимо него» подразумевает, что еврейство — не властно над самим собой, что оно — только инструмент, посредством которого получены описываемые результаты.</w:t>
      </w:r>
    </w:p>
    <w:p w14:paraId="265A9ED3" w14:textId="420F9337" w:rsidR="00D30B85" w:rsidRDefault="00D30B85" w:rsidP="00D30B85">
      <w:pPr>
        <w:pStyle w:val="PlainText"/>
      </w:pPr>
      <w:r>
        <w:t xml:space="preserve">[DXXX] Лаокоон — жрец в Трое. В заключительной фазе троянской войны (XII в. до н.э.), предостерёг троянцев от разрушения городских ворот с целью втащить в город деревянного коня, в котором укрылся ахейский «спецназ». По повелению «богов», «болевших» в войне за ахейцев, из моря вышли гигантские змеи, которые удушили в своих объятиях и Лаокоона, и его сыновей. Это было воспринято троянцами как санкция свыше на то, чтобы ворота Трои разрушить и втащить в город деревянного коня со спрятавшимся в нём вражеским «спецназом». Куда смотрела «троянская таможня»? — вопрос </w:t>
      </w:r>
      <w:r>
        <w:lastRenderedPageBreak/>
        <w:t>открытый…</w:t>
      </w:r>
    </w:p>
    <w:p w14:paraId="5CD28C18" w14:textId="77777777" w:rsidR="00D30B85" w:rsidRDefault="00D30B85" w:rsidP="00D30B85">
      <w:pPr>
        <w:pStyle w:val="PlainText"/>
      </w:pPr>
      <w:r>
        <w:t xml:space="preserve">[DXXXI] «МАММОНА, в Новом Завете, означает «богатство»; отсюда слова: «Не можете служить Богу и маммоне» (Матфей, 6:24). Вошедшее в европейские языки через латинский и греческий языки, это слово арамейского происхождения означало «богатство», «благосостояние». Вероятно, оно было родственно арамейскому «ма амон», обозначавшему некую ценность, принятую в залог. В Новом Завете это слово стало обозначать «богатство» и олицетворять богачей, о чём свидетельствуют слова: «И Я говорю вам: приобретайте себе друзей богатством (маммоной) неправедным... (предложение в цитируемом источнике оборвано, вследствие чего создаёт ложное представление о смысле слов Христа — далее в Новом завете оно продолжается словами: «чтобы они, когда обнищаете, приняли вас в вечные обители» — наше пояснение при цитировании) Итак, если вы в неправедном богатстве (маммоне) не были верны, кто поверит вам истинное? (Лк 16:9, 11). Последний стих позволяет думать, что слово «маммона», возможно, образовано от арамейского корня «амн» («доверять», «поверять»). В таком случае использование слова «маммона» для обозначения падшего ангела, как это делают, например, Мильтон в Потерянном рае (I, 678) и Э. Спенсер в Королеве фей (II, VII, 8), неправомерно» (http://nntc.nnov.ru/encyclopedia/articles/204.192/art-Mammona-5276.html; также отметим, что в Синодальном переводе Библии на русский язык «маммона» в приводимых фрагментах Евангелия от Луки не упоминается). </w:t>
      </w:r>
    </w:p>
    <w:p w14:paraId="6A8F70A8" w14:textId="580C1507" w:rsidR="00D30B85" w:rsidRDefault="00D30B85" w:rsidP="00D30B85">
      <w:pPr>
        <w:pStyle w:val="PlainText"/>
      </w:pPr>
      <w:r>
        <w:t xml:space="preserve">В другой версии: «Маммон — демон скупости и богатства. Он первым научил людей разрывать грудь земли, чтобы похищать оттуда сокровища. Он низвергнут в ад последним. Ходит всегда низко склонив голову. Князь чина искусителей» (http://myfhology.narod.ru/monsters/demons/m/demon-mammon.html). </w:t>
      </w:r>
    </w:p>
    <w:p w14:paraId="628F83C9" w14:textId="6E635811" w:rsidR="00D30B85" w:rsidRDefault="00D30B85" w:rsidP="00D30B85">
      <w:pPr>
        <w:pStyle w:val="PlainText"/>
      </w:pPr>
      <w:r>
        <w:t>[DXXXII] Ранее по тесту была ссылка на следующее сочинение: Г. де Бомон. «Мария, или рабство в Соединённых Штатах, и т.д.», Париж, 1835.</w:t>
      </w:r>
    </w:p>
    <w:p w14:paraId="743666C7" w14:textId="5717B74C" w:rsidR="00D30B85" w:rsidRDefault="00D30B85" w:rsidP="00D30B85">
      <w:pPr>
        <w:pStyle w:val="PlainText"/>
      </w:pPr>
      <w:r>
        <w:t>[DXXXIII] В большом масштабе. — Ред.</w:t>
      </w:r>
    </w:p>
    <w:p w14:paraId="43DFB946" w14:textId="657CD2F6" w:rsidR="00D30B85" w:rsidRDefault="00D30B85" w:rsidP="00D30B85">
      <w:pPr>
        <w:pStyle w:val="PlainText"/>
      </w:pPr>
      <w:r>
        <w:t>[DXXXIV] В деталях. — Ред.</w:t>
      </w:r>
    </w:p>
    <w:p w14:paraId="00B62015" w14:textId="626CF5CB" w:rsidR="00D30B85" w:rsidRDefault="00D30B85" w:rsidP="00D30B85">
      <w:pPr>
        <w:pStyle w:val="PlainText"/>
      </w:pPr>
      <w:r>
        <w:t xml:space="preserve">[DXXXV] Так видится соотношение «политической» и денежной власти при рассмотрении, локализованном в пределах государства. К.Маркс в цитируемой статье выводит из </w:t>
      </w:r>
      <w:r>
        <w:lastRenderedPageBreak/>
        <w:t>рассмотрения вопрос о глобальной концептуальной власти библейского проекта. И это — одно из мест, где умолчание о глобальной «политической власти» библейского проекта над еврейством и национальными обществами представляется им так, будто денежная власть еврейства стала выше власти «политической» вообще, хотя она по-прежнему подчинена глобальной «политической власти» библейского проекта, посредством денежной власти евреев подчинившей себе политическую власть государств Европы. Так что всё нормально: третий приоритет (власть идей библейского проекта) выше четвёртого приоритета (денежной власти еврейской диаспоры) и продажного эгоизма и концептуального безвластия национальных “элит”.</w:t>
      </w:r>
    </w:p>
    <w:p w14:paraId="091E6516" w14:textId="42931026" w:rsidR="00D30B85" w:rsidRDefault="00D30B85" w:rsidP="00D30B85">
      <w:pPr>
        <w:pStyle w:val="PlainText"/>
      </w:pPr>
      <w:r>
        <w:t xml:space="preserve">[DXXXVI] Фраза с очень глубоким подтекстом. </w:t>
      </w:r>
    </w:p>
    <w:p w14:paraId="0B0D4BD6" w14:textId="77777777" w:rsidR="00D30B85" w:rsidRDefault="00D30B85" w:rsidP="00D30B85">
      <w:pPr>
        <w:pStyle w:val="PlainText"/>
      </w:pPr>
      <w:r>
        <w:t>[DXXXVII] «Knowledge itself is power» — «Знание по сути своей есть власть» — Ф. Бэкон (F. Bacon, 1561 — 1626). И соответственно — монополия на знания есть основа для монопольного социального статуса и предпосылка при нравственной порочности к “элитаризации”.</w:t>
      </w:r>
    </w:p>
    <w:p w14:paraId="1EDF4F0F" w14:textId="0080419E" w:rsidR="00D30B85" w:rsidRDefault="00D30B85" w:rsidP="00D30B85">
      <w:pPr>
        <w:pStyle w:val="PlainText"/>
      </w:pPr>
      <w:r>
        <w:t>В названии советского, а ныне российского научно-популярного журнала это высказывание Ф. Бэкона было опущено по мере (уровню) понимания в переводе до «знание — сила»: сила далеко не во всех случаях — власть, а большей частью только одно из средств осуществления власти, т.е. сила — служанка власти, а знание по сути своей есть один из источников власти.</w:t>
      </w:r>
    </w:p>
    <w:p w14:paraId="5361F93A" w14:textId="3B45A7FE" w:rsidR="00D30B85" w:rsidRDefault="00D30B85" w:rsidP="00D30B85">
      <w:pPr>
        <w:pStyle w:val="PlainText"/>
      </w:pPr>
      <w:r>
        <w:t>[DXXXVIII] Это же обстоятельство подрывает и всю систему аттестации квалификационных уровней, действующую выше уровня базового профессионального образования, действительно необходимого для вхождения в профессиональную деятельность.</w:t>
      </w:r>
    </w:p>
    <w:p w14:paraId="7A4A909D" w14:textId="639C385A" w:rsidR="00D30B85" w:rsidRDefault="00D30B85" w:rsidP="00D30B85">
      <w:pPr>
        <w:pStyle w:val="PlainText"/>
      </w:pPr>
      <w:r>
        <w:t>[DXXXIX] См. работу ВП СССР “Нам нужна иная школа”.</w:t>
      </w:r>
    </w:p>
    <w:p w14:paraId="7B2AC0BD" w14:textId="1F403EF3" w:rsidR="00D30B85" w:rsidRDefault="00D30B85" w:rsidP="00D30B85">
      <w:pPr>
        <w:pStyle w:val="PlainText"/>
      </w:pPr>
      <w:r>
        <w:t>[DXL] С высоким уровнем смертности человекообразных заправилы библейского проекта согласились бы, но вот с антисоциальным поведением под воздействием стрессов согласиться не могут.</w:t>
      </w:r>
    </w:p>
    <w:p w14:paraId="7EBBAD6A" w14:textId="6287F861" w:rsidR="00D30B85" w:rsidRDefault="00D30B85" w:rsidP="00D30B85">
      <w:pPr>
        <w:pStyle w:val="PlainText"/>
      </w:pPr>
      <w:r>
        <w:t>[DXLI] Взаимосвязь соответствующих статистик.</w:t>
      </w:r>
    </w:p>
    <w:p w14:paraId="15508067" w14:textId="4C0E1E07" w:rsidR="00D30B85" w:rsidRDefault="00D30B85" w:rsidP="00D30B85">
      <w:pPr>
        <w:pStyle w:val="PlainText"/>
      </w:pPr>
      <w:r>
        <w:t>[DXLII] Напомним, что США на протяжении длительного времени отказываются подписать Киотский протокол о сокращении выбросов в атмосферу «парниковых газов».</w:t>
      </w:r>
    </w:p>
    <w:p w14:paraId="54A2CAA8" w14:textId="7955DC55" w:rsidR="00D30B85" w:rsidRDefault="00D30B85" w:rsidP="00D30B85">
      <w:pPr>
        <w:pStyle w:val="PlainText"/>
      </w:pPr>
      <w:r>
        <w:t>[DXLIII] На эту тему Голливуд отснял множество фильмов.</w:t>
      </w:r>
    </w:p>
    <w:p w14:paraId="6DF294D9" w14:textId="119A00D5" w:rsidR="00D30B85" w:rsidRDefault="00D30B85" w:rsidP="00D30B85">
      <w:pPr>
        <w:pStyle w:val="PlainText"/>
      </w:pPr>
      <w:r>
        <w:t xml:space="preserve">[DXLIV] Танки на площади Тяньаньмэнь — и никакого </w:t>
      </w:r>
      <w:r>
        <w:lastRenderedPageBreak/>
        <w:t>продвижения Китая к западному образу жизни нет и не предвидится, хотя Китай при этом осваивает техносферные достижения Запада.</w:t>
      </w:r>
    </w:p>
    <w:p w14:paraId="5C1EA406" w14:textId="24F40BDF" w:rsidR="00D30B85" w:rsidRDefault="00D30B85" w:rsidP="00D30B85">
      <w:pPr>
        <w:pStyle w:val="PlainText"/>
      </w:pPr>
      <w:r>
        <w:t>[DXLV] В 1990</w:t>
      </w:r>
      <w:r>
        <w:noBreakHyphen/>
        <w:t>е гг. в СМИ промелькнуло сообщение, что «народные умельцы» в горах Кавказа вскрыли некое устройство, предназначенное для многолетней работы в автономном режиме на основе электроснабжения от радиоизотопных источников, хотя оно со всех сторон было раскрашено знаками «Осторожно радиация!». Медицина оказалась безсильна…</w:t>
      </w:r>
    </w:p>
    <w:p w14:paraId="4441464A" w14:textId="77777777" w:rsidR="00D30B85" w:rsidRDefault="00D30B85" w:rsidP="00D30B85">
      <w:pPr>
        <w:pStyle w:val="PlainText"/>
      </w:pPr>
      <w:r>
        <w:t xml:space="preserve">[DXLVI] Обратим внимание ещё на одну особенность библейских текстов. </w:t>
      </w:r>
    </w:p>
    <w:p w14:paraId="03826435" w14:textId="77777777" w:rsidR="00D30B85" w:rsidRDefault="00D30B85" w:rsidP="00D30B85">
      <w:pPr>
        <w:pStyle w:val="PlainText"/>
      </w:pPr>
      <w:r>
        <w:t>Бог — всегда Господь, поскольку Его воля господствует над всем, что есть в Мироздании. Но Бог при этом — не тиран и не деспот и ему не нужны холопы.</w:t>
      </w:r>
    </w:p>
    <w:p w14:paraId="417828F4" w14:textId="05CD3C0D" w:rsidR="00D30B85" w:rsidRDefault="00D30B85" w:rsidP="00D30B85">
      <w:pPr>
        <w:pStyle w:val="PlainText"/>
      </w:pPr>
      <w:r>
        <w:t>Однако устремлённость к господству свойственна разнородному демонизму — как нечеловеческому, так и “человеческому”. В силу этого обстоятельства в культурах толпо-“элитаризма”, включая библейскую, не всякий именуемый словом «господь» («Lord», «Overlord») — Бог. И соответственно не всякое упоминание «господа» или обращение к «господу» — представляет собой упоминание Бога и обращение к Нему. Такая «переадресация запросов», организованная на основе умолчаний, — одно из средств введения в идеалистический атеизм паствы во всех религиозных культах толпо-“элитарных” обществ. Чтобы убедиться в этом посмотрите тексты различных вероучений, тестируя их на предмет замены слова «господь», словом «Бог»: во многих случаях (если не в большинстве) такая замена вызывает ощущение фальши, поскольку Богу не свойственно то, что характерно для «господа» в тех или иных вероучениях…</w:t>
      </w:r>
    </w:p>
    <w:p w14:paraId="2D8566F6" w14:textId="10525042" w:rsidR="00D30B85" w:rsidRPr="00D30B85" w:rsidRDefault="00D30B85" w:rsidP="00D30B85">
      <w:pPr>
        <w:pStyle w:val="PlainText"/>
      </w:pPr>
      <w:r>
        <w:t>[DXLVII] Коран об этом говорит прямо: «Они не убили его (Иисуса) и не распяли, но это только представилось им; и, поистине, те, которые разногласят об этом (т.е. не согласные с кораническим свидетельством), — в сомнении о нём; нет у них об этом никакого знания, кроме следования за предположением (Саблуков: «они водятся только мнением»). Они не убили его (Хрис</w:t>
      </w:r>
      <w:r>
        <w:softHyphen/>
        <w:t xml:space="preserve">та), — наверное (Саблуков: «это верно известно»), нет, Бог вознёс его к Себе: ведь Бог могущественен (Крачковский: «велик»), мудр! И поистине, из людей писания нет никого, кто бы не уверовал в него прежде своей смерти, а в день воскресения он будет свидетелем против них!» (сура 4:156, 157, все выделения </w:t>
      </w:r>
      <w:r>
        <w:lastRenderedPageBreak/>
        <w:t>сделаны нами).</w:t>
      </w:r>
    </w:p>
    <w:sectPr w:rsidR="00D30B85" w:rsidRPr="00D30B85" w:rsidSect="00CF52F6">
      <w:headerReference w:type="default" r:id="rId184"/>
      <w:footnotePr>
        <w:numRestart w:val="eachPage"/>
      </w:footnotePr>
      <w:pgSz w:w="8392" w:h="11907" w:code="11"/>
      <w:pgMar w:top="851" w:right="851" w:bottom="851" w:left="1247"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75DB0" w14:textId="77777777" w:rsidR="00CA599D" w:rsidRDefault="00CA599D">
      <w:r>
        <w:separator/>
      </w:r>
    </w:p>
  </w:endnote>
  <w:endnote w:type="continuationSeparator" w:id="0">
    <w:p w14:paraId="1A66F419" w14:textId="77777777" w:rsidR="00CA599D" w:rsidRDefault="00CA5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Decor">
    <w:altName w:val="Calibri"/>
    <w:charset w:val="00"/>
    <w:family w:val="auto"/>
    <w:pitch w:val="variable"/>
    <w:sig w:usb0="00000287" w:usb1="00000000" w:usb2="00000000" w:usb3="00000000" w:csb0="0000001F" w:csb1="00000000"/>
  </w:font>
  <w:font w:name="Academy">
    <w:altName w:val="Calibri"/>
    <w:charset w:val="00"/>
    <w:family w:val="auto"/>
    <w:pitch w:val="variable"/>
    <w:sig w:usb0="00000287" w:usb1="00000000" w:usb2="00000000" w:usb3="00000000" w:csb0="0000001F" w:csb1="00000000"/>
  </w:font>
  <w:font w:name="TimesDL">
    <w:altName w:val="Times New Roman"/>
    <w:charset w:val="00"/>
    <w:family w:val="auto"/>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65890" w14:textId="77777777" w:rsidR="00D30B85" w:rsidRPr="00D30B85" w:rsidRDefault="00D30B85" w:rsidP="00D30B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6925A" w14:textId="77777777" w:rsidR="00D30B85" w:rsidRPr="00D30B85" w:rsidRDefault="00D30B85" w:rsidP="00D30B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A8469" w14:textId="77777777" w:rsidR="00D30B85" w:rsidRPr="00D30B85" w:rsidRDefault="00D30B85" w:rsidP="00D30B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7A34F" w14:textId="77777777" w:rsidR="00D30B85" w:rsidRPr="00D30B85" w:rsidRDefault="00D30B85" w:rsidP="00D30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33A1" w14:textId="77777777" w:rsidR="00CA599D" w:rsidRDefault="00CA599D">
      <w:r>
        <w:separator/>
      </w:r>
    </w:p>
  </w:footnote>
  <w:footnote w:type="continuationSeparator" w:id="0">
    <w:p w14:paraId="4A974DA6" w14:textId="77777777" w:rsidR="00CA599D" w:rsidRDefault="00CA599D">
      <w:r>
        <w:continuationSeparator/>
      </w:r>
    </w:p>
  </w:footnote>
  <w:footnote w:type="continuationNotice" w:id="1">
    <w:p w14:paraId="4A7D134D" w14:textId="77777777" w:rsidR="00CA599D" w:rsidRPr="006C5C20" w:rsidRDefault="00CA599D" w:rsidP="00FB3CCE">
      <w:pPr>
        <w:numPr>
          <w:ins w:id="0" w:author="Unknown"/>
        </w:numPr>
        <w:jc w:val="right"/>
        <w:rPr>
          <w:spacing w:val="14"/>
          <w:sz w:val="18"/>
          <w:szCs w:val="18"/>
        </w:rPr>
      </w:pPr>
      <w:r>
        <w:rPr>
          <w:spacing w:val="14"/>
          <w:sz w:val="18"/>
          <w:szCs w:val="18"/>
        </w:rPr>
        <w:sym w:font="Wingdings" w:char="F0E0"/>
      </w:r>
      <w:r>
        <w:rPr>
          <w:spacing w:val="14"/>
          <w:sz w:val="18"/>
          <w:szCs w:val="18"/>
        </w:rPr>
        <w:sym w:font="Wingdings" w:char="F0E0"/>
      </w:r>
      <w:r>
        <w:rPr>
          <w:spacing w:val="14"/>
          <w:sz w:val="18"/>
          <w:szCs w:val="18"/>
        </w:rPr>
        <w:sym w:font="Wingdings" w:char="F0E0"/>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9A0DD" w14:textId="77777777" w:rsidR="00D30B85" w:rsidRPr="00D30B85" w:rsidRDefault="00D30B85" w:rsidP="00D30B85">
    <w:pPr>
      <w:pStyle w:val="Header"/>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0ADE7" w14:textId="13AC623E" w:rsidR="00D30B85" w:rsidRPr="00D30B85" w:rsidRDefault="00D30B85" w:rsidP="00D30B85">
    <w:pPr>
      <w:pStyle w:val="Header"/>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EC666" w14:textId="5741B299" w:rsidR="00603FF1" w:rsidRPr="00D30B85" w:rsidRDefault="00603FF1" w:rsidP="00D30B85">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41A4" w14:textId="77777777" w:rsidR="00D30B85" w:rsidRPr="00D30B85" w:rsidRDefault="00D30B85" w:rsidP="00D30B85">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530C" w14:textId="77777777" w:rsidR="00D30B85" w:rsidRPr="00D30B85" w:rsidRDefault="00D30B85" w:rsidP="00D30B85">
    <w:pPr>
      <w:pStyle w:val="Header"/>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76908" w14:textId="77777777" w:rsidR="00D30B85" w:rsidRPr="00D30B85" w:rsidRDefault="00D30B85" w:rsidP="00D30B85">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DBBB" w14:textId="77777777" w:rsidR="00D30B85" w:rsidRPr="00D30B85" w:rsidRDefault="00D30B85" w:rsidP="00D30B85">
    <w:pPr>
      <w:pStyle w:val="Header"/>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32C28" w14:textId="77777777" w:rsidR="00D30B85" w:rsidRPr="00D30B85" w:rsidRDefault="00D30B85" w:rsidP="00D30B85">
    <w:pPr>
      <w:pStyle w:val="Header"/>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880A4" w14:textId="7A2784A3" w:rsidR="00D30B85" w:rsidRPr="00D30B85" w:rsidRDefault="00D30B85" w:rsidP="00D30B85">
    <w:pPr>
      <w:pStyle w:val="Header"/>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1B37A" w14:textId="671A61D1" w:rsidR="00D30B85" w:rsidRPr="00D30B85" w:rsidRDefault="00D30B85" w:rsidP="00D30B85">
    <w:pPr>
      <w:pStyle w:val="Header"/>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527" w14:textId="591848C4" w:rsidR="00D30B85" w:rsidRPr="00D30B85" w:rsidRDefault="00D30B85" w:rsidP="00D30B85">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1A6F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D20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9E10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E223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F9A83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66A58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06C4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2B0B8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6EC7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D0826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A0183030"/>
    <w:lvl w:ilvl="0">
      <w:numFmt w:val="bullet"/>
      <w:pStyle w:val="Footer"/>
      <w:lvlText w:val="*"/>
      <w:lvlJc w:val="left"/>
    </w:lvl>
  </w:abstractNum>
  <w:abstractNum w:abstractNumId="11" w15:restartNumberingAfterBreak="0">
    <w:nsid w:val="018922DB"/>
    <w:multiLevelType w:val="singleLevel"/>
    <w:tmpl w:val="9F7CDA44"/>
    <w:lvl w:ilvl="0">
      <w:start w:val="1"/>
      <w:numFmt w:val="decimal"/>
      <w:lvlText w:val=" %1."/>
      <w:legacy w:legacy="1" w:legacySpace="0" w:legacyIndent="283"/>
      <w:lvlJc w:val="left"/>
      <w:pPr>
        <w:ind w:left="340" w:hanging="283"/>
      </w:pPr>
    </w:lvl>
  </w:abstractNum>
  <w:abstractNum w:abstractNumId="12" w15:restartNumberingAfterBreak="0">
    <w:nsid w:val="01B367BE"/>
    <w:multiLevelType w:val="singleLevel"/>
    <w:tmpl w:val="A59CCFB4"/>
    <w:lvl w:ilvl="0">
      <w:start w:val="1"/>
      <w:numFmt w:val="none"/>
      <w:lvlText w:val=""/>
      <w:legacy w:legacy="1" w:legacySpace="0" w:legacyIndent="284"/>
      <w:lvlJc w:val="left"/>
      <w:pPr>
        <w:ind w:left="454" w:hanging="284"/>
      </w:pPr>
      <w:rPr>
        <w:rFonts w:ascii="Symbol" w:hAnsi="Symbol" w:hint="default"/>
      </w:rPr>
    </w:lvl>
  </w:abstractNum>
  <w:abstractNum w:abstractNumId="13" w15:restartNumberingAfterBreak="0">
    <w:nsid w:val="09786053"/>
    <w:multiLevelType w:val="singleLevel"/>
    <w:tmpl w:val="C9683772"/>
    <w:lvl w:ilvl="0">
      <w:start w:val="1"/>
      <w:numFmt w:val="decimal"/>
      <w:lvlText w:val=" %1."/>
      <w:legacy w:legacy="1" w:legacySpace="0" w:legacyIndent="283"/>
      <w:lvlJc w:val="left"/>
      <w:pPr>
        <w:ind w:left="340" w:hanging="283"/>
      </w:pPr>
    </w:lvl>
  </w:abstractNum>
  <w:abstractNum w:abstractNumId="14" w15:restartNumberingAfterBreak="0">
    <w:nsid w:val="1BF956B7"/>
    <w:multiLevelType w:val="singleLevel"/>
    <w:tmpl w:val="C9683772"/>
    <w:lvl w:ilvl="0">
      <w:start w:val="1"/>
      <w:numFmt w:val="decimal"/>
      <w:lvlText w:val=" %1."/>
      <w:legacy w:legacy="1" w:legacySpace="0" w:legacyIndent="283"/>
      <w:lvlJc w:val="left"/>
      <w:pPr>
        <w:ind w:left="340" w:hanging="283"/>
      </w:pPr>
    </w:lvl>
  </w:abstractNum>
  <w:abstractNum w:abstractNumId="15" w15:restartNumberingAfterBreak="0">
    <w:nsid w:val="25283597"/>
    <w:multiLevelType w:val="singleLevel"/>
    <w:tmpl w:val="9F7CDA44"/>
    <w:lvl w:ilvl="0">
      <w:start w:val="1"/>
      <w:numFmt w:val="decimal"/>
      <w:lvlText w:val=" %1."/>
      <w:legacy w:legacy="1" w:legacySpace="0" w:legacyIndent="283"/>
      <w:lvlJc w:val="left"/>
      <w:pPr>
        <w:ind w:left="340" w:hanging="283"/>
      </w:pPr>
    </w:lvl>
  </w:abstractNum>
  <w:abstractNum w:abstractNumId="16" w15:restartNumberingAfterBreak="0">
    <w:nsid w:val="28E20E43"/>
    <w:multiLevelType w:val="singleLevel"/>
    <w:tmpl w:val="9F7CDA44"/>
    <w:lvl w:ilvl="0">
      <w:start w:val="1"/>
      <w:numFmt w:val="decimal"/>
      <w:lvlText w:val=" %1."/>
      <w:legacy w:legacy="1" w:legacySpace="0" w:legacyIndent="283"/>
      <w:lvlJc w:val="left"/>
      <w:pPr>
        <w:ind w:left="340" w:hanging="283"/>
      </w:pPr>
    </w:lvl>
  </w:abstractNum>
  <w:abstractNum w:abstractNumId="17" w15:restartNumberingAfterBreak="0">
    <w:nsid w:val="2AD26CD3"/>
    <w:multiLevelType w:val="hybridMultilevel"/>
    <w:tmpl w:val="D0BC4F6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2EA23E7A"/>
    <w:multiLevelType w:val="singleLevel"/>
    <w:tmpl w:val="C9683772"/>
    <w:lvl w:ilvl="0">
      <w:start w:val="1"/>
      <w:numFmt w:val="decimal"/>
      <w:lvlText w:val=" %1."/>
      <w:legacy w:legacy="1" w:legacySpace="0" w:legacyIndent="283"/>
      <w:lvlJc w:val="left"/>
      <w:pPr>
        <w:ind w:left="340" w:hanging="283"/>
      </w:pPr>
    </w:lvl>
  </w:abstractNum>
  <w:abstractNum w:abstractNumId="19" w15:restartNumberingAfterBreak="0">
    <w:nsid w:val="2F550E4A"/>
    <w:multiLevelType w:val="singleLevel"/>
    <w:tmpl w:val="C14030BA"/>
    <w:lvl w:ilvl="0">
      <w:start w:val="1"/>
      <w:numFmt w:val="decimal"/>
      <w:lvlText w:val=" %1."/>
      <w:legacy w:legacy="1" w:legacySpace="0" w:legacyIndent="283"/>
      <w:lvlJc w:val="left"/>
      <w:pPr>
        <w:ind w:left="623" w:hanging="283"/>
      </w:pPr>
    </w:lvl>
  </w:abstractNum>
  <w:abstractNum w:abstractNumId="20" w15:restartNumberingAfterBreak="0">
    <w:nsid w:val="33E522E3"/>
    <w:multiLevelType w:val="singleLevel"/>
    <w:tmpl w:val="C9683772"/>
    <w:lvl w:ilvl="0">
      <w:start w:val="1"/>
      <w:numFmt w:val="decimal"/>
      <w:lvlText w:val=" %1."/>
      <w:legacy w:legacy="1" w:legacySpace="0" w:legacyIndent="283"/>
      <w:lvlJc w:val="left"/>
      <w:pPr>
        <w:ind w:left="340" w:hanging="283"/>
      </w:pPr>
    </w:lvl>
  </w:abstractNum>
  <w:abstractNum w:abstractNumId="21" w15:restartNumberingAfterBreak="0">
    <w:nsid w:val="3F7F1B5E"/>
    <w:multiLevelType w:val="singleLevel"/>
    <w:tmpl w:val="C9683772"/>
    <w:lvl w:ilvl="0">
      <w:start w:val="1"/>
      <w:numFmt w:val="decimal"/>
      <w:lvlText w:val=" %1."/>
      <w:legacy w:legacy="1" w:legacySpace="0" w:legacyIndent="283"/>
      <w:lvlJc w:val="left"/>
      <w:pPr>
        <w:ind w:left="340" w:hanging="283"/>
      </w:pPr>
    </w:lvl>
  </w:abstractNum>
  <w:abstractNum w:abstractNumId="22" w15:restartNumberingAfterBreak="0">
    <w:nsid w:val="47734A5E"/>
    <w:multiLevelType w:val="hybridMultilevel"/>
    <w:tmpl w:val="5C0CB39E"/>
    <w:lvl w:ilvl="0" w:tplc="EF2606F6">
      <w:start w:val="1"/>
      <w:numFmt w:val="bullet"/>
      <w:lvlText w:val=""/>
      <w:lvlJc w:val="left"/>
      <w:pPr>
        <w:tabs>
          <w:tab w:val="num" w:pos="0"/>
        </w:tabs>
        <w:ind w:left="567" w:hanging="227"/>
      </w:pPr>
      <w:rPr>
        <w:rFonts w:ascii="Wingdings" w:hAnsi="Wingdings" w:hint="default"/>
        <w:sz w:val="18"/>
        <w:szCs w:val="18"/>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98095E"/>
    <w:multiLevelType w:val="singleLevel"/>
    <w:tmpl w:val="C9683772"/>
    <w:lvl w:ilvl="0">
      <w:start w:val="1"/>
      <w:numFmt w:val="decimal"/>
      <w:lvlText w:val=" %1."/>
      <w:legacy w:legacy="1" w:legacySpace="0" w:legacyIndent="283"/>
      <w:lvlJc w:val="left"/>
      <w:pPr>
        <w:ind w:left="340" w:hanging="283"/>
      </w:pPr>
    </w:lvl>
  </w:abstractNum>
  <w:abstractNum w:abstractNumId="24" w15:restartNumberingAfterBreak="0">
    <w:nsid w:val="4B3503A2"/>
    <w:multiLevelType w:val="singleLevel"/>
    <w:tmpl w:val="A59CCFB4"/>
    <w:lvl w:ilvl="0">
      <w:start w:val="1"/>
      <w:numFmt w:val="none"/>
      <w:lvlText w:val=""/>
      <w:legacy w:legacy="1" w:legacySpace="0" w:legacyIndent="284"/>
      <w:lvlJc w:val="left"/>
      <w:pPr>
        <w:ind w:left="454" w:hanging="284"/>
      </w:pPr>
      <w:rPr>
        <w:rFonts w:ascii="Symbol" w:hAnsi="Symbol" w:hint="default"/>
      </w:rPr>
    </w:lvl>
  </w:abstractNum>
  <w:abstractNum w:abstractNumId="25" w15:restartNumberingAfterBreak="0">
    <w:nsid w:val="4CEF3880"/>
    <w:multiLevelType w:val="singleLevel"/>
    <w:tmpl w:val="7AE4EFC4"/>
    <w:lvl w:ilvl="0">
      <w:start w:val="1"/>
      <w:numFmt w:val="decimal"/>
      <w:lvlText w:val="%1."/>
      <w:legacy w:legacy="1" w:legacySpace="0" w:legacyIndent="283"/>
      <w:lvlJc w:val="left"/>
      <w:pPr>
        <w:ind w:left="992" w:hanging="283"/>
      </w:pPr>
    </w:lvl>
  </w:abstractNum>
  <w:abstractNum w:abstractNumId="26" w15:restartNumberingAfterBreak="0">
    <w:nsid w:val="5B383DFB"/>
    <w:multiLevelType w:val="multilevel"/>
    <w:tmpl w:val="9250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E53576"/>
    <w:multiLevelType w:val="hybridMultilevel"/>
    <w:tmpl w:val="5F8AAD5C"/>
    <w:lvl w:ilvl="0" w:tplc="0594713C">
      <w:start w:val="1"/>
      <w:numFmt w:val="bullet"/>
      <w:lvlText w:val=""/>
      <w:legacy w:legacy="1" w:legacySpace="0" w:legacyIndent="170"/>
      <w:lvlJc w:val="left"/>
      <w:pPr>
        <w:ind w:left="227" w:hanging="17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pStyle w:val="Footer"/>
        <w:lvlText w:val=""/>
        <w:legacy w:legacy="1" w:legacySpace="0" w:legacyIndent="284"/>
        <w:lvlJc w:val="left"/>
        <w:pPr>
          <w:ind w:left="568" w:hanging="284"/>
        </w:pPr>
        <w:rPr>
          <w:rFonts w:ascii="Symbol" w:hAnsi="Symbol" w:hint="default"/>
        </w:rPr>
      </w:lvl>
    </w:lvlOverride>
  </w:num>
  <w:num w:numId="2">
    <w:abstractNumId w:val="10"/>
    <w:lvlOverride w:ilvl="0">
      <w:lvl w:ilvl="0">
        <w:start w:val="1"/>
        <w:numFmt w:val="bullet"/>
        <w:pStyle w:val="Footer"/>
        <w:lvlText w:val=""/>
        <w:legacy w:legacy="1" w:legacySpace="0" w:legacyIndent="283"/>
        <w:lvlJc w:val="left"/>
        <w:pPr>
          <w:ind w:left="1077" w:hanging="283"/>
        </w:pPr>
        <w:rPr>
          <w:rFonts w:ascii="Wingdings" w:hAnsi="Wingdings" w:hint="default"/>
          <w:sz w:val="18"/>
        </w:rPr>
      </w:lvl>
    </w:lvlOverride>
  </w:num>
  <w:num w:numId="3">
    <w:abstractNumId w:val="19"/>
  </w:num>
  <w:num w:numId="4">
    <w:abstractNumId w:val="25"/>
  </w:num>
  <w:num w:numId="5">
    <w:abstractNumId w:val="10"/>
  </w:num>
  <w:num w:numId="6">
    <w:abstractNumId w:val="10"/>
    <w:lvlOverride w:ilvl="0">
      <w:lvl w:ilvl="0">
        <w:start w:val="1"/>
        <w:numFmt w:val="bullet"/>
        <w:pStyle w:val="Footer"/>
        <w:lvlText w:val=""/>
        <w:legacy w:legacy="1" w:legacySpace="57" w:legacyIndent="227"/>
        <w:lvlJc w:val="left"/>
        <w:pPr>
          <w:ind w:left="340" w:hanging="227"/>
        </w:pPr>
        <w:rPr>
          <w:rFonts w:ascii="Symbol" w:hAnsi="Symbol" w:hint="default"/>
        </w:rPr>
      </w:lvl>
    </w:lvlOverride>
  </w:num>
  <w:num w:numId="7">
    <w:abstractNumId w:val="10"/>
    <w:lvlOverride w:ilvl="0">
      <w:lvl w:ilvl="0">
        <w:start w:val="1"/>
        <w:numFmt w:val="bullet"/>
        <w:pStyle w:val="Footer"/>
        <w:lvlText w:val=""/>
        <w:legacy w:legacy="1" w:legacySpace="0" w:legacyIndent="283"/>
        <w:lvlJc w:val="left"/>
        <w:pPr>
          <w:ind w:left="963" w:hanging="283"/>
        </w:pPr>
        <w:rPr>
          <w:rFonts w:ascii="Symbol" w:hAnsi="Symbol" w:hint="default"/>
        </w:rPr>
      </w:lvl>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0"/>
    <w:lvlOverride w:ilvl="0">
      <w:lvl w:ilvl="0">
        <w:start w:val="1"/>
        <w:numFmt w:val="bullet"/>
        <w:pStyle w:val="Footer"/>
        <w:lvlText w:val=""/>
        <w:legacy w:legacy="1" w:legacySpace="0" w:legacyIndent="170"/>
        <w:lvlJc w:val="left"/>
        <w:pPr>
          <w:ind w:left="340" w:hanging="170"/>
        </w:pPr>
        <w:rPr>
          <w:rFonts w:ascii="Symbol" w:hAnsi="Symbol" w:hint="default"/>
        </w:rPr>
      </w:lvl>
    </w:lvlOverride>
  </w:num>
  <w:num w:numId="19">
    <w:abstractNumId w:val="10"/>
    <w:lvlOverride w:ilvl="0">
      <w:lvl w:ilvl="0">
        <w:start w:val="1"/>
        <w:numFmt w:val="bullet"/>
        <w:pStyle w:val="Footer"/>
        <w:lvlText w:val=""/>
        <w:legacy w:legacy="1" w:legacySpace="0" w:legacyIndent="284"/>
        <w:lvlJc w:val="left"/>
        <w:pPr>
          <w:ind w:left="568" w:hanging="284"/>
        </w:pPr>
        <w:rPr>
          <w:rFonts w:ascii="Symbol" w:hAnsi="Symbol" w:cs="Symbol" w:hint="default"/>
        </w:rPr>
      </w:lvl>
    </w:lvlOverride>
  </w:num>
  <w:num w:numId="20">
    <w:abstractNumId w:val="10"/>
    <w:lvlOverride w:ilvl="0">
      <w:lvl w:ilvl="0">
        <w:start w:val="1"/>
        <w:numFmt w:val="bullet"/>
        <w:pStyle w:val="Footer"/>
        <w:lvlText w:val=""/>
        <w:legacy w:legacy="1" w:legacySpace="0" w:legacyIndent="170"/>
        <w:lvlJc w:val="left"/>
        <w:pPr>
          <w:ind w:left="227" w:hanging="170"/>
        </w:pPr>
        <w:rPr>
          <w:rFonts w:ascii="Symbol" w:hAnsi="Symbol" w:hint="default"/>
        </w:rPr>
      </w:lvl>
    </w:lvlOverride>
  </w:num>
  <w:num w:numId="21">
    <w:abstractNumId w:val="10"/>
    <w:lvlOverride w:ilvl="0">
      <w:lvl w:ilvl="0">
        <w:start w:val="1"/>
        <w:numFmt w:val="bullet"/>
        <w:pStyle w:val="Footer"/>
        <w:lvlText w:val=""/>
        <w:legacy w:legacy="1" w:legacySpace="0" w:legacyIndent="170"/>
        <w:lvlJc w:val="left"/>
        <w:pPr>
          <w:ind w:left="227" w:hanging="170"/>
        </w:pPr>
        <w:rPr>
          <w:rFonts w:ascii="Symbol" w:hAnsi="Symbol" w:hint="default"/>
        </w:rPr>
      </w:lvl>
    </w:lvlOverride>
  </w:num>
  <w:num w:numId="22">
    <w:abstractNumId w:val="10"/>
    <w:lvlOverride w:ilvl="0">
      <w:lvl w:ilvl="0">
        <w:start w:val="1"/>
        <w:numFmt w:val="bullet"/>
        <w:pStyle w:val="Footer"/>
        <w:lvlText w:val=""/>
        <w:legacy w:legacy="1" w:legacySpace="0" w:legacyIndent="170"/>
        <w:lvlJc w:val="left"/>
        <w:pPr>
          <w:ind w:left="227" w:hanging="170"/>
        </w:pPr>
        <w:rPr>
          <w:rFonts w:ascii="Symbol" w:hAnsi="Symbol" w:hint="default"/>
        </w:rPr>
      </w:lvl>
    </w:lvlOverride>
  </w:num>
  <w:num w:numId="23">
    <w:abstractNumId w:val="10"/>
    <w:lvlOverride w:ilvl="0">
      <w:lvl w:ilvl="0">
        <w:start w:val="1"/>
        <w:numFmt w:val="bullet"/>
        <w:pStyle w:val="Footer"/>
        <w:lvlText w:val=""/>
        <w:legacy w:legacy="1" w:legacySpace="0" w:legacyIndent="284"/>
        <w:lvlJc w:val="left"/>
        <w:pPr>
          <w:ind w:left="454" w:hanging="284"/>
        </w:pPr>
        <w:rPr>
          <w:rFonts w:ascii="Symbol" w:hAnsi="Symbol" w:hint="default"/>
        </w:rPr>
      </w:lvl>
    </w:lvlOverride>
  </w:num>
  <w:num w:numId="24">
    <w:abstractNumId w:val="10"/>
    <w:lvlOverride w:ilvl="0">
      <w:lvl w:ilvl="0">
        <w:start w:val="1"/>
        <w:numFmt w:val="bullet"/>
        <w:pStyle w:val="Footer"/>
        <w:lvlText w:val=""/>
        <w:legacy w:legacy="1" w:legacySpace="0" w:legacyIndent="227"/>
        <w:lvlJc w:val="left"/>
        <w:pPr>
          <w:ind w:left="794" w:hanging="227"/>
        </w:pPr>
        <w:rPr>
          <w:rFonts w:ascii="Wingdings" w:hAnsi="Wingdings" w:hint="default"/>
          <w:sz w:val="18"/>
        </w:rPr>
      </w:lvl>
    </w:lvlOverride>
  </w:num>
  <w:num w:numId="25">
    <w:abstractNumId w:val="10"/>
    <w:lvlOverride w:ilvl="0">
      <w:lvl w:ilvl="0">
        <w:start w:val="1"/>
        <w:numFmt w:val="bullet"/>
        <w:pStyle w:val="Footer"/>
        <w:lvlText w:val=""/>
        <w:legacy w:legacy="1" w:legacySpace="0" w:legacyIndent="170"/>
        <w:lvlJc w:val="left"/>
        <w:pPr>
          <w:ind w:left="567" w:hanging="170"/>
        </w:pPr>
        <w:rPr>
          <w:rFonts w:ascii="Wingdings" w:hAnsi="Wingdings" w:hint="default"/>
          <w:sz w:val="18"/>
        </w:rPr>
      </w:lvl>
    </w:lvlOverride>
  </w:num>
  <w:num w:numId="26">
    <w:abstractNumId w:val="17"/>
  </w:num>
  <w:num w:numId="27">
    <w:abstractNumId w:val="10"/>
    <w:lvlOverride w:ilvl="0">
      <w:lvl w:ilvl="0">
        <w:start w:val="1"/>
        <w:numFmt w:val="bullet"/>
        <w:pStyle w:val="Footer"/>
        <w:lvlText w:val=""/>
        <w:legacy w:legacy="1" w:legacySpace="57" w:legacyIndent="227"/>
        <w:lvlJc w:val="left"/>
        <w:pPr>
          <w:ind w:left="567" w:hanging="227"/>
        </w:pPr>
        <w:rPr>
          <w:rFonts w:ascii="Wingdings" w:hAnsi="Wingdings" w:hint="default"/>
        </w:rPr>
      </w:lvl>
    </w:lvlOverride>
  </w:num>
  <w:num w:numId="28">
    <w:abstractNumId w:val="15"/>
  </w:num>
  <w:num w:numId="29">
    <w:abstractNumId w:val="11"/>
  </w:num>
  <w:num w:numId="30">
    <w:abstractNumId w:val="16"/>
  </w:num>
  <w:num w:numId="31">
    <w:abstractNumId w:val="26"/>
  </w:num>
  <w:num w:numId="32">
    <w:abstractNumId w:val="23"/>
  </w:num>
  <w:num w:numId="33">
    <w:abstractNumId w:val="22"/>
  </w:num>
  <w:num w:numId="34">
    <w:abstractNumId w:val="14"/>
  </w:num>
  <w:num w:numId="35">
    <w:abstractNumId w:val="27"/>
  </w:num>
  <w:num w:numId="36">
    <w:abstractNumId w:val="24"/>
  </w:num>
  <w:num w:numId="37">
    <w:abstractNumId w:val="12"/>
  </w:num>
  <w:num w:numId="38">
    <w:abstractNumId w:val="13"/>
  </w:num>
  <w:num w:numId="39">
    <w:abstractNumId w:val="21"/>
  </w:num>
  <w:num w:numId="40">
    <w:abstractNumId w:val="18"/>
  </w:num>
  <w:num w:numId="41">
    <w:abstractNumId w:val="20"/>
  </w:num>
  <w:num w:numId="42">
    <w:abstractNumId w:val="10"/>
    <w:lvlOverride w:ilvl="0">
      <w:lvl w:ilvl="0">
        <w:start w:val="1"/>
        <w:numFmt w:val="bullet"/>
        <w:pStyle w:val="Footer"/>
        <w:lvlText w:val=""/>
        <w:legacy w:legacy="1" w:legacySpace="0" w:legacyIndent="283"/>
        <w:lvlJc w:val="left"/>
        <w:pPr>
          <w:ind w:left="1740" w:hanging="283"/>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Grammatical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680"/>
  <w:hyphenationZone w:val="357"/>
  <w:doNotHyphenateCaps/>
  <w:evenAndOddHeaders/>
  <w:drawingGridHorizontalSpacing w:val="120"/>
  <w:drawingGridVerticalSpacing w:val="120"/>
  <w:displayVerticalDrawingGridEvery w:val="0"/>
  <w:doNotUseMarginsForDrawingGridOrigin/>
  <w:noPunctuationKerning/>
  <w:characterSpacingControl w:val="doNotCompress"/>
  <w:footnotePr>
    <w:numRestart w:val="eachPage"/>
    <w:footnote w:id="-1"/>
    <w:footnote w:id="0"/>
    <w:footnote w:id="1"/>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55"/>
    <w:rsid w:val="000023AB"/>
    <w:rsid w:val="00003B77"/>
    <w:rsid w:val="000056ED"/>
    <w:rsid w:val="00005E74"/>
    <w:rsid w:val="000064C0"/>
    <w:rsid w:val="0000665B"/>
    <w:rsid w:val="00007BF2"/>
    <w:rsid w:val="00010CA2"/>
    <w:rsid w:val="0001237C"/>
    <w:rsid w:val="00012A16"/>
    <w:rsid w:val="00015F7C"/>
    <w:rsid w:val="00021396"/>
    <w:rsid w:val="00021DF5"/>
    <w:rsid w:val="00023218"/>
    <w:rsid w:val="0002339D"/>
    <w:rsid w:val="000236A4"/>
    <w:rsid w:val="0002398B"/>
    <w:rsid w:val="00023C9B"/>
    <w:rsid w:val="00025AAD"/>
    <w:rsid w:val="000319E7"/>
    <w:rsid w:val="000345E2"/>
    <w:rsid w:val="0003568B"/>
    <w:rsid w:val="0003622D"/>
    <w:rsid w:val="000406BC"/>
    <w:rsid w:val="00042B56"/>
    <w:rsid w:val="00044971"/>
    <w:rsid w:val="000451E7"/>
    <w:rsid w:val="000456B2"/>
    <w:rsid w:val="000501C4"/>
    <w:rsid w:val="000528E0"/>
    <w:rsid w:val="00056BD4"/>
    <w:rsid w:val="00057ED8"/>
    <w:rsid w:val="000645EA"/>
    <w:rsid w:val="00064B21"/>
    <w:rsid w:val="000654A2"/>
    <w:rsid w:val="00073210"/>
    <w:rsid w:val="00073B35"/>
    <w:rsid w:val="00074227"/>
    <w:rsid w:val="0007473B"/>
    <w:rsid w:val="00076341"/>
    <w:rsid w:val="00076ECB"/>
    <w:rsid w:val="00076FE5"/>
    <w:rsid w:val="00093459"/>
    <w:rsid w:val="00096A66"/>
    <w:rsid w:val="000A61EF"/>
    <w:rsid w:val="000B04DF"/>
    <w:rsid w:val="000B0C3D"/>
    <w:rsid w:val="000B1AC0"/>
    <w:rsid w:val="000B4734"/>
    <w:rsid w:val="000B666A"/>
    <w:rsid w:val="000C0122"/>
    <w:rsid w:val="000C447A"/>
    <w:rsid w:val="000C5A83"/>
    <w:rsid w:val="000C6BC6"/>
    <w:rsid w:val="000D218D"/>
    <w:rsid w:val="000D23DB"/>
    <w:rsid w:val="000D3669"/>
    <w:rsid w:val="000D4E22"/>
    <w:rsid w:val="000D7A91"/>
    <w:rsid w:val="000E0E04"/>
    <w:rsid w:val="000E0E71"/>
    <w:rsid w:val="000E29FF"/>
    <w:rsid w:val="000E70A4"/>
    <w:rsid w:val="000F35E2"/>
    <w:rsid w:val="000F4343"/>
    <w:rsid w:val="0010257A"/>
    <w:rsid w:val="00102F72"/>
    <w:rsid w:val="0010585C"/>
    <w:rsid w:val="0010629A"/>
    <w:rsid w:val="00107D92"/>
    <w:rsid w:val="00111F6A"/>
    <w:rsid w:val="001143D6"/>
    <w:rsid w:val="0011706A"/>
    <w:rsid w:val="00117217"/>
    <w:rsid w:val="00117FBB"/>
    <w:rsid w:val="001214A1"/>
    <w:rsid w:val="00122C0D"/>
    <w:rsid w:val="0013297C"/>
    <w:rsid w:val="00135CA5"/>
    <w:rsid w:val="001376E3"/>
    <w:rsid w:val="00143D8A"/>
    <w:rsid w:val="001448EE"/>
    <w:rsid w:val="001457CA"/>
    <w:rsid w:val="0014627B"/>
    <w:rsid w:val="00147785"/>
    <w:rsid w:val="001529DD"/>
    <w:rsid w:val="0015355A"/>
    <w:rsid w:val="00154BE7"/>
    <w:rsid w:val="00156AB6"/>
    <w:rsid w:val="001626BC"/>
    <w:rsid w:val="001631AA"/>
    <w:rsid w:val="00166DCC"/>
    <w:rsid w:val="00180820"/>
    <w:rsid w:val="0018149A"/>
    <w:rsid w:val="00181FAE"/>
    <w:rsid w:val="00182FAC"/>
    <w:rsid w:val="0018430B"/>
    <w:rsid w:val="001873E5"/>
    <w:rsid w:val="0019371F"/>
    <w:rsid w:val="0019604C"/>
    <w:rsid w:val="001A18D0"/>
    <w:rsid w:val="001A428B"/>
    <w:rsid w:val="001A4FFC"/>
    <w:rsid w:val="001B1B32"/>
    <w:rsid w:val="001B1E26"/>
    <w:rsid w:val="001B241C"/>
    <w:rsid w:val="001B353F"/>
    <w:rsid w:val="001C0B32"/>
    <w:rsid w:val="001C3627"/>
    <w:rsid w:val="001C4438"/>
    <w:rsid w:val="001C5246"/>
    <w:rsid w:val="001C70C7"/>
    <w:rsid w:val="001D0560"/>
    <w:rsid w:val="001D4A9B"/>
    <w:rsid w:val="001D4B40"/>
    <w:rsid w:val="001D52D2"/>
    <w:rsid w:val="001D6CE4"/>
    <w:rsid w:val="001D6E54"/>
    <w:rsid w:val="001E3DED"/>
    <w:rsid w:val="001E7BCA"/>
    <w:rsid w:val="001F07C1"/>
    <w:rsid w:val="001F105E"/>
    <w:rsid w:val="001F1CBC"/>
    <w:rsid w:val="001F3820"/>
    <w:rsid w:val="002002EB"/>
    <w:rsid w:val="00200661"/>
    <w:rsid w:val="002010E2"/>
    <w:rsid w:val="002050B5"/>
    <w:rsid w:val="002066DC"/>
    <w:rsid w:val="00210691"/>
    <w:rsid w:val="002118D1"/>
    <w:rsid w:val="00214CC9"/>
    <w:rsid w:val="002168C4"/>
    <w:rsid w:val="00216A2E"/>
    <w:rsid w:val="00217FE4"/>
    <w:rsid w:val="00221138"/>
    <w:rsid w:val="0022130E"/>
    <w:rsid w:val="00221727"/>
    <w:rsid w:val="002236AB"/>
    <w:rsid w:val="00224378"/>
    <w:rsid w:val="002246D6"/>
    <w:rsid w:val="00224A4A"/>
    <w:rsid w:val="00224FE9"/>
    <w:rsid w:val="00225427"/>
    <w:rsid w:val="00227C35"/>
    <w:rsid w:val="002331E1"/>
    <w:rsid w:val="0023434E"/>
    <w:rsid w:val="00236A68"/>
    <w:rsid w:val="00240218"/>
    <w:rsid w:val="002431C2"/>
    <w:rsid w:val="00243CEF"/>
    <w:rsid w:val="0024518F"/>
    <w:rsid w:val="00251425"/>
    <w:rsid w:val="00255B85"/>
    <w:rsid w:val="00256A41"/>
    <w:rsid w:val="002578BC"/>
    <w:rsid w:val="00263860"/>
    <w:rsid w:val="00264F5F"/>
    <w:rsid w:val="00265593"/>
    <w:rsid w:val="00266B86"/>
    <w:rsid w:val="00271C5C"/>
    <w:rsid w:val="00273DED"/>
    <w:rsid w:val="00275F86"/>
    <w:rsid w:val="00277BCE"/>
    <w:rsid w:val="00280348"/>
    <w:rsid w:val="00281C99"/>
    <w:rsid w:val="00283917"/>
    <w:rsid w:val="002876A5"/>
    <w:rsid w:val="0029238C"/>
    <w:rsid w:val="00297D76"/>
    <w:rsid w:val="002A26A4"/>
    <w:rsid w:val="002A6074"/>
    <w:rsid w:val="002B1D8B"/>
    <w:rsid w:val="002B3029"/>
    <w:rsid w:val="002C1F0B"/>
    <w:rsid w:val="002C2B9E"/>
    <w:rsid w:val="002C3447"/>
    <w:rsid w:val="002C5226"/>
    <w:rsid w:val="002D399E"/>
    <w:rsid w:val="002D4148"/>
    <w:rsid w:val="002D5EB2"/>
    <w:rsid w:val="002E0158"/>
    <w:rsid w:val="002E0810"/>
    <w:rsid w:val="002E2681"/>
    <w:rsid w:val="002E3DCE"/>
    <w:rsid w:val="002E3E73"/>
    <w:rsid w:val="002F0B2B"/>
    <w:rsid w:val="002F22B2"/>
    <w:rsid w:val="002F23A8"/>
    <w:rsid w:val="002F327E"/>
    <w:rsid w:val="002F7D73"/>
    <w:rsid w:val="003025D2"/>
    <w:rsid w:val="003041FB"/>
    <w:rsid w:val="003055B8"/>
    <w:rsid w:val="00306354"/>
    <w:rsid w:val="003078D6"/>
    <w:rsid w:val="00307BAE"/>
    <w:rsid w:val="003118D0"/>
    <w:rsid w:val="00313498"/>
    <w:rsid w:val="00315FEE"/>
    <w:rsid w:val="00316A68"/>
    <w:rsid w:val="003171A0"/>
    <w:rsid w:val="00317F58"/>
    <w:rsid w:val="0032091A"/>
    <w:rsid w:val="003239BE"/>
    <w:rsid w:val="0032534D"/>
    <w:rsid w:val="0033162E"/>
    <w:rsid w:val="0033315C"/>
    <w:rsid w:val="0033732B"/>
    <w:rsid w:val="003414C1"/>
    <w:rsid w:val="00342DF4"/>
    <w:rsid w:val="00344BE9"/>
    <w:rsid w:val="00353326"/>
    <w:rsid w:val="00354000"/>
    <w:rsid w:val="00360B61"/>
    <w:rsid w:val="00362440"/>
    <w:rsid w:val="003636A2"/>
    <w:rsid w:val="0036489C"/>
    <w:rsid w:val="00364D11"/>
    <w:rsid w:val="003741C7"/>
    <w:rsid w:val="0037549C"/>
    <w:rsid w:val="00375659"/>
    <w:rsid w:val="003815B6"/>
    <w:rsid w:val="00381F30"/>
    <w:rsid w:val="0038485B"/>
    <w:rsid w:val="00384F9E"/>
    <w:rsid w:val="003857A0"/>
    <w:rsid w:val="00386CDF"/>
    <w:rsid w:val="003918A6"/>
    <w:rsid w:val="00395769"/>
    <w:rsid w:val="00395B15"/>
    <w:rsid w:val="003A18C8"/>
    <w:rsid w:val="003A62D5"/>
    <w:rsid w:val="003B2CB8"/>
    <w:rsid w:val="003B317C"/>
    <w:rsid w:val="003B379F"/>
    <w:rsid w:val="003C098D"/>
    <w:rsid w:val="003C0D38"/>
    <w:rsid w:val="003C199D"/>
    <w:rsid w:val="003C1C88"/>
    <w:rsid w:val="003D1865"/>
    <w:rsid w:val="003D32E6"/>
    <w:rsid w:val="003D43BC"/>
    <w:rsid w:val="003D73E2"/>
    <w:rsid w:val="003E318B"/>
    <w:rsid w:val="003E6427"/>
    <w:rsid w:val="003E77BE"/>
    <w:rsid w:val="003F0816"/>
    <w:rsid w:val="003F1B12"/>
    <w:rsid w:val="003F3D46"/>
    <w:rsid w:val="003F42B0"/>
    <w:rsid w:val="003F535A"/>
    <w:rsid w:val="003F5D57"/>
    <w:rsid w:val="003F79C1"/>
    <w:rsid w:val="003F7DF6"/>
    <w:rsid w:val="0040230D"/>
    <w:rsid w:val="00402CEF"/>
    <w:rsid w:val="00402E1A"/>
    <w:rsid w:val="00403C10"/>
    <w:rsid w:val="00405B8E"/>
    <w:rsid w:val="004065DC"/>
    <w:rsid w:val="0040786F"/>
    <w:rsid w:val="00410591"/>
    <w:rsid w:val="00411A2C"/>
    <w:rsid w:val="00413A52"/>
    <w:rsid w:val="00414179"/>
    <w:rsid w:val="0042175B"/>
    <w:rsid w:val="004221C2"/>
    <w:rsid w:val="00422CB2"/>
    <w:rsid w:val="00424658"/>
    <w:rsid w:val="00426CD2"/>
    <w:rsid w:val="00426DE0"/>
    <w:rsid w:val="00427248"/>
    <w:rsid w:val="00427F04"/>
    <w:rsid w:val="00432603"/>
    <w:rsid w:val="004363F5"/>
    <w:rsid w:val="00436501"/>
    <w:rsid w:val="00444DB3"/>
    <w:rsid w:val="004472E7"/>
    <w:rsid w:val="00451EDD"/>
    <w:rsid w:val="0045480A"/>
    <w:rsid w:val="00454AE8"/>
    <w:rsid w:val="004557AE"/>
    <w:rsid w:val="004558BE"/>
    <w:rsid w:val="00455E3F"/>
    <w:rsid w:val="004600D2"/>
    <w:rsid w:val="00460EFC"/>
    <w:rsid w:val="00461967"/>
    <w:rsid w:val="00463653"/>
    <w:rsid w:val="00464038"/>
    <w:rsid w:val="0046541A"/>
    <w:rsid w:val="004703CD"/>
    <w:rsid w:val="00471DA3"/>
    <w:rsid w:val="00473554"/>
    <w:rsid w:val="004746F8"/>
    <w:rsid w:val="00474F95"/>
    <w:rsid w:val="004754A8"/>
    <w:rsid w:val="004757A2"/>
    <w:rsid w:val="0047627C"/>
    <w:rsid w:val="00481030"/>
    <w:rsid w:val="00482106"/>
    <w:rsid w:val="00482120"/>
    <w:rsid w:val="00483504"/>
    <w:rsid w:val="0048545D"/>
    <w:rsid w:val="004877EB"/>
    <w:rsid w:val="00491795"/>
    <w:rsid w:val="00491EA0"/>
    <w:rsid w:val="004965EB"/>
    <w:rsid w:val="00496E8C"/>
    <w:rsid w:val="004A12B1"/>
    <w:rsid w:val="004A3BF6"/>
    <w:rsid w:val="004A42C8"/>
    <w:rsid w:val="004B199B"/>
    <w:rsid w:val="004B1B5A"/>
    <w:rsid w:val="004B1B96"/>
    <w:rsid w:val="004B3283"/>
    <w:rsid w:val="004C016D"/>
    <w:rsid w:val="004C090D"/>
    <w:rsid w:val="004C199E"/>
    <w:rsid w:val="004C2AD0"/>
    <w:rsid w:val="004C3CC6"/>
    <w:rsid w:val="004D22C7"/>
    <w:rsid w:val="004D24AF"/>
    <w:rsid w:val="004D31D1"/>
    <w:rsid w:val="004D33AC"/>
    <w:rsid w:val="004D63D9"/>
    <w:rsid w:val="004D78F6"/>
    <w:rsid w:val="004E08DA"/>
    <w:rsid w:val="004E1620"/>
    <w:rsid w:val="004E2B25"/>
    <w:rsid w:val="004E4853"/>
    <w:rsid w:val="004E4DC9"/>
    <w:rsid w:val="004E57EC"/>
    <w:rsid w:val="004F0181"/>
    <w:rsid w:val="004F45B7"/>
    <w:rsid w:val="004F4F55"/>
    <w:rsid w:val="004F5009"/>
    <w:rsid w:val="004F6147"/>
    <w:rsid w:val="004F7719"/>
    <w:rsid w:val="00503C22"/>
    <w:rsid w:val="00505DCB"/>
    <w:rsid w:val="00507FD0"/>
    <w:rsid w:val="005120EE"/>
    <w:rsid w:val="00514659"/>
    <w:rsid w:val="00515026"/>
    <w:rsid w:val="0051524A"/>
    <w:rsid w:val="00515E68"/>
    <w:rsid w:val="00516354"/>
    <w:rsid w:val="00520A36"/>
    <w:rsid w:val="00521E43"/>
    <w:rsid w:val="00522AEE"/>
    <w:rsid w:val="005255D9"/>
    <w:rsid w:val="0052742E"/>
    <w:rsid w:val="00531696"/>
    <w:rsid w:val="00536FCA"/>
    <w:rsid w:val="00542416"/>
    <w:rsid w:val="00542B73"/>
    <w:rsid w:val="00543E93"/>
    <w:rsid w:val="00546FAD"/>
    <w:rsid w:val="005476E6"/>
    <w:rsid w:val="00547E9F"/>
    <w:rsid w:val="00551476"/>
    <w:rsid w:val="00551E1D"/>
    <w:rsid w:val="00552F7C"/>
    <w:rsid w:val="005538DE"/>
    <w:rsid w:val="00554302"/>
    <w:rsid w:val="0055573A"/>
    <w:rsid w:val="00555E17"/>
    <w:rsid w:val="005565E9"/>
    <w:rsid w:val="00556B84"/>
    <w:rsid w:val="00557A6D"/>
    <w:rsid w:val="00560283"/>
    <w:rsid w:val="00565E36"/>
    <w:rsid w:val="00567A5D"/>
    <w:rsid w:val="00570677"/>
    <w:rsid w:val="00571C97"/>
    <w:rsid w:val="00575D7B"/>
    <w:rsid w:val="00575DDD"/>
    <w:rsid w:val="00576F34"/>
    <w:rsid w:val="0057790B"/>
    <w:rsid w:val="005804AD"/>
    <w:rsid w:val="00580511"/>
    <w:rsid w:val="00581830"/>
    <w:rsid w:val="00583A54"/>
    <w:rsid w:val="00586E53"/>
    <w:rsid w:val="005910E0"/>
    <w:rsid w:val="00591D48"/>
    <w:rsid w:val="00591DF5"/>
    <w:rsid w:val="0059240F"/>
    <w:rsid w:val="00595127"/>
    <w:rsid w:val="005977BB"/>
    <w:rsid w:val="005A39C3"/>
    <w:rsid w:val="005A3D63"/>
    <w:rsid w:val="005A44AE"/>
    <w:rsid w:val="005A4820"/>
    <w:rsid w:val="005A5CDE"/>
    <w:rsid w:val="005B0240"/>
    <w:rsid w:val="005B08A7"/>
    <w:rsid w:val="005B1FE5"/>
    <w:rsid w:val="005B3CBF"/>
    <w:rsid w:val="005B51C8"/>
    <w:rsid w:val="005B712B"/>
    <w:rsid w:val="005C371E"/>
    <w:rsid w:val="005C6344"/>
    <w:rsid w:val="005C77EF"/>
    <w:rsid w:val="005C7F16"/>
    <w:rsid w:val="005D200D"/>
    <w:rsid w:val="005D2977"/>
    <w:rsid w:val="005D313A"/>
    <w:rsid w:val="005D594A"/>
    <w:rsid w:val="005D6421"/>
    <w:rsid w:val="005E0091"/>
    <w:rsid w:val="005E11AB"/>
    <w:rsid w:val="005E1C9B"/>
    <w:rsid w:val="005E2409"/>
    <w:rsid w:val="005E2BEF"/>
    <w:rsid w:val="005E4042"/>
    <w:rsid w:val="005E505C"/>
    <w:rsid w:val="005F06D2"/>
    <w:rsid w:val="005F2253"/>
    <w:rsid w:val="005F50E5"/>
    <w:rsid w:val="005F53D7"/>
    <w:rsid w:val="005F7709"/>
    <w:rsid w:val="00601293"/>
    <w:rsid w:val="00601DBB"/>
    <w:rsid w:val="00603FF1"/>
    <w:rsid w:val="00604A6C"/>
    <w:rsid w:val="006052DE"/>
    <w:rsid w:val="006107BC"/>
    <w:rsid w:val="00612F79"/>
    <w:rsid w:val="00615DF9"/>
    <w:rsid w:val="0061634D"/>
    <w:rsid w:val="00616A89"/>
    <w:rsid w:val="00620DF3"/>
    <w:rsid w:val="00632A1B"/>
    <w:rsid w:val="00634880"/>
    <w:rsid w:val="0063692B"/>
    <w:rsid w:val="00640853"/>
    <w:rsid w:val="0064147F"/>
    <w:rsid w:val="00641E64"/>
    <w:rsid w:val="006422A1"/>
    <w:rsid w:val="0064313C"/>
    <w:rsid w:val="00644310"/>
    <w:rsid w:val="00644A60"/>
    <w:rsid w:val="006451B1"/>
    <w:rsid w:val="00646367"/>
    <w:rsid w:val="006472CB"/>
    <w:rsid w:val="00651096"/>
    <w:rsid w:val="00653B6C"/>
    <w:rsid w:val="006630AA"/>
    <w:rsid w:val="006720E5"/>
    <w:rsid w:val="006815F2"/>
    <w:rsid w:val="006863F3"/>
    <w:rsid w:val="00686E5B"/>
    <w:rsid w:val="00691757"/>
    <w:rsid w:val="00691824"/>
    <w:rsid w:val="00691A6F"/>
    <w:rsid w:val="00692A70"/>
    <w:rsid w:val="006939DE"/>
    <w:rsid w:val="0069738D"/>
    <w:rsid w:val="006A2F94"/>
    <w:rsid w:val="006A36E7"/>
    <w:rsid w:val="006A3DEC"/>
    <w:rsid w:val="006A53E4"/>
    <w:rsid w:val="006A74FE"/>
    <w:rsid w:val="006A774E"/>
    <w:rsid w:val="006A7F11"/>
    <w:rsid w:val="006B07D9"/>
    <w:rsid w:val="006B397A"/>
    <w:rsid w:val="006B402E"/>
    <w:rsid w:val="006B4E76"/>
    <w:rsid w:val="006C107D"/>
    <w:rsid w:val="006C251B"/>
    <w:rsid w:val="006C29EB"/>
    <w:rsid w:val="006C3A04"/>
    <w:rsid w:val="006C4DB1"/>
    <w:rsid w:val="006C5116"/>
    <w:rsid w:val="006C5C20"/>
    <w:rsid w:val="006C6227"/>
    <w:rsid w:val="006C6EB1"/>
    <w:rsid w:val="006D1DAA"/>
    <w:rsid w:val="006D2865"/>
    <w:rsid w:val="006D510F"/>
    <w:rsid w:val="006E0B05"/>
    <w:rsid w:val="006E7438"/>
    <w:rsid w:val="006E7D11"/>
    <w:rsid w:val="006E7EB0"/>
    <w:rsid w:val="006F1795"/>
    <w:rsid w:val="006F1F9F"/>
    <w:rsid w:val="006F4D5E"/>
    <w:rsid w:val="006F4EEC"/>
    <w:rsid w:val="006F53BD"/>
    <w:rsid w:val="006F6E6E"/>
    <w:rsid w:val="00702A24"/>
    <w:rsid w:val="00702A27"/>
    <w:rsid w:val="00704E95"/>
    <w:rsid w:val="00705146"/>
    <w:rsid w:val="00705B11"/>
    <w:rsid w:val="00707347"/>
    <w:rsid w:val="0070755A"/>
    <w:rsid w:val="007076A6"/>
    <w:rsid w:val="007106FD"/>
    <w:rsid w:val="00712D30"/>
    <w:rsid w:val="00715E3B"/>
    <w:rsid w:val="007179C6"/>
    <w:rsid w:val="007179DE"/>
    <w:rsid w:val="00717E38"/>
    <w:rsid w:val="00724B33"/>
    <w:rsid w:val="0072619A"/>
    <w:rsid w:val="00727EEA"/>
    <w:rsid w:val="007331FB"/>
    <w:rsid w:val="0073565B"/>
    <w:rsid w:val="007360F0"/>
    <w:rsid w:val="00742A12"/>
    <w:rsid w:val="00747071"/>
    <w:rsid w:val="0074750B"/>
    <w:rsid w:val="0075152C"/>
    <w:rsid w:val="0075470F"/>
    <w:rsid w:val="0075596F"/>
    <w:rsid w:val="0076289C"/>
    <w:rsid w:val="00763D79"/>
    <w:rsid w:val="0076542B"/>
    <w:rsid w:val="00765A3E"/>
    <w:rsid w:val="00771BFF"/>
    <w:rsid w:val="0077397C"/>
    <w:rsid w:val="007740F5"/>
    <w:rsid w:val="00774180"/>
    <w:rsid w:val="0077533C"/>
    <w:rsid w:val="007755E7"/>
    <w:rsid w:val="007774A4"/>
    <w:rsid w:val="007775C3"/>
    <w:rsid w:val="00782638"/>
    <w:rsid w:val="00783CB8"/>
    <w:rsid w:val="00790A9F"/>
    <w:rsid w:val="00791214"/>
    <w:rsid w:val="007926C5"/>
    <w:rsid w:val="0079303A"/>
    <w:rsid w:val="00793097"/>
    <w:rsid w:val="00794D78"/>
    <w:rsid w:val="0079750A"/>
    <w:rsid w:val="007A0579"/>
    <w:rsid w:val="007A2F9E"/>
    <w:rsid w:val="007A4444"/>
    <w:rsid w:val="007A50E4"/>
    <w:rsid w:val="007B055C"/>
    <w:rsid w:val="007B0B1C"/>
    <w:rsid w:val="007B2458"/>
    <w:rsid w:val="007B370B"/>
    <w:rsid w:val="007B3B7C"/>
    <w:rsid w:val="007B46AE"/>
    <w:rsid w:val="007B7969"/>
    <w:rsid w:val="007C2F73"/>
    <w:rsid w:val="007C3164"/>
    <w:rsid w:val="007C3D93"/>
    <w:rsid w:val="007D41F7"/>
    <w:rsid w:val="007D4D54"/>
    <w:rsid w:val="007D7FE1"/>
    <w:rsid w:val="007E0467"/>
    <w:rsid w:val="007E0F79"/>
    <w:rsid w:val="007E2CF9"/>
    <w:rsid w:val="007E78A9"/>
    <w:rsid w:val="007F1CB0"/>
    <w:rsid w:val="007F2190"/>
    <w:rsid w:val="007F21C3"/>
    <w:rsid w:val="007F45CA"/>
    <w:rsid w:val="007F5D24"/>
    <w:rsid w:val="007F6EC9"/>
    <w:rsid w:val="008026E4"/>
    <w:rsid w:val="008068CE"/>
    <w:rsid w:val="008077B5"/>
    <w:rsid w:val="00807B68"/>
    <w:rsid w:val="00810898"/>
    <w:rsid w:val="00811775"/>
    <w:rsid w:val="00815A67"/>
    <w:rsid w:val="0082129D"/>
    <w:rsid w:val="00822EB2"/>
    <w:rsid w:val="00827BED"/>
    <w:rsid w:val="00827F9F"/>
    <w:rsid w:val="00835136"/>
    <w:rsid w:val="0083518B"/>
    <w:rsid w:val="0083681E"/>
    <w:rsid w:val="00841C33"/>
    <w:rsid w:val="00841C9E"/>
    <w:rsid w:val="008450E5"/>
    <w:rsid w:val="008452D5"/>
    <w:rsid w:val="008462BF"/>
    <w:rsid w:val="00855AD2"/>
    <w:rsid w:val="00855CF9"/>
    <w:rsid w:val="00855EDD"/>
    <w:rsid w:val="008563DC"/>
    <w:rsid w:val="00861A35"/>
    <w:rsid w:val="00861F08"/>
    <w:rsid w:val="00863D6F"/>
    <w:rsid w:val="00865ED5"/>
    <w:rsid w:val="00873ABF"/>
    <w:rsid w:val="008810A3"/>
    <w:rsid w:val="008816D3"/>
    <w:rsid w:val="00882BBA"/>
    <w:rsid w:val="00884F2F"/>
    <w:rsid w:val="008901E2"/>
    <w:rsid w:val="008A52FD"/>
    <w:rsid w:val="008A5F95"/>
    <w:rsid w:val="008A6A0F"/>
    <w:rsid w:val="008A6BD0"/>
    <w:rsid w:val="008B1926"/>
    <w:rsid w:val="008B1F37"/>
    <w:rsid w:val="008B35FA"/>
    <w:rsid w:val="008B3A92"/>
    <w:rsid w:val="008B4AA9"/>
    <w:rsid w:val="008B4D8C"/>
    <w:rsid w:val="008B5272"/>
    <w:rsid w:val="008C4F45"/>
    <w:rsid w:val="008D52EE"/>
    <w:rsid w:val="008D6626"/>
    <w:rsid w:val="008D7C2F"/>
    <w:rsid w:val="008E26C2"/>
    <w:rsid w:val="008E469C"/>
    <w:rsid w:val="008E4867"/>
    <w:rsid w:val="008E67AC"/>
    <w:rsid w:val="008F0175"/>
    <w:rsid w:val="008F03ED"/>
    <w:rsid w:val="008F113D"/>
    <w:rsid w:val="008F1223"/>
    <w:rsid w:val="008F1FC6"/>
    <w:rsid w:val="008F32C9"/>
    <w:rsid w:val="008F4F00"/>
    <w:rsid w:val="00902DE9"/>
    <w:rsid w:val="00903397"/>
    <w:rsid w:val="00904997"/>
    <w:rsid w:val="00904C95"/>
    <w:rsid w:val="00905AA8"/>
    <w:rsid w:val="00905CD2"/>
    <w:rsid w:val="00906607"/>
    <w:rsid w:val="0090665C"/>
    <w:rsid w:val="00907547"/>
    <w:rsid w:val="00917CA6"/>
    <w:rsid w:val="0092276A"/>
    <w:rsid w:val="00922A32"/>
    <w:rsid w:val="0092394D"/>
    <w:rsid w:val="00927FA4"/>
    <w:rsid w:val="00931D94"/>
    <w:rsid w:val="00936404"/>
    <w:rsid w:val="00945F2E"/>
    <w:rsid w:val="009475D6"/>
    <w:rsid w:val="0095180E"/>
    <w:rsid w:val="00952348"/>
    <w:rsid w:val="00954730"/>
    <w:rsid w:val="00960C05"/>
    <w:rsid w:val="00962076"/>
    <w:rsid w:val="009661E3"/>
    <w:rsid w:val="00967595"/>
    <w:rsid w:val="00967D15"/>
    <w:rsid w:val="009711D7"/>
    <w:rsid w:val="00973B62"/>
    <w:rsid w:val="00974441"/>
    <w:rsid w:val="00974575"/>
    <w:rsid w:val="00975806"/>
    <w:rsid w:val="009833F1"/>
    <w:rsid w:val="00984301"/>
    <w:rsid w:val="00986BF7"/>
    <w:rsid w:val="009906A6"/>
    <w:rsid w:val="00990A2A"/>
    <w:rsid w:val="00994F23"/>
    <w:rsid w:val="009A06AF"/>
    <w:rsid w:val="009A3451"/>
    <w:rsid w:val="009A3F15"/>
    <w:rsid w:val="009A4EAC"/>
    <w:rsid w:val="009A5253"/>
    <w:rsid w:val="009A7568"/>
    <w:rsid w:val="009A7A01"/>
    <w:rsid w:val="009A7B6A"/>
    <w:rsid w:val="009B117D"/>
    <w:rsid w:val="009B6DE9"/>
    <w:rsid w:val="009C4F5E"/>
    <w:rsid w:val="009C766C"/>
    <w:rsid w:val="009D044A"/>
    <w:rsid w:val="009D17EE"/>
    <w:rsid w:val="009D78B8"/>
    <w:rsid w:val="009E12B0"/>
    <w:rsid w:val="009E43DC"/>
    <w:rsid w:val="009F0E6C"/>
    <w:rsid w:val="009F1A07"/>
    <w:rsid w:val="009F2AA5"/>
    <w:rsid w:val="009F2C4D"/>
    <w:rsid w:val="009F3A8A"/>
    <w:rsid w:val="009F3F20"/>
    <w:rsid w:val="00A005AA"/>
    <w:rsid w:val="00A00E93"/>
    <w:rsid w:val="00A00EB3"/>
    <w:rsid w:val="00A048B8"/>
    <w:rsid w:val="00A13F6B"/>
    <w:rsid w:val="00A154B8"/>
    <w:rsid w:val="00A176BF"/>
    <w:rsid w:val="00A21BDF"/>
    <w:rsid w:val="00A22659"/>
    <w:rsid w:val="00A23C1B"/>
    <w:rsid w:val="00A31F45"/>
    <w:rsid w:val="00A32510"/>
    <w:rsid w:val="00A32CA8"/>
    <w:rsid w:val="00A34102"/>
    <w:rsid w:val="00A351B3"/>
    <w:rsid w:val="00A41DE6"/>
    <w:rsid w:val="00A44950"/>
    <w:rsid w:val="00A456E1"/>
    <w:rsid w:val="00A461C8"/>
    <w:rsid w:val="00A46D46"/>
    <w:rsid w:val="00A47797"/>
    <w:rsid w:val="00A51357"/>
    <w:rsid w:val="00A52EEA"/>
    <w:rsid w:val="00A53218"/>
    <w:rsid w:val="00A5557A"/>
    <w:rsid w:val="00A560F9"/>
    <w:rsid w:val="00A57336"/>
    <w:rsid w:val="00A61D63"/>
    <w:rsid w:val="00A6284B"/>
    <w:rsid w:val="00A643A8"/>
    <w:rsid w:val="00A64A5E"/>
    <w:rsid w:val="00A66636"/>
    <w:rsid w:val="00A74723"/>
    <w:rsid w:val="00A758D9"/>
    <w:rsid w:val="00A77D67"/>
    <w:rsid w:val="00A8117E"/>
    <w:rsid w:val="00A82B79"/>
    <w:rsid w:val="00A82EDB"/>
    <w:rsid w:val="00A8462A"/>
    <w:rsid w:val="00A85B42"/>
    <w:rsid w:val="00A860D3"/>
    <w:rsid w:val="00A8698D"/>
    <w:rsid w:val="00A9062E"/>
    <w:rsid w:val="00A90A84"/>
    <w:rsid w:val="00A90BFB"/>
    <w:rsid w:val="00A93538"/>
    <w:rsid w:val="00A9377C"/>
    <w:rsid w:val="00A96E4B"/>
    <w:rsid w:val="00AA17C4"/>
    <w:rsid w:val="00AA637D"/>
    <w:rsid w:val="00AA676F"/>
    <w:rsid w:val="00AA6C3E"/>
    <w:rsid w:val="00AB2348"/>
    <w:rsid w:val="00AB2B5B"/>
    <w:rsid w:val="00AB4398"/>
    <w:rsid w:val="00AC2B33"/>
    <w:rsid w:val="00AC45DE"/>
    <w:rsid w:val="00AD16DE"/>
    <w:rsid w:val="00AD1AFE"/>
    <w:rsid w:val="00AD26B7"/>
    <w:rsid w:val="00AD3135"/>
    <w:rsid w:val="00AD3C81"/>
    <w:rsid w:val="00AD41E8"/>
    <w:rsid w:val="00AD695D"/>
    <w:rsid w:val="00AD7989"/>
    <w:rsid w:val="00AE1213"/>
    <w:rsid w:val="00AE377F"/>
    <w:rsid w:val="00AE5750"/>
    <w:rsid w:val="00AF0198"/>
    <w:rsid w:val="00AF1937"/>
    <w:rsid w:val="00AF2AEA"/>
    <w:rsid w:val="00AF2C66"/>
    <w:rsid w:val="00B01494"/>
    <w:rsid w:val="00B03EDC"/>
    <w:rsid w:val="00B0486B"/>
    <w:rsid w:val="00B1002F"/>
    <w:rsid w:val="00B1040B"/>
    <w:rsid w:val="00B12D13"/>
    <w:rsid w:val="00B13C1E"/>
    <w:rsid w:val="00B14803"/>
    <w:rsid w:val="00B15F93"/>
    <w:rsid w:val="00B163F5"/>
    <w:rsid w:val="00B175ED"/>
    <w:rsid w:val="00B21878"/>
    <w:rsid w:val="00B2664E"/>
    <w:rsid w:val="00B30FF8"/>
    <w:rsid w:val="00B31659"/>
    <w:rsid w:val="00B32B70"/>
    <w:rsid w:val="00B3426B"/>
    <w:rsid w:val="00B34F40"/>
    <w:rsid w:val="00B35650"/>
    <w:rsid w:val="00B3793A"/>
    <w:rsid w:val="00B37D31"/>
    <w:rsid w:val="00B41800"/>
    <w:rsid w:val="00B42C9D"/>
    <w:rsid w:val="00B43227"/>
    <w:rsid w:val="00B45E51"/>
    <w:rsid w:val="00B53186"/>
    <w:rsid w:val="00B649B1"/>
    <w:rsid w:val="00B64B0D"/>
    <w:rsid w:val="00B67B8B"/>
    <w:rsid w:val="00B711BF"/>
    <w:rsid w:val="00B72095"/>
    <w:rsid w:val="00B72A1A"/>
    <w:rsid w:val="00B732B1"/>
    <w:rsid w:val="00B74C53"/>
    <w:rsid w:val="00B80BC9"/>
    <w:rsid w:val="00B82466"/>
    <w:rsid w:val="00B82722"/>
    <w:rsid w:val="00B86316"/>
    <w:rsid w:val="00B9344C"/>
    <w:rsid w:val="00B96D6E"/>
    <w:rsid w:val="00BA22AE"/>
    <w:rsid w:val="00BA405B"/>
    <w:rsid w:val="00BA6EB2"/>
    <w:rsid w:val="00BB08E1"/>
    <w:rsid w:val="00BB5990"/>
    <w:rsid w:val="00BB7C88"/>
    <w:rsid w:val="00BC00CB"/>
    <w:rsid w:val="00BC1C94"/>
    <w:rsid w:val="00BC46F4"/>
    <w:rsid w:val="00BC5713"/>
    <w:rsid w:val="00BC7BDA"/>
    <w:rsid w:val="00BD33DD"/>
    <w:rsid w:val="00BD51F4"/>
    <w:rsid w:val="00BE0C6F"/>
    <w:rsid w:val="00BE43E1"/>
    <w:rsid w:val="00BE516D"/>
    <w:rsid w:val="00BE5C29"/>
    <w:rsid w:val="00BE60C5"/>
    <w:rsid w:val="00BF2157"/>
    <w:rsid w:val="00BF3489"/>
    <w:rsid w:val="00BF3AEA"/>
    <w:rsid w:val="00BF4446"/>
    <w:rsid w:val="00BF58FF"/>
    <w:rsid w:val="00BF6E2A"/>
    <w:rsid w:val="00C00A8C"/>
    <w:rsid w:val="00C017D6"/>
    <w:rsid w:val="00C024FB"/>
    <w:rsid w:val="00C06665"/>
    <w:rsid w:val="00C07B83"/>
    <w:rsid w:val="00C11764"/>
    <w:rsid w:val="00C12C0F"/>
    <w:rsid w:val="00C15109"/>
    <w:rsid w:val="00C16905"/>
    <w:rsid w:val="00C17647"/>
    <w:rsid w:val="00C21001"/>
    <w:rsid w:val="00C24160"/>
    <w:rsid w:val="00C317FF"/>
    <w:rsid w:val="00C36351"/>
    <w:rsid w:val="00C377D7"/>
    <w:rsid w:val="00C418FD"/>
    <w:rsid w:val="00C43809"/>
    <w:rsid w:val="00C45734"/>
    <w:rsid w:val="00C47513"/>
    <w:rsid w:val="00C506F1"/>
    <w:rsid w:val="00C50FE4"/>
    <w:rsid w:val="00C52E67"/>
    <w:rsid w:val="00C5340C"/>
    <w:rsid w:val="00C56FFA"/>
    <w:rsid w:val="00C57AFE"/>
    <w:rsid w:val="00C61434"/>
    <w:rsid w:val="00C63A6B"/>
    <w:rsid w:val="00C63E79"/>
    <w:rsid w:val="00C63FC6"/>
    <w:rsid w:val="00C6602D"/>
    <w:rsid w:val="00C669BD"/>
    <w:rsid w:val="00C66F53"/>
    <w:rsid w:val="00C670C4"/>
    <w:rsid w:val="00C67972"/>
    <w:rsid w:val="00C74465"/>
    <w:rsid w:val="00C74C5D"/>
    <w:rsid w:val="00C75886"/>
    <w:rsid w:val="00C83E64"/>
    <w:rsid w:val="00C86AB8"/>
    <w:rsid w:val="00C919CE"/>
    <w:rsid w:val="00C94734"/>
    <w:rsid w:val="00C95E22"/>
    <w:rsid w:val="00C9737D"/>
    <w:rsid w:val="00C977D8"/>
    <w:rsid w:val="00CA599D"/>
    <w:rsid w:val="00CA6457"/>
    <w:rsid w:val="00CA64D5"/>
    <w:rsid w:val="00CA6F75"/>
    <w:rsid w:val="00CA7CAD"/>
    <w:rsid w:val="00CB1E56"/>
    <w:rsid w:val="00CB66E5"/>
    <w:rsid w:val="00CB698E"/>
    <w:rsid w:val="00CB7E54"/>
    <w:rsid w:val="00CC1DBB"/>
    <w:rsid w:val="00CC73D5"/>
    <w:rsid w:val="00CD27C7"/>
    <w:rsid w:val="00CD2A75"/>
    <w:rsid w:val="00CD33AA"/>
    <w:rsid w:val="00CD4552"/>
    <w:rsid w:val="00CD6AC9"/>
    <w:rsid w:val="00CE05F6"/>
    <w:rsid w:val="00CE14DD"/>
    <w:rsid w:val="00CE1B8C"/>
    <w:rsid w:val="00CE29FC"/>
    <w:rsid w:val="00CE4BE3"/>
    <w:rsid w:val="00CE5169"/>
    <w:rsid w:val="00CF1A06"/>
    <w:rsid w:val="00CF3AD8"/>
    <w:rsid w:val="00CF471B"/>
    <w:rsid w:val="00CF52F6"/>
    <w:rsid w:val="00CF6A34"/>
    <w:rsid w:val="00D004E3"/>
    <w:rsid w:val="00D0251F"/>
    <w:rsid w:val="00D0412A"/>
    <w:rsid w:val="00D061DC"/>
    <w:rsid w:val="00D06D31"/>
    <w:rsid w:val="00D130CF"/>
    <w:rsid w:val="00D25134"/>
    <w:rsid w:val="00D30B85"/>
    <w:rsid w:val="00D32836"/>
    <w:rsid w:val="00D3352B"/>
    <w:rsid w:val="00D37247"/>
    <w:rsid w:val="00D44108"/>
    <w:rsid w:val="00D44628"/>
    <w:rsid w:val="00D44BEC"/>
    <w:rsid w:val="00D46A77"/>
    <w:rsid w:val="00D5003A"/>
    <w:rsid w:val="00D50C96"/>
    <w:rsid w:val="00D5483C"/>
    <w:rsid w:val="00D577BA"/>
    <w:rsid w:val="00D615F9"/>
    <w:rsid w:val="00D67895"/>
    <w:rsid w:val="00D71B58"/>
    <w:rsid w:val="00D73A4D"/>
    <w:rsid w:val="00D7418A"/>
    <w:rsid w:val="00D7495C"/>
    <w:rsid w:val="00D76CD4"/>
    <w:rsid w:val="00D80E88"/>
    <w:rsid w:val="00D811DC"/>
    <w:rsid w:val="00D86151"/>
    <w:rsid w:val="00D86423"/>
    <w:rsid w:val="00D8710C"/>
    <w:rsid w:val="00D871DB"/>
    <w:rsid w:val="00D90B6F"/>
    <w:rsid w:val="00D910D0"/>
    <w:rsid w:val="00D937FF"/>
    <w:rsid w:val="00D97CBB"/>
    <w:rsid w:val="00DA1C94"/>
    <w:rsid w:val="00DA2572"/>
    <w:rsid w:val="00DA2E6D"/>
    <w:rsid w:val="00DA6513"/>
    <w:rsid w:val="00DB07C7"/>
    <w:rsid w:val="00DB4CAA"/>
    <w:rsid w:val="00DB7F1B"/>
    <w:rsid w:val="00DC1A4E"/>
    <w:rsid w:val="00DC7FFD"/>
    <w:rsid w:val="00DD5454"/>
    <w:rsid w:val="00DD77CC"/>
    <w:rsid w:val="00DE0BC8"/>
    <w:rsid w:val="00DE1977"/>
    <w:rsid w:val="00DF0BC2"/>
    <w:rsid w:val="00E00C72"/>
    <w:rsid w:val="00E02569"/>
    <w:rsid w:val="00E03552"/>
    <w:rsid w:val="00E04559"/>
    <w:rsid w:val="00E048E0"/>
    <w:rsid w:val="00E0530B"/>
    <w:rsid w:val="00E06C2D"/>
    <w:rsid w:val="00E11EEE"/>
    <w:rsid w:val="00E12065"/>
    <w:rsid w:val="00E120F3"/>
    <w:rsid w:val="00E1549B"/>
    <w:rsid w:val="00E1614A"/>
    <w:rsid w:val="00E20C84"/>
    <w:rsid w:val="00E20E23"/>
    <w:rsid w:val="00E249DF"/>
    <w:rsid w:val="00E312FD"/>
    <w:rsid w:val="00E32596"/>
    <w:rsid w:val="00E32B5C"/>
    <w:rsid w:val="00E358C4"/>
    <w:rsid w:val="00E35A0B"/>
    <w:rsid w:val="00E36A7E"/>
    <w:rsid w:val="00E37581"/>
    <w:rsid w:val="00E4392A"/>
    <w:rsid w:val="00E44B33"/>
    <w:rsid w:val="00E518D8"/>
    <w:rsid w:val="00E542B4"/>
    <w:rsid w:val="00E56075"/>
    <w:rsid w:val="00E565DE"/>
    <w:rsid w:val="00E56BA8"/>
    <w:rsid w:val="00E60106"/>
    <w:rsid w:val="00E61DB6"/>
    <w:rsid w:val="00E629CB"/>
    <w:rsid w:val="00E63776"/>
    <w:rsid w:val="00E64672"/>
    <w:rsid w:val="00E6614E"/>
    <w:rsid w:val="00E665D9"/>
    <w:rsid w:val="00E6676D"/>
    <w:rsid w:val="00E71CD5"/>
    <w:rsid w:val="00E720A6"/>
    <w:rsid w:val="00E726C7"/>
    <w:rsid w:val="00E726E8"/>
    <w:rsid w:val="00E73F05"/>
    <w:rsid w:val="00E74768"/>
    <w:rsid w:val="00E7720C"/>
    <w:rsid w:val="00E839FB"/>
    <w:rsid w:val="00E84A44"/>
    <w:rsid w:val="00E85BFC"/>
    <w:rsid w:val="00E8636D"/>
    <w:rsid w:val="00E868D5"/>
    <w:rsid w:val="00E926B9"/>
    <w:rsid w:val="00E9374F"/>
    <w:rsid w:val="00EA3987"/>
    <w:rsid w:val="00EA437E"/>
    <w:rsid w:val="00EA4AA3"/>
    <w:rsid w:val="00EA4E80"/>
    <w:rsid w:val="00EA608F"/>
    <w:rsid w:val="00EB13AE"/>
    <w:rsid w:val="00EB219C"/>
    <w:rsid w:val="00EB30DD"/>
    <w:rsid w:val="00EB5059"/>
    <w:rsid w:val="00EC0BC7"/>
    <w:rsid w:val="00EC1307"/>
    <w:rsid w:val="00EC49D5"/>
    <w:rsid w:val="00EC4CC0"/>
    <w:rsid w:val="00ED4423"/>
    <w:rsid w:val="00EE00A4"/>
    <w:rsid w:val="00EE01CF"/>
    <w:rsid w:val="00EE33F4"/>
    <w:rsid w:val="00EE6F0A"/>
    <w:rsid w:val="00EE7A5F"/>
    <w:rsid w:val="00EF382B"/>
    <w:rsid w:val="00EF424B"/>
    <w:rsid w:val="00F003C2"/>
    <w:rsid w:val="00F0107E"/>
    <w:rsid w:val="00F03FC9"/>
    <w:rsid w:val="00F14A80"/>
    <w:rsid w:val="00F14D16"/>
    <w:rsid w:val="00F150CC"/>
    <w:rsid w:val="00F1581A"/>
    <w:rsid w:val="00F16CB8"/>
    <w:rsid w:val="00F20E92"/>
    <w:rsid w:val="00F21386"/>
    <w:rsid w:val="00F21E84"/>
    <w:rsid w:val="00F2438E"/>
    <w:rsid w:val="00F256EC"/>
    <w:rsid w:val="00F32D9A"/>
    <w:rsid w:val="00F33DAC"/>
    <w:rsid w:val="00F340E4"/>
    <w:rsid w:val="00F3506B"/>
    <w:rsid w:val="00F355D7"/>
    <w:rsid w:val="00F3791E"/>
    <w:rsid w:val="00F37981"/>
    <w:rsid w:val="00F4137B"/>
    <w:rsid w:val="00F41590"/>
    <w:rsid w:val="00F44F1B"/>
    <w:rsid w:val="00F4755A"/>
    <w:rsid w:val="00F509F0"/>
    <w:rsid w:val="00F52591"/>
    <w:rsid w:val="00F529F6"/>
    <w:rsid w:val="00F52D91"/>
    <w:rsid w:val="00F5361B"/>
    <w:rsid w:val="00F539D3"/>
    <w:rsid w:val="00F55057"/>
    <w:rsid w:val="00F56CD2"/>
    <w:rsid w:val="00F64B34"/>
    <w:rsid w:val="00F661F3"/>
    <w:rsid w:val="00F74CBA"/>
    <w:rsid w:val="00F74E34"/>
    <w:rsid w:val="00F76ADC"/>
    <w:rsid w:val="00F80CAE"/>
    <w:rsid w:val="00F86784"/>
    <w:rsid w:val="00F87702"/>
    <w:rsid w:val="00F87E68"/>
    <w:rsid w:val="00F934B3"/>
    <w:rsid w:val="00F97C27"/>
    <w:rsid w:val="00FA0D83"/>
    <w:rsid w:val="00FA12A0"/>
    <w:rsid w:val="00FA2D16"/>
    <w:rsid w:val="00FA406A"/>
    <w:rsid w:val="00FB08F7"/>
    <w:rsid w:val="00FB3CCE"/>
    <w:rsid w:val="00FB7D54"/>
    <w:rsid w:val="00FC0989"/>
    <w:rsid w:val="00FC238D"/>
    <w:rsid w:val="00FC3B31"/>
    <w:rsid w:val="00FC4727"/>
    <w:rsid w:val="00FC5BBF"/>
    <w:rsid w:val="00FC7F33"/>
    <w:rsid w:val="00FD152A"/>
    <w:rsid w:val="00FD6027"/>
    <w:rsid w:val="00FE0CD2"/>
    <w:rsid w:val="00FE21D2"/>
    <w:rsid w:val="00FE353C"/>
    <w:rsid w:val="00FE5081"/>
    <w:rsid w:val="00FE54A1"/>
    <w:rsid w:val="00FE59C9"/>
    <w:rsid w:val="00FE5BC2"/>
    <w:rsid w:val="00FE5CC2"/>
    <w:rsid w:val="00FE689D"/>
    <w:rsid w:val="00FE753F"/>
    <w:rsid w:val="00FF2235"/>
    <w:rsid w:val="00FF314B"/>
    <w:rsid w:val="00FF4256"/>
    <w:rsid w:val="00FF4D53"/>
    <w:rsid w:val="00FF4E45"/>
    <w:rsid w:val="00FF67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1"/>
    </o:shapelayout>
  </w:shapeDefaults>
  <w:decimalSymbol w:val="."/>
  <w:listSeparator w:val=";"/>
  <w14:docId w14:val="7108C6CB"/>
  <w15:chartTrackingRefBased/>
  <w15:docId w15:val="{4DEED6E2-6F94-4DFF-9689-B5B2C93F5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aliases w:val="глава,aeaaa"/>
    <w:basedOn w:val="Normal"/>
    <w:next w:val="PlainText"/>
    <w:qFormat/>
    <w:pPr>
      <w:keepNext/>
      <w:suppressAutoHyphens/>
      <w:spacing w:before="240" w:after="60"/>
      <w:jc w:val="center"/>
      <w:outlineLvl w:val="0"/>
    </w:pPr>
    <w:rPr>
      <w:b/>
      <w:i/>
      <w:kern w:val="28"/>
      <w:sz w:val="32"/>
    </w:rPr>
  </w:style>
  <w:style w:type="paragraph" w:styleId="Heading2">
    <w:name w:val="heading 2"/>
    <w:aliases w:val="параграф,загол. вставки,Заголовок вставки"/>
    <w:basedOn w:val="Normal"/>
    <w:next w:val="PlainText"/>
    <w:qFormat/>
    <w:pPr>
      <w:keepNext/>
      <w:spacing w:before="120" w:after="60"/>
      <w:jc w:val="center"/>
      <w:outlineLvl w:val="1"/>
    </w:pPr>
    <w:rPr>
      <w:b/>
      <w:sz w:val="24"/>
    </w:rPr>
  </w:style>
  <w:style w:type="paragraph" w:styleId="Heading3">
    <w:name w:val="heading 3"/>
    <w:aliases w:val="заголовок вставки"/>
    <w:basedOn w:val="Normal"/>
    <w:next w:val="PlainText"/>
    <w:qFormat/>
    <w:pPr>
      <w:keepNext/>
      <w:suppressAutoHyphens/>
      <w:spacing w:before="240" w:after="60"/>
      <w:jc w:val="center"/>
      <w:outlineLvl w:val="2"/>
    </w:pPr>
    <w:rPr>
      <w:i/>
      <w:sz w:val="24"/>
    </w:rPr>
  </w:style>
  <w:style w:type="paragraph" w:styleId="Heading4">
    <w:name w:val="heading 4"/>
    <w:basedOn w:val="Normal"/>
    <w:next w:val="Normal"/>
    <w:qFormat/>
    <w:rsid w:val="00156AB6"/>
    <w:pPr>
      <w:keepNext/>
      <w:spacing w:before="240" w:after="60"/>
      <w:jc w:val="center"/>
      <w:outlineLvl w:val="3"/>
    </w:pPr>
    <w:rPr>
      <w:rFonts w:ascii="Arial" w:hAnsi="Arial"/>
      <w:sz w:val="24"/>
    </w:rPr>
  </w:style>
  <w:style w:type="paragraph" w:styleId="Heading5">
    <w:name w:val="heading 5"/>
    <w:basedOn w:val="Normal"/>
    <w:qFormat/>
    <w:rsid w:val="00F509F0"/>
    <w:pPr>
      <w:overflowPunct/>
      <w:autoSpaceDE/>
      <w:autoSpaceDN/>
      <w:adjustRightInd/>
      <w:spacing w:before="100" w:beforeAutospacing="1" w:after="100" w:afterAutospacing="1"/>
      <w:textAlignment w:val="auto"/>
      <w:outlineLvl w:val="4"/>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PlainText">
    <w:name w:val="Plain Text"/>
    <w:aliases w:val="Текст Знак,Текст Знак1,Текст Знак1 Знак Знак1,Текст Знак Знак Знак Знак,Текст Знак1 Знак Знак1 Знак Знак,Текст Знак Знак Знак Знак Знак Знак,Текст Знак1 Знак Знак1 Знак Знак Знак Знак1,Текст Знак Знак Знак Знак Знак Знак Знак Знак1,Текст Знак"/>
    <w:basedOn w:val="Normal"/>
    <w:link w:val="PlainTextChar"/>
    <w:rsid w:val="00873ABF"/>
    <w:pPr>
      <w:widowControl w:val="0"/>
      <w:ind w:firstLine="340"/>
      <w:jc w:val="both"/>
    </w:pPr>
    <w:rPr>
      <w:rFonts w:cs="Courier New"/>
      <w:sz w:val="22"/>
      <w:szCs w:val="28"/>
    </w:rPr>
  </w:style>
  <w:style w:type="character" w:customStyle="1" w:styleId="PlainTextChar">
    <w:name w:val="Plain Text Char"/>
    <w:aliases w:val="Текст Знак Char,Текст Знак1 Char,Текст Знак1 Знак Знак1 Char,Текст Знак Знак Знак Знак Char,Текст Знак1 Знак Знак1 Знак Знак Char,Текст Знак Знак Знак Знак Знак Знак Char,Текст Знак1 Знак Знак1 Знак Знак Знак Знак1 Char,Текст Знак Char1"/>
    <w:basedOn w:val="DefaultParagraphFont"/>
    <w:link w:val="PlainText"/>
    <w:rsid w:val="00873ABF"/>
    <w:rPr>
      <w:rFonts w:cs="Courier New"/>
      <w:sz w:val="22"/>
      <w:szCs w:val="28"/>
      <w:lang w:val="ru-RU" w:eastAsia="ru-RU" w:bidi="ar-SA"/>
    </w:rPr>
  </w:style>
  <w:style w:type="paragraph" w:styleId="Header">
    <w:name w:val="header"/>
    <w:basedOn w:val="Normal"/>
    <w:rsid w:val="0059240F"/>
    <w:pPr>
      <w:pBdr>
        <w:bottom w:val="double" w:sz="12" w:space="1" w:color="auto"/>
      </w:pBdr>
      <w:tabs>
        <w:tab w:val="center" w:pos="4153"/>
        <w:tab w:val="right" w:pos="8306"/>
      </w:tabs>
      <w:jc w:val="center"/>
    </w:pPr>
    <w:rPr>
      <w:rFonts w:ascii="Decor" w:hAnsi="Decor"/>
      <w:b/>
      <w:sz w:val="22"/>
    </w:rPr>
  </w:style>
  <w:style w:type="paragraph" w:customStyle="1" w:styleId="a">
    <w:name w:val="Тип документа"/>
    <w:basedOn w:val="Normal"/>
    <w:next w:val="a0"/>
    <w:pPr>
      <w:jc w:val="center"/>
    </w:pPr>
    <w:rPr>
      <w:i/>
      <w:caps/>
      <w:sz w:val="48"/>
    </w:rPr>
  </w:style>
  <w:style w:type="paragraph" w:customStyle="1" w:styleId="a0">
    <w:name w:val="Название документа"/>
    <w:basedOn w:val="Normal"/>
    <w:next w:val="a1"/>
    <w:pPr>
      <w:suppressAutoHyphens/>
      <w:spacing w:before="240"/>
      <w:jc w:val="center"/>
    </w:pPr>
    <w:rPr>
      <w:b/>
      <w:sz w:val="40"/>
    </w:rPr>
  </w:style>
  <w:style w:type="paragraph" w:customStyle="1" w:styleId="a1">
    <w:name w:val="Пояснение названия"/>
    <w:basedOn w:val="a0"/>
    <w:next w:val="a2"/>
    <w:pPr>
      <w:suppressAutoHyphens w:val="0"/>
      <w:spacing w:before="120" w:after="120"/>
      <w:ind w:left="567" w:right="567"/>
      <w:jc w:val="both"/>
    </w:pPr>
    <w:rPr>
      <w:b w:val="0"/>
      <w:i/>
      <w:sz w:val="20"/>
    </w:rPr>
  </w:style>
  <w:style w:type="paragraph" w:customStyle="1" w:styleId="a2">
    <w:name w:val="Эпиграф"/>
    <w:basedOn w:val="Normal"/>
    <w:next w:val="Heading1"/>
    <w:rsid w:val="000E70A4"/>
    <w:pPr>
      <w:spacing w:before="240" w:after="60"/>
      <w:ind w:left="2268" w:firstLine="397"/>
      <w:jc w:val="both"/>
    </w:pPr>
    <w:rPr>
      <w:rFonts w:ascii="Decor" w:hAnsi="Decor"/>
      <w:b/>
      <w:spacing w:val="10"/>
      <w:kern w:val="24"/>
      <w:sz w:val="24"/>
      <w:szCs w:val="24"/>
    </w:rPr>
  </w:style>
  <w:style w:type="character" w:styleId="PageNumber">
    <w:name w:val="page number"/>
    <w:basedOn w:val="DefaultParagraphFont"/>
    <w:rPr>
      <w:sz w:val="20"/>
    </w:rPr>
  </w:style>
  <w:style w:type="paragraph" w:styleId="Footer">
    <w:name w:val="footer"/>
    <w:basedOn w:val="Normal"/>
    <w:pPr>
      <w:tabs>
        <w:tab w:val="center" w:pos="4153"/>
        <w:tab w:val="right" w:pos="8306"/>
      </w:tabs>
    </w:pPr>
  </w:style>
  <w:style w:type="paragraph" w:customStyle="1" w:styleId="a3">
    <w:name w:val="СписокТекст"/>
    <w:basedOn w:val="Normal"/>
    <w:link w:val="a4"/>
    <w:rsid w:val="00B80BC9"/>
    <w:pPr>
      <w:numPr>
        <w:numId w:val="22"/>
      </w:numPr>
      <w:jc w:val="both"/>
    </w:pPr>
    <w:rPr>
      <w:sz w:val="22"/>
    </w:rPr>
  </w:style>
  <w:style w:type="character" w:customStyle="1" w:styleId="a4">
    <w:name w:val="СписокТекст Знак"/>
    <w:basedOn w:val="DefaultParagraphFont"/>
    <w:link w:val="a3"/>
    <w:rsid w:val="00F509F0"/>
    <w:rPr>
      <w:sz w:val="22"/>
      <w:lang w:val="ru-RU" w:eastAsia="ru-RU" w:bidi="ar-SA"/>
    </w:rPr>
  </w:style>
  <w:style w:type="paragraph" w:customStyle="1" w:styleId="a5">
    <w:name w:val="Текст вставки"/>
    <w:basedOn w:val="Normal"/>
    <w:link w:val="1"/>
    <w:rsid w:val="000E70A4"/>
    <w:pPr>
      <w:spacing w:line="240" w:lineRule="exact"/>
      <w:ind w:firstLine="340"/>
      <w:jc w:val="both"/>
    </w:pPr>
    <w:rPr>
      <w:rFonts w:ascii="Academy" w:hAnsi="Academy"/>
      <w:sz w:val="24"/>
    </w:rPr>
  </w:style>
  <w:style w:type="character" w:customStyle="1" w:styleId="1">
    <w:name w:val="Текст вставки Знак1"/>
    <w:basedOn w:val="DefaultParagraphFont"/>
    <w:link w:val="a5"/>
    <w:rsid w:val="00F509F0"/>
    <w:rPr>
      <w:rFonts w:ascii="Academy" w:hAnsi="Academy"/>
      <w:sz w:val="24"/>
      <w:lang w:val="ru-RU" w:eastAsia="ru-RU" w:bidi="ar-SA"/>
    </w:rPr>
  </w:style>
  <w:style w:type="paragraph" w:customStyle="1" w:styleId="Copyright">
    <w:name w:val="Copyright"/>
    <w:basedOn w:val="Normal"/>
    <w:next w:val="Normal"/>
    <w:pPr>
      <w:spacing w:before="840"/>
      <w:ind w:left="1276" w:right="567" w:hanging="709"/>
      <w:jc w:val="both"/>
    </w:pPr>
  </w:style>
  <w:style w:type="paragraph" w:customStyle="1" w:styleId="a6">
    <w:name w:val="Стихи"/>
    <w:basedOn w:val="Normal"/>
    <w:rsid w:val="000E70A4"/>
    <w:pPr>
      <w:keepLines/>
      <w:spacing w:before="240"/>
      <w:ind w:left="964"/>
    </w:pPr>
    <w:rPr>
      <w:i/>
      <w:sz w:val="22"/>
    </w:rPr>
  </w:style>
  <w:style w:type="paragraph" w:customStyle="1" w:styleId="a7">
    <w:name w:val="НормВыделен"/>
    <w:basedOn w:val="Normal"/>
    <w:next w:val="Normal"/>
    <w:link w:val="a8"/>
    <w:rsid w:val="00C50FE4"/>
    <w:pPr>
      <w:spacing w:before="160" w:after="160"/>
      <w:ind w:left="227" w:right="227"/>
      <w:jc w:val="both"/>
    </w:pPr>
    <w:rPr>
      <w:sz w:val="22"/>
    </w:rPr>
  </w:style>
  <w:style w:type="character" w:customStyle="1" w:styleId="a8">
    <w:name w:val="НормВыделен Знак"/>
    <w:basedOn w:val="DefaultParagraphFont"/>
    <w:link w:val="a7"/>
    <w:rsid w:val="00C50FE4"/>
    <w:rPr>
      <w:sz w:val="22"/>
      <w:lang w:val="ru-RU" w:eastAsia="ru-RU" w:bidi="ar-SA"/>
    </w:rPr>
  </w:style>
  <w:style w:type="paragraph" w:styleId="FootnoteText">
    <w:name w:val="footnote text"/>
    <w:aliases w:val="Текст сноски Знак1,Текст сноски Знак Знак1,Текст сноски Знак,Текст сноски Знак1 Знак Знак,Текст сноски Знак Знак Знак Знак,Знак Знак Знак Знак1 Знак,Знак Знак Знак Знак Знак Знак,Знак Знак Знак Знак2 Знак,Текст сноски Знак1 Знак2 Знак"/>
    <w:basedOn w:val="Normal"/>
    <w:link w:val="FootnoteTextChar"/>
    <w:semiHidden/>
    <w:rsid w:val="00DC7FFD"/>
    <w:pPr>
      <w:ind w:firstLine="340"/>
      <w:jc w:val="both"/>
    </w:pPr>
  </w:style>
  <w:style w:type="character" w:customStyle="1" w:styleId="FootnoteTextChar">
    <w:name w:val="Footnote Text Char"/>
    <w:aliases w:val="Текст сноски Знак1 Char,Текст сноски Знак Знак1 Char,Текст сноски Знак Char,Текст сноски Знак1 Знак Знак Char,Текст сноски Знак Знак Знак Знак Char,Знак Знак Знак Знак1 Знак Char,Знак Знак Знак Знак Знак Знак Char"/>
    <w:basedOn w:val="DefaultParagraphFont"/>
    <w:link w:val="FootnoteText"/>
    <w:rsid w:val="00DC7FFD"/>
    <w:rPr>
      <w:lang w:val="ru-RU" w:eastAsia="ru-RU" w:bidi="ar-SA"/>
    </w:rPr>
  </w:style>
  <w:style w:type="paragraph" w:customStyle="1" w:styleId="a9">
    <w:name w:val="НормВыделение"/>
    <w:basedOn w:val="a7"/>
    <w:next w:val="Normal"/>
    <w:rPr>
      <w:b/>
    </w:rPr>
  </w:style>
  <w:style w:type="paragraph" w:customStyle="1" w:styleId="aa">
    <w:name w:val="ПродолжАбзаца"/>
    <w:basedOn w:val="Normal"/>
    <w:next w:val="PlainText"/>
    <w:rsid w:val="000E70A4"/>
    <w:pPr>
      <w:jc w:val="both"/>
    </w:pPr>
    <w:rPr>
      <w:sz w:val="22"/>
    </w:rPr>
  </w:style>
  <w:style w:type="paragraph" w:customStyle="1" w:styleId="ab">
    <w:name w:val="НормРазрыв"/>
    <w:basedOn w:val="Normal"/>
    <w:next w:val="PlainText"/>
    <w:rsid w:val="000E70A4"/>
    <w:pPr>
      <w:spacing w:before="120" w:after="120"/>
      <w:jc w:val="center"/>
    </w:pPr>
    <w:rPr>
      <w:sz w:val="22"/>
    </w:rPr>
  </w:style>
  <w:style w:type="character" w:styleId="FootnoteReference">
    <w:name w:val="footnote reference"/>
    <w:basedOn w:val="DefaultParagraphFont"/>
    <w:semiHidden/>
    <w:rPr>
      <w:rFonts w:ascii="Times New Roman" w:hAnsi="Times New Roman"/>
      <w:sz w:val="20"/>
      <w:vertAlign w:val="superscript"/>
    </w:rPr>
  </w:style>
  <w:style w:type="paragraph" w:customStyle="1" w:styleId="ac">
    <w:name w:val="Заглавие"/>
    <w:basedOn w:val="Normal"/>
    <w:next w:val="Normal"/>
    <w:pPr>
      <w:suppressAutoHyphens/>
      <w:spacing w:after="120"/>
      <w:jc w:val="center"/>
    </w:pPr>
    <w:rPr>
      <w:b/>
      <w:sz w:val="44"/>
    </w:rPr>
  </w:style>
  <w:style w:type="paragraph" w:styleId="TOC2">
    <w:name w:val="toc 2"/>
    <w:basedOn w:val="Normal"/>
    <w:next w:val="Normal"/>
    <w:semiHidden/>
    <w:rsid w:val="006A774E"/>
    <w:pPr>
      <w:tabs>
        <w:tab w:val="right" w:leader="dot" w:pos="6294"/>
      </w:tabs>
      <w:spacing w:before="120"/>
      <w:ind w:left="680" w:right="1134" w:hanging="340"/>
    </w:pPr>
    <w:rPr>
      <w:noProof/>
      <w:spacing w:val="6"/>
      <w:kern w:val="22"/>
      <w:sz w:val="22"/>
      <w:szCs w:val="22"/>
    </w:rPr>
  </w:style>
  <w:style w:type="paragraph" w:customStyle="1" w:styleId="ad">
    <w:name w:val="СписокНомер"/>
    <w:basedOn w:val="Normal"/>
    <w:rsid w:val="000E70A4"/>
    <w:pPr>
      <w:ind w:left="623" w:hanging="283"/>
      <w:jc w:val="both"/>
    </w:pPr>
    <w:rPr>
      <w:sz w:val="22"/>
    </w:rPr>
  </w:style>
  <w:style w:type="paragraph" w:styleId="EnvelopeAddress">
    <w:name w:val="envelope address"/>
    <w:basedOn w:val="Normal"/>
    <w:pPr>
      <w:framePr w:w="7920" w:h="1980" w:hRule="exact" w:hSpace="180" w:wrap="auto" w:hAnchor="page" w:xAlign="center" w:yAlign="bottom"/>
      <w:ind w:left="2880"/>
    </w:pPr>
    <w:rPr>
      <w:sz w:val="24"/>
    </w:rPr>
  </w:style>
  <w:style w:type="paragraph" w:customStyle="1" w:styleId="ae">
    <w:name w:val="Название подраздела"/>
    <w:basedOn w:val="Normal"/>
    <w:next w:val="Normal"/>
    <w:pPr>
      <w:widowControl w:val="0"/>
      <w:suppressAutoHyphens/>
      <w:spacing w:before="120" w:after="120"/>
      <w:jc w:val="center"/>
    </w:pPr>
    <w:rPr>
      <w:i/>
      <w:sz w:val="24"/>
    </w:rPr>
  </w:style>
  <w:style w:type="paragraph" w:styleId="TOC1">
    <w:name w:val="toc 1"/>
    <w:basedOn w:val="Normal"/>
    <w:next w:val="Normal"/>
    <w:semiHidden/>
    <w:rsid w:val="006A774E"/>
    <w:pPr>
      <w:tabs>
        <w:tab w:val="right" w:leader="dot" w:pos="6294"/>
      </w:tabs>
      <w:spacing w:before="120"/>
      <w:ind w:left="227" w:right="1418" w:hanging="227"/>
    </w:pPr>
    <w:rPr>
      <w:b/>
      <w:i/>
      <w:spacing w:val="6"/>
      <w:kern w:val="22"/>
      <w:sz w:val="22"/>
      <w:szCs w:val="22"/>
    </w:rPr>
  </w:style>
  <w:style w:type="paragraph" w:styleId="Title">
    <w:name w:val="Title"/>
    <w:basedOn w:val="Normal"/>
    <w:qFormat/>
    <w:pPr>
      <w:suppressAutoHyphens/>
      <w:spacing w:before="240" w:after="60"/>
      <w:jc w:val="center"/>
    </w:pPr>
    <w:rPr>
      <w:b/>
      <w:kern w:val="28"/>
      <w:sz w:val="44"/>
    </w:rPr>
  </w:style>
  <w:style w:type="paragraph" w:styleId="TOC3">
    <w:name w:val="toc 3"/>
    <w:basedOn w:val="Normal"/>
    <w:next w:val="Normal"/>
    <w:semiHidden/>
    <w:pPr>
      <w:tabs>
        <w:tab w:val="right" w:leader="dot" w:pos="6294"/>
      </w:tabs>
      <w:ind w:left="1020" w:right="1134" w:hanging="340"/>
    </w:pPr>
    <w:rPr>
      <w:i/>
      <w:noProof/>
    </w:rPr>
  </w:style>
  <w:style w:type="paragraph" w:customStyle="1" w:styleId="af">
    <w:name w:val="Тезис"/>
    <w:basedOn w:val="Normal"/>
    <w:next w:val="Normal"/>
    <w:rsid w:val="000E70A4"/>
    <w:pPr>
      <w:spacing w:before="200"/>
      <w:ind w:left="397" w:hanging="397"/>
      <w:jc w:val="both"/>
    </w:pPr>
    <w:rPr>
      <w:sz w:val="22"/>
    </w:rPr>
  </w:style>
  <w:style w:type="paragraph" w:customStyle="1" w:styleId="af0">
    <w:name w:val="ТезисПродолжение"/>
    <w:basedOn w:val="Normal"/>
    <w:rsid w:val="00EF424B"/>
    <w:pPr>
      <w:ind w:left="397" w:firstLine="340"/>
      <w:jc w:val="both"/>
    </w:pPr>
    <w:rPr>
      <w:sz w:val="22"/>
    </w:rPr>
  </w:style>
  <w:style w:type="character" w:styleId="CommentReference">
    <w:name w:val="annotation reference"/>
    <w:basedOn w:val="DefaultParagraphFont"/>
    <w:semiHidden/>
    <w:rPr>
      <w:sz w:val="16"/>
    </w:rPr>
  </w:style>
  <w:style w:type="paragraph" w:styleId="CommentText">
    <w:name w:val="annotation text"/>
    <w:basedOn w:val="Normal"/>
    <w:semiHidden/>
  </w:style>
  <w:style w:type="paragraph" w:styleId="TOC4">
    <w:name w:val="toc 4"/>
    <w:basedOn w:val="Normal"/>
    <w:next w:val="Normal"/>
    <w:semiHidden/>
    <w:pPr>
      <w:tabs>
        <w:tab w:val="right" w:leader="dot" w:pos="6294"/>
      </w:tabs>
      <w:ind w:left="600"/>
    </w:pPr>
  </w:style>
  <w:style w:type="paragraph" w:styleId="TOC5">
    <w:name w:val="toc 5"/>
    <w:basedOn w:val="Normal"/>
    <w:next w:val="Normal"/>
    <w:semiHidden/>
    <w:pPr>
      <w:tabs>
        <w:tab w:val="right" w:leader="dot" w:pos="6294"/>
      </w:tabs>
      <w:ind w:left="800"/>
    </w:pPr>
  </w:style>
  <w:style w:type="paragraph" w:styleId="TOC6">
    <w:name w:val="toc 6"/>
    <w:basedOn w:val="Normal"/>
    <w:next w:val="Normal"/>
    <w:semiHidden/>
    <w:pPr>
      <w:tabs>
        <w:tab w:val="right" w:leader="dot" w:pos="6294"/>
      </w:tabs>
      <w:ind w:left="1000"/>
    </w:pPr>
  </w:style>
  <w:style w:type="paragraph" w:styleId="TOC7">
    <w:name w:val="toc 7"/>
    <w:basedOn w:val="Normal"/>
    <w:next w:val="Normal"/>
    <w:semiHidden/>
    <w:pPr>
      <w:tabs>
        <w:tab w:val="right" w:leader="dot" w:pos="6294"/>
      </w:tabs>
      <w:ind w:left="1200"/>
    </w:pPr>
  </w:style>
  <w:style w:type="paragraph" w:styleId="TOC8">
    <w:name w:val="toc 8"/>
    <w:basedOn w:val="Normal"/>
    <w:next w:val="Normal"/>
    <w:semiHidden/>
    <w:pPr>
      <w:tabs>
        <w:tab w:val="right" w:leader="dot" w:pos="6294"/>
      </w:tabs>
      <w:ind w:left="1400"/>
    </w:pPr>
  </w:style>
  <w:style w:type="paragraph" w:styleId="TOC9">
    <w:name w:val="toc 9"/>
    <w:basedOn w:val="Normal"/>
    <w:next w:val="Normal"/>
    <w:semiHidden/>
    <w:pPr>
      <w:tabs>
        <w:tab w:val="right" w:leader="dot" w:pos="6294"/>
      </w:tabs>
      <w:ind w:left="1600"/>
    </w:pPr>
  </w:style>
  <w:style w:type="paragraph" w:customStyle="1" w:styleId="af1">
    <w:name w:val="Название рисунка"/>
    <w:basedOn w:val="Normal"/>
    <w:next w:val="Normal"/>
    <w:pPr>
      <w:spacing w:before="120" w:after="240"/>
    </w:pPr>
    <w:rPr>
      <w:b/>
    </w:rPr>
  </w:style>
  <w:style w:type="paragraph" w:customStyle="1" w:styleId="af2">
    <w:name w:val="МестоРисунка"/>
    <w:basedOn w:val="Normal"/>
    <w:next w:val="af1"/>
    <w:pPr>
      <w:keepNext/>
    </w:pPr>
  </w:style>
  <w:style w:type="paragraph" w:customStyle="1" w:styleId="2">
    <w:name w:val="СписокТекст 2 порядка"/>
    <w:basedOn w:val="Normal"/>
    <w:rsid w:val="000654A2"/>
    <w:pPr>
      <w:ind w:left="1078" w:hanging="284"/>
      <w:jc w:val="both"/>
    </w:pPr>
    <w:rPr>
      <w:sz w:val="22"/>
    </w:rPr>
  </w:style>
  <w:style w:type="paragraph" w:customStyle="1" w:styleId="-">
    <w:name w:val="Город-год"/>
    <w:basedOn w:val="Normal"/>
    <w:next w:val="Normal"/>
    <w:pPr>
      <w:keepLines/>
      <w:suppressAutoHyphens/>
      <w:jc w:val="center"/>
    </w:pPr>
    <w:rPr>
      <w:rFonts w:ascii="TimesDL" w:hAnsi="TimesDL"/>
      <w:sz w:val="24"/>
    </w:rPr>
  </w:style>
  <w:style w:type="paragraph" w:customStyle="1" w:styleId="af3">
    <w:name w:val="СписокТекстПродолжение"/>
    <w:basedOn w:val="a3"/>
    <w:next w:val="a3"/>
    <w:link w:val="af4"/>
    <w:rsid w:val="00B80BC9"/>
    <w:pPr>
      <w:numPr>
        <w:numId w:val="0"/>
      </w:numPr>
      <w:ind w:left="227" w:firstLine="284"/>
    </w:pPr>
  </w:style>
  <w:style w:type="character" w:customStyle="1" w:styleId="af4">
    <w:name w:val="СписокТекстПродолжение Знак"/>
    <w:basedOn w:val="DefaultParagraphFont"/>
    <w:link w:val="af3"/>
    <w:rsid w:val="00F509F0"/>
    <w:rPr>
      <w:sz w:val="22"/>
      <w:lang w:val="ru-RU" w:eastAsia="ru-RU" w:bidi="ar-SA"/>
    </w:rPr>
  </w:style>
  <w:style w:type="paragraph" w:customStyle="1" w:styleId="af5">
    <w:name w:val="Список_сноска"/>
    <w:basedOn w:val="FootnoteText"/>
    <w:pPr>
      <w:ind w:left="340" w:hanging="227"/>
    </w:pPr>
  </w:style>
  <w:style w:type="paragraph" w:styleId="BalloonText">
    <w:name w:val="Balloon Text"/>
    <w:basedOn w:val="Normal"/>
    <w:semiHidden/>
    <w:rsid w:val="009A3F15"/>
    <w:rPr>
      <w:rFonts w:ascii="Tahoma" w:hAnsi="Tahoma" w:cs="Tahoma"/>
      <w:sz w:val="16"/>
      <w:szCs w:val="16"/>
    </w:rPr>
  </w:style>
  <w:style w:type="paragraph" w:styleId="DocumentMap">
    <w:name w:val="Document Map"/>
    <w:basedOn w:val="Normal"/>
    <w:semiHidden/>
    <w:rsid w:val="006A2F94"/>
    <w:pPr>
      <w:shd w:val="clear" w:color="auto" w:fill="000080"/>
    </w:pPr>
    <w:rPr>
      <w:rFonts w:ascii="Tahoma" w:hAnsi="Tahoma" w:cs="Tahoma"/>
    </w:rPr>
  </w:style>
  <w:style w:type="paragraph" w:customStyle="1" w:styleId="af6">
    <w:name w:val="СсписокСтрелка"/>
    <w:basedOn w:val="PlainText"/>
    <w:rsid w:val="00F509F0"/>
    <w:pPr>
      <w:spacing w:before="240"/>
      <w:ind w:left="568" w:hanging="284"/>
    </w:pPr>
    <w:rPr>
      <w:rFonts w:cs="Times New Roman"/>
      <w:sz w:val="24"/>
      <w:szCs w:val="20"/>
    </w:rPr>
  </w:style>
  <w:style w:type="character" w:styleId="Hyperlink">
    <w:name w:val="Hyperlink"/>
    <w:basedOn w:val="DefaultParagraphFont"/>
    <w:rsid w:val="000319E7"/>
    <w:rPr>
      <w:color w:val="0000FF"/>
      <w:u w:val="single"/>
    </w:rPr>
  </w:style>
  <w:style w:type="paragraph" w:styleId="Subtitle">
    <w:name w:val="Subtitle"/>
    <w:basedOn w:val="Normal"/>
    <w:next w:val="Normal"/>
    <w:qFormat/>
    <w:rsid w:val="00156AB6"/>
    <w:pPr>
      <w:keepNext/>
      <w:keepLines/>
      <w:suppressAutoHyphens/>
      <w:spacing w:before="120" w:after="60"/>
    </w:pPr>
    <w:rPr>
      <w:b/>
      <w:sz w:val="28"/>
    </w:rPr>
  </w:style>
  <w:style w:type="paragraph" w:customStyle="1" w:styleId="PlainText1">
    <w:name w:val="Plain Text1"/>
    <w:basedOn w:val="Normal"/>
    <w:rsid w:val="00156AB6"/>
    <w:pPr>
      <w:ind w:firstLine="284"/>
      <w:jc w:val="both"/>
    </w:pPr>
    <w:rPr>
      <w:sz w:val="22"/>
    </w:rPr>
  </w:style>
  <w:style w:type="paragraph" w:customStyle="1" w:styleId="af7">
    <w:name w:val="НазвРисунка"/>
    <w:basedOn w:val="PlainText"/>
    <w:rsid w:val="00F509F0"/>
    <w:pPr>
      <w:ind w:left="680" w:hanging="680"/>
      <w:jc w:val="left"/>
    </w:pPr>
    <w:rPr>
      <w:rFonts w:cs="Times New Roman"/>
      <w:i/>
      <w:smallCaps/>
      <w:sz w:val="18"/>
      <w:szCs w:val="20"/>
    </w:rPr>
  </w:style>
  <w:style w:type="character" w:customStyle="1" w:styleId="af8">
    <w:name w:val="Текст сноски Знак Знак"/>
    <w:basedOn w:val="DefaultParagraphFont"/>
    <w:rsid w:val="009F1A07"/>
    <w:rPr>
      <w:sz w:val="22"/>
      <w:lang w:val="ru-RU" w:eastAsia="ru-RU" w:bidi="ar-SA"/>
    </w:rPr>
  </w:style>
  <w:style w:type="paragraph" w:customStyle="1" w:styleId="PlainText11">
    <w:name w:val="Plain Text.Текст Знак1.Текст Знак Знак1"/>
    <w:basedOn w:val="Normal"/>
    <w:link w:val="PlainText110"/>
    <w:rsid w:val="000451E7"/>
    <w:pPr>
      <w:overflowPunct/>
      <w:ind w:firstLine="340"/>
      <w:jc w:val="both"/>
      <w:textAlignment w:val="auto"/>
    </w:pPr>
    <w:rPr>
      <w:sz w:val="22"/>
      <w:szCs w:val="22"/>
    </w:rPr>
  </w:style>
  <w:style w:type="character" w:customStyle="1" w:styleId="PlainText110">
    <w:name w:val="Plain Text.Текст Знак1.Текст Знак Знак1 Знак"/>
    <w:basedOn w:val="DefaultParagraphFont"/>
    <w:link w:val="PlainText11"/>
    <w:rsid w:val="00F509F0"/>
    <w:rPr>
      <w:sz w:val="22"/>
      <w:szCs w:val="22"/>
      <w:lang w:val="ru-RU" w:eastAsia="ru-RU" w:bidi="ar-SA"/>
    </w:rPr>
  </w:style>
  <w:style w:type="character" w:customStyle="1" w:styleId="Strong1">
    <w:name w:val="Strong1"/>
    <w:rsid w:val="00F509F0"/>
    <w:rPr>
      <w:b/>
    </w:rPr>
  </w:style>
  <w:style w:type="paragraph" w:customStyle="1" w:styleId="20">
    <w:name w:val="Список_сноска_2_порядка"/>
    <w:basedOn w:val="af5"/>
    <w:rsid w:val="00F509F0"/>
    <w:pPr>
      <w:widowControl w:val="0"/>
      <w:ind w:left="567"/>
    </w:pPr>
  </w:style>
  <w:style w:type="paragraph" w:customStyle="1" w:styleId="af9">
    <w:name w:val="НормПрод"/>
    <w:basedOn w:val="Normal"/>
    <w:next w:val="Normal"/>
    <w:rsid w:val="00F509F0"/>
    <w:pPr>
      <w:spacing w:before="240"/>
      <w:jc w:val="both"/>
    </w:pPr>
  </w:style>
  <w:style w:type="paragraph" w:customStyle="1" w:styleId="afa">
    <w:name w:val="СписТекстПродАбзаца"/>
    <w:basedOn w:val="af3"/>
    <w:next w:val="a3"/>
    <w:rsid w:val="00F509F0"/>
    <w:pPr>
      <w:ind w:left="397" w:firstLine="0"/>
    </w:pPr>
    <w:rPr>
      <w:sz w:val="24"/>
    </w:rPr>
  </w:style>
  <w:style w:type="character" w:customStyle="1" w:styleId="Hyperlink1">
    <w:name w:val="Hyperlink1"/>
    <w:basedOn w:val="DefaultParagraphFont"/>
    <w:rsid w:val="00F509F0"/>
    <w:rPr>
      <w:color w:val="0000FF"/>
      <w:u w:val="single"/>
    </w:rPr>
  </w:style>
  <w:style w:type="paragraph" w:customStyle="1" w:styleId="H2">
    <w:name w:val="H2"/>
    <w:basedOn w:val="Normal"/>
    <w:next w:val="Normal"/>
    <w:rsid w:val="00F509F0"/>
    <w:pPr>
      <w:keepNext/>
      <w:spacing w:before="100" w:after="100"/>
    </w:pPr>
    <w:rPr>
      <w:b/>
      <w:sz w:val="36"/>
    </w:rPr>
  </w:style>
  <w:style w:type="paragraph" w:customStyle="1" w:styleId="H4">
    <w:name w:val="H4"/>
    <w:basedOn w:val="Normal"/>
    <w:next w:val="Normal"/>
    <w:rsid w:val="00F509F0"/>
    <w:pPr>
      <w:keepNext/>
      <w:spacing w:before="100" w:after="100"/>
    </w:pPr>
    <w:rPr>
      <w:b/>
      <w:sz w:val="24"/>
    </w:rPr>
  </w:style>
  <w:style w:type="character" w:customStyle="1" w:styleId="Emphasis1">
    <w:name w:val="Emphasis1"/>
    <w:rsid w:val="00F509F0"/>
    <w:rPr>
      <w:i/>
    </w:rPr>
  </w:style>
  <w:style w:type="paragraph" w:customStyle="1" w:styleId="11">
    <w:name w:val="Текст сноски.Текст сноски Знак1.Текст сноски Знак Знак1.Текст сноски Знак"/>
    <w:basedOn w:val="PlainText11"/>
    <w:link w:val="110"/>
    <w:rsid w:val="00F509F0"/>
    <w:pPr>
      <w:overflowPunct w:val="0"/>
      <w:spacing w:line="220" w:lineRule="exact"/>
      <w:textAlignment w:val="baseline"/>
    </w:pPr>
  </w:style>
  <w:style w:type="character" w:customStyle="1" w:styleId="110">
    <w:name w:val="Текст сноски.Текст сноски Знак1.Текст сноски Знак Знак1.Текст сноски Знак Знак"/>
    <w:basedOn w:val="PlainText110"/>
    <w:link w:val="11"/>
    <w:rsid w:val="00F509F0"/>
    <w:rPr>
      <w:sz w:val="22"/>
      <w:szCs w:val="22"/>
      <w:lang w:val="ru-RU" w:eastAsia="ru-RU" w:bidi="ar-SA"/>
    </w:rPr>
  </w:style>
  <w:style w:type="paragraph" w:customStyle="1" w:styleId="PlainText111">
    <w:name w:val="Plain Text.Текст Знак1.Текст Знак Знак11"/>
    <w:basedOn w:val="Normal"/>
    <w:rsid w:val="00F509F0"/>
    <w:pPr>
      <w:ind w:firstLine="340"/>
      <w:jc w:val="both"/>
    </w:pPr>
    <w:rPr>
      <w:sz w:val="22"/>
    </w:rPr>
  </w:style>
  <w:style w:type="paragraph" w:customStyle="1" w:styleId="afb">
    <w:name w:val="МестоРис"/>
    <w:basedOn w:val="Normal"/>
    <w:next w:val="af7"/>
    <w:rsid w:val="00F509F0"/>
    <w:pPr>
      <w:spacing w:before="120"/>
      <w:jc w:val="both"/>
    </w:pPr>
  </w:style>
  <w:style w:type="paragraph" w:customStyle="1" w:styleId="Oeiaieoiaioa">
    <w:name w:val="Oei aieoiaioa"/>
    <w:basedOn w:val="Normal"/>
    <w:next w:val="Iacaaieaaieoiaioa"/>
    <w:rsid w:val="00F509F0"/>
    <w:pPr>
      <w:jc w:val="center"/>
    </w:pPr>
    <w:rPr>
      <w:i/>
      <w:caps/>
      <w:sz w:val="48"/>
    </w:rPr>
  </w:style>
  <w:style w:type="paragraph" w:customStyle="1" w:styleId="Iacaaieaaieoiaioa">
    <w:name w:val="Iacaaiea aieoiaioa"/>
    <w:basedOn w:val="Normal"/>
    <w:next w:val="Normal"/>
    <w:rsid w:val="00F509F0"/>
    <w:pPr>
      <w:suppressAutoHyphens/>
      <w:spacing w:before="240"/>
      <w:jc w:val="center"/>
    </w:pPr>
    <w:rPr>
      <w:b/>
      <w:sz w:val="40"/>
    </w:rPr>
  </w:style>
  <w:style w:type="paragraph" w:customStyle="1" w:styleId="Oaenoanoaaee">
    <w:name w:val="Oaeno anoaaee"/>
    <w:basedOn w:val="PlainText1"/>
    <w:rsid w:val="00F509F0"/>
    <w:pPr>
      <w:ind w:firstLine="709"/>
    </w:pPr>
    <w:rPr>
      <w:rFonts w:ascii="Academy" w:hAnsi="Academy"/>
      <w:sz w:val="24"/>
    </w:rPr>
  </w:style>
  <w:style w:type="paragraph" w:customStyle="1" w:styleId="jartti">
    <w:name w:val="jart_ti"/>
    <w:basedOn w:val="Normal"/>
    <w:rsid w:val="00F509F0"/>
    <w:pPr>
      <w:spacing w:before="100" w:after="100"/>
      <w:jc w:val="center"/>
    </w:pPr>
    <w:rPr>
      <w:b/>
      <w:sz w:val="24"/>
    </w:rPr>
  </w:style>
  <w:style w:type="paragraph" w:customStyle="1" w:styleId="jarta">
    <w:name w:val="jart_a"/>
    <w:basedOn w:val="Normal"/>
    <w:rsid w:val="00F509F0"/>
    <w:pPr>
      <w:spacing w:before="100" w:after="100"/>
    </w:pPr>
    <w:rPr>
      <w:i/>
      <w:sz w:val="24"/>
    </w:rPr>
  </w:style>
  <w:style w:type="paragraph" w:customStyle="1" w:styleId="NormalWeb1">
    <w:name w:val="Normal (Web)1"/>
    <w:basedOn w:val="Normal"/>
    <w:rsid w:val="00F509F0"/>
    <w:pPr>
      <w:spacing w:before="100" w:after="100"/>
    </w:pPr>
    <w:rPr>
      <w:sz w:val="24"/>
    </w:rPr>
  </w:style>
  <w:style w:type="paragraph" w:customStyle="1" w:styleId="afc">
    <w:name w:val="Название раздела"/>
    <w:basedOn w:val="Normal"/>
    <w:next w:val="Normal"/>
    <w:rsid w:val="00F509F0"/>
    <w:pPr>
      <w:suppressAutoHyphens/>
      <w:jc w:val="center"/>
    </w:pPr>
    <w:rPr>
      <w:b/>
      <w:i/>
      <w:sz w:val="24"/>
    </w:rPr>
  </w:style>
  <w:style w:type="character" w:customStyle="1" w:styleId="111">
    <w:name w:val="Текст Знак1 Знак1"/>
    <w:basedOn w:val="DefaultParagraphFont"/>
    <w:rsid w:val="007B2458"/>
    <w:rPr>
      <w:sz w:val="24"/>
      <w:lang w:val="ru-RU" w:eastAsia="ru-RU" w:bidi="ar-SA"/>
    </w:rPr>
  </w:style>
  <w:style w:type="paragraph" w:customStyle="1" w:styleId="H3">
    <w:name w:val="H3"/>
    <w:basedOn w:val="Normal"/>
    <w:next w:val="Normal"/>
    <w:rsid w:val="00F509F0"/>
    <w:pPr>
      <w:keepNext/>
      <w:spacing w:before="100" w:after="100"/>
    </w:pPr>
    <w:rPr>
      <w:b/>
      <w:sz w:val="28"/>
    </w:rPr>
  </w:style>
  <w:style w:type="paragraph" w:customStyle="1" w:styleId="PlainText111111111">
    <w:name w:val="Plain Text.Текст Знак1.Текст Знак Знак.Текст Знак1 Знак Знак1.Текст Знак Знак Знак Знак.Текст Знак1 Знак Знак1 Знак Знак.Текст Знак Знак Знак Знак Знак Знак.Текст Знак1 Знак Знак1 Знак Знак Знак Знак1.Текст Знак Знак Знак Знак Знак Знак Знак Знак1"/>
    <w:basedOn w:val="Normal"/>
    <w:rsid w:val="00F509F0"/>
    <w:pPr>
      <w:ind w:firstLine="284"/>
      <w:jc w:val="both"/>
    </w:pPr>
    <w:rPr>
      <w:sz w:val="22"/>
    </w:rPr>
  </w:style>
  <w:style w:type="paragraph" w:customStyle="1" w:styleId="22">
    <w:name w:val="Обычный (веб)22"/>
    <w:basedOn w:val="Normal"/>
    <w:rsid w:val="00F509F0"/>
    <w:pPr>
      <w:spacing w:before="150" w:after="150"/>
    </w:pPr>
    <w:rPr>
      <w:sz w:val="24"/>
    </w:rPr>
  </w:style>
  <w:style w:type="paragraph" w:customStyle="1" w:styleId="112">
    <w:name w:val="Текст сноски.Текст сноски Знак1.Текст сноски Знак Знак1.Текст сноски Знак Знак Знак Знак"/>
    <w:basedOn w:val="Normal"/>
    <w:link w:val="113"/>
    <w:rsid w:val="00F509F0"/>
    <w:pPr>
      <w:spacing w:line="220" w:lineRule="exact"/>
      <w:ind w:firstLine="340"/>
      <w:jc w:val="both"/>
    </w:pPr>
    <w:rPr>
      <w:sz w:val="22"/>
    </w:rPr>
  </w:style>
  <w:style w:type="character" w:customStyle="1" w:styleId="113">
    <w:name w:val="Текст сноски.Текст сноски Знак1.Текст сноски Знак Знак1.Текст сноски Знак Знак Знак Знак Знак"/>
    <w:basedOn w:val="DefaultParagraphFont"/>
    <w:link w:val="112"/>
    <w:rsid w:val="00F509F0"/>
    <w:rPr>
      <w:sz w:val="22"/>
      <w:lang w:val="ru-RU" w:eastAsia="ru-RU" w:bidi="ar-SA"/>
    </w:rPr>
  </w:style>
  <w:style w:type="paragraph" w:styleId="NormalWeb">
    <w:name w:val="Normal (Web)"/>
    <w:basedOn w:val="Normal"/>
    <w:rsid w:val="00F509F0"/>
    <w:pPr>
      <w:overflowPunct/>
      <w:autoSpaceDE/>
      <w:autoSpaceDN/>
      <w:adjustRightInd/>
      <w:spacing w:before="100" w:beforeAutospacing="1" w:after="100" w:afterAutospacing="1"/>
      <w:textAlignment w:val="auto"/>
    </w:pPr>
    <w:rPr>
      <w:sz w:val="24"/>
      <w:szCs w:val="24"/>
    </w:rPr>
  </w:style>
  <w:style w:type="character" w:customStyle="1" w:styleId="14">
    <w:name w:val="Текст сноски Знак1 Знак4"/>
    <w:aliases w:val="Текст сноски Знак Знак Знак2,Текст сноски Знак1 Знак3 Знак Знак1,Текст сноски Знак Знак Знак1 Знак Знак1,Текст сноски Знак1 Знак3 Знак Знак Знак Знак,Текст сноски Знак Знак Знак1 Знак Знак Знак Знак"/>
    <w:basedOn w:val="DefaultParagraphFont"/>
    <w:rsid w:val="00F509F0"/>
    <w:rPr>
      <w:rFonts w:cs="Courier New"/>
      <w:lang w:val="ru-RU" w:eastAsia="ru-RU" w:bidi="ar-SA"/>
    </w:rPr>
  </w:style>
  <w:style w:type="paragraph" w:customStyle="1" w:styleId="afd">
    <w:name w:val="Текст вставки Знак"/>
    <w:basedOn w:val="PlainText"/>
    <w:link w:val="afe"/>
    <w:rsid w:val="00F509F0"/>
    <w:pPr>
      <w:overflowPunct/>
      <w:autoSpaceDE/>
      <w:autoSpaceDN/>
      <w:adjustRightInd/>
      <w:spacing w:line="240" w:lineRule="exact"/>
      <w:ind w:firstLine="284"/>
      <w:textAlignment w:val="auto"/>
    </w:pPr>
    <w:rPr>
      <w:rFonts w:ascii="Academy" w:hAnsi="Academy" w:cs="Times New Roman"/>
      <w:sz w:val="24"/>
      <w:szCs w:val="20"/>
    </w:rPr>
  </w:style>
  <w:style w:type="character" w:customStyle="1" w:styleId="afe">
    <w:name w:val="Текст вставки Знак Знак"/>
    <w:basedOn w:val="DefaultParagraphFont"/>
    <w:link w:val="afd"/>
    <w:rsid w:val="00F509F0"/>
    <w:rPr>
      <w:rFonts w:ascii="Academy" w:hAnsi="Academy"/>
      <w:sz w:val="24"/>
      <w:lang w:val="ru-RU" w:eastAsia="ru-RU" w:bidi="ar-SA"/>
    </w:rPr>
  </w:style>
  <w:style w:type="paragraph" w:styleId="HTMLPreformatted">
    <w:name w:val="HTML Preformatted"/>
    <w:basedOn w:val="Normal"/>
    <w:rsid w:val="00F5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rPr>
  </w:style>
  <w:style w:type="character" w:customStyle="1" w:styleId="author1">
    <w:name w:val="author1"/>
    <w:basedOn w:val="DefaultParagraphFont"/>
    <w:rsid w:val="00F509F0"/>
    <w:rPr>
      <w:rFonts w:ascii="Arial" w:hAnsi="Arial" w:cs="Arial" w:hint="default"/>
      <w:b/>
      <w:bCs/>
      <w:color w:val="0172BA"/>
      <w:sz w:val="13"/>
      <w:szCs w:val="13"/>
    </w:rPr>
  </w:style>
  <w:style w:type="character" w:styleId="Emphasis">
    <w:name w:val="Emphasis"/>
    <w:basedOn w:val="DefaultParagraphFont"/>
    <w:qFormat/>
    <w:rsid w:val="00F509F0"/>
    <w:rPr>
      <w:i/>
      <w:iCs/>
    </w:rPr>
  </w:style>
  <w:style w:type="character" w:customStyle="1" w:styleId="10">
    <w:name w:val="Текст Знак Знак Знак1"/>
    <w:basedOn w:val="DefaultParagraphFont"/>
    <w:rsid w:val="00F509F0"/>
    <w:rPr>
      <w:sz w:val="24"/>
      <w:lang w:val="ru-RU" w:eastAsia="ru-RU" w:bidi="ar-SA"/>
    </w:rPr>
  </w:style>
  <w:style w:type="paragraph" w:customStyle="1" w:styleId="05">
    <w:name w:val="Стиль СписокТекстПродолжение + Первая строка:  05 см"/>
    <w:basedOn w:val="Normal"/>
    <w:autoRedefine/>
    <w:rsid w:val="00F509F0"/>
    <w:pPr>
      <w:widowControl w:val="0"/>
      <w:overflowPunct/>
      <w:autoSpaceDE/>
      <w:autoSpaceDN/>
      <w:adjustRightInd/>
      <w:ind w:left="227" w:firstLine="284"/>
      <w:jc w:val="both"/>
      <w:textAlignment w:val="auto"/>
    </w:pPr>
    <w:rPr>
      <w:sz w:val="24"/>
    </w:rPr>
  </w:style>
  <w:style w:type="paragraph" w:customStyle="1" w:styleId="aff">
    <w:name w:val="текст"/>
    <w:basedOn w:val="BodyTextIndent"/>
    <w:autoRedefine/>
    <w:rsid w:val="00F509F0"/>
    <w:pPr>
      <w:overflowPunct/>
      <w:autoSpaceDE/>
      <w:autoSpaceDN/>
      <w:adjustRightInd/>
      <w:spacing w:after="0" w:line="360" w:lineRule="auto"/>
      <w:ind w:left="0" w:firstLine="709"/>
      <w:jc w:val="both"/>
      <w:textAlignment w:val="auto"/>
    </w:pPr>
    <w:rPr>
      <w:sz w:val="24"/>
      <w:lang w:val="en-US" w:eastAsia="en-US" w:bidi="en-US"/>
    </w:rPr>
  </w:style>
  <w:style w:type="paragraph" w:styleId="BodyTextIndent">
    <w:name w:val="Body Text Indent"/>
    <w:basedOn w:val="Normal"/>
    <w:rsid w:val="00F509F0"/>
    <w:pPr>
      <w:spacing w:after="120"/>
      <w:ind w:left="283"/>
    </w:pPr>
  </w:style>
  <w:style w:type="paragraph" w:customStyle="1" w:styleId="rvps698610">
    <w:name w:val="rvps698610"/>
    <w:basedOn w:val="Normal"/>
    <w:rsid w:val="00F509F0"/>
    <w:pPr>
      <w:overflowPunct/>
      <w:autoSpaceDE/>
      <w:autoSpaceDN/>
      <w:adjustRightInd/>
      <w:spacing w:after="88"/>
      <w:ind w:right="176"/>
      <w:textAlignment w:val="auto"/>
    </w:pPr>
    <w:rPr>
      <w:rFonts w:ascii="Arial" w:hAnsi="Arial" w:cs="Arial"/>
      <w:color w:val="000000"/>
      <w:sz w:val="11"/>
      <w:szCs w:val="11"/>
    </w:rPr>
  </w:style>
  <w:style w:type="paragraph" w:customStyle="1" w:styleId="aff0">
    <w:name w:val="НормВыделение Знак"/>
    <w:basedOn w:val="Normal"/>
    <w:next w:val="PlainText"/>
    <w:link w:val="aff1"/>
    <w:rsid w:val="00F509F0"/>
    <w:pPr>
      <w:spacing w:before="120" w:after="120"/>
      <w:ind w:left="170" w:right="170"/>
      <w:jc w:val="both"/>
    </w:pPr>
    <w:rPr>
      <w:b/>
      <w:sz w:val="22"/>
    </w:rPr>
  </w:style>
  <w:style w:type="character" w:customStyle="1" w:styleId="aff1">
    <w:name w:val="НормВыделение Знак Знак"/>
    <w:basedOn w:val="DefaultParagraphFont"/>
    <w:link w:val="aff0"/>
    <w:rsid w:val="00F509F0"/>
    <w:rPr>
      <w:b/>
      <w:sz w:val="22"/>
      <w:lang w:val="ru-RU" w:eastAsia="ru-RU" w:bidi="ar-SA"/>
    </w:rPr>
  </w:style>
  <w:style w:type="character" w:styleId="Strong">
    <w:name w:val="Strong"/>
    <w:basedOn w:val="DefaultParagraphFont"/>
    <w:qFormat/>
    <w:rsid w:val="00F509F0"/>
    <w:rPr>
      <w:b/>
      <w:bCs/>
    </w:rPr>
  </w:style>
  <w:style w:type="character" w:customStyle="1" w:styleId="rvts698612">
    <w:name w:val="rvts698612"/>
    <w:basedOn w:val="DefaultParagraphFont"/>
    <w:rsid w:val="00F509F0"/>
  </w:style>
  <w:style w:type="table" w:styleId="TableGrid">
    <w:name w:val="Table Grid"/>
    <w:basedOn w:val="TableNormal"/>
    <w:rsid w:val="00F50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текст сноски"/>
    <w:basedOn w:val="Normal"/>
    <w:link w:val="aff3"/>
    <w:rsid w:val="00F509F0"/>
    <w:pPr>
      <w:widowControl w:val="0"/>
      <w:ind w:firstLine="284"/>
      <w:jc w:val="both"/>
    </w:pPr>
    <w:rPr>
      <w:sz w:val="18"/>
    </w:rPr>
  </w:style>
  <w:style w:type="character" w:customStyle="1" w:styleId="aff3">
    <w:name w:val="текст сноски Знак"/>
    <w:basedOn w:val="DefaultParagraphFont"/>
    <w:link w:val="aff2"/>
    <w:rsid w:val="00F509F0"/>
    <w:rPr>
      <w:sz w:val="18"/>
      <w:lang w:val="ru-RU" w:eastAsia="ru-RU" w:bidi="ar-SA"/>
    </w:rPr>
  </w:style>
  <w:style w:type="character" w:customStyle="1" w:styleId="editsection">
    <w:name w:val="editsection"/>
    <w:basedOn w:val="DefaultParagraphFont"/>
    <w:rsid w:val="00F509F0"/>
  </w:style>
  <w:style w:type="character" w:customStyle="1" w:styleId="mw-headline">
    <w:name w:val="mw-headline"/>
    <w:basedOn w:val="DefaultParagraphFont"/>
    <w:rsid w:val="00F509F0"/>
  </w:style>
  <w:style w:type="character" w:styleId="FollowedHyperlink">
    <w:name w:val="FollowedHyperlink"/>
    <w:basedOn w:val="DefaultParagraphFont"/>
    <w:rsid w:val="00F509F0"/>
    <w:rPr>
      <w:color w:val="800080"/>
      <w:u w:val="single"/>
    </w:rPr>
  </w:style>
  <w:style w:type="paragraph" w:customStyle="1" w:styleId="p-center">
    <w:name w:val="p-center"/>
    <w:basedOn w:val="Normal"/>
    <w:rsid w:val="00F509F0"/>
    <w:pPr>
      <w:overflowPunct/>
      <w:autoSpaceDE/>
      <w:autoSpaceDN/>
      <w:adjustRightInd/>
      <w:spacing w:before="100" w:beforeAutospacing="1" w:after="100" w:afterAutospacing="1"/>
      <w:ind w:left="88" w:right="88" w:firstLine="480"/>
      <w:jc w:val="both"/>
      <w:textAlignment w:val="auto"/>
    </w:pPr>
    <w:rPr>
      <w:sz w:val="24"/>
      <w:szCs w:val="24"/>
    </w:rPr>
  </w:style>
  <w:style w:type="paragraph" w:customStyle="1" w:styleId="null">
    <w:name w:val="null"/>
    <w:basedOn w:val="Normal"/>
    <w:rsid w:val="00F509F0"/>
    <w:pPr>
      <w:overflowPunct/>
      <w:autoSpaceDE/>
      <w:autoSpaceDN/>
      <w:adjustRightInd/>
      <w:spacing w:before="100" w:beforeAutospacing="1" w:after="100" w:afterAutospacing="1"/>
      <w:textAlignment w:val="auto"/>
    </w:pPr>
    <w:rPr>
      <w:sz w:val="24"/>
      <w:szCs w:val="24"/>
    </w:rPr>
  </w:style>
  <w:style w:type="character" w:customStyle="1" w:styleId="postbody1">
    <w:name w:val="postbody1"/>
    <w:basedOn w:val="DefaultParagraphFont"/>
    <w:rsid w:val="00F509F0"/>
    <w:rPr>
      <w:sz w:val="11"/>
      <w:szCs w:val="11"/>
    </w:rPr>
  </w:style>
  <w:style w:type="character" w:customStyle="1" w:styleId="postdetails1">
    <w:name w:val="postdetails1"/>
    <w:basedOn w:val="DefaultParagraphFont"/>
    <w:rsid w:val="00F509F0"/>
    <w:rPr>
      <w:color w:val="000000"/>
      <w:sz w:val="9"/>
      <w:szCs w:val="9"/>
    </w:rPr>
  </w:style>
  <w:style w:type="character" w:customStyle="1" w:styleId="gen1">
    <w:name w:val="gen1"/>
    <w:basedOn w:val="DefaultParagraphFont"/>
    <w:rsid w:val="00F509F0"/>
    <w:rPr>
      <w:color w:val="000000"/>
      <w:sz w:val="11"/>
      <w:szCs w:val="11"/>
    </w:rPr>
  </w:style>
  <w:style w:type="paragraph" w:customStyle="1" w:styleId="abzac">
    <w:name w:val="abzac"/>
    <w:basedOn w:val="Normal"/>
    <w:rsid w:val="00F509F0"/>
    <w:pPr>
      <w:overflowPunct/>
      <w:autoSpaceDE/>
      <w:autoSpaceDN/>
      <w:adjustRightInd/>
      <w:spacing w:before="53"/>
      <w:ind w:firstLine="432"/>
      <w:jc w:val="both"/>
      <w:textAlignment w:val="auto"/>
    </w:pPr>
    <w:rPr>
      <w:sz w:val="24"/>
      <w:szCs w:val="24"/>
    </w:rPr>
  </w:style>
  <w:style w:type="character" w:styleId="EndnoteReference">
    <w:name w:val="endnote reference"/>
    <w:basedOn w:val="DefaultParagraphFont"/>
    <w:semiHidden/>
    <w:rsid w:val="00F509F0"/>
    <w:rPr>
      <w:vertAlign w:val="superscript"/>
    </w:rPr>
  </w:style>
  <w:style w:type="character" w:customStyle="1" w:styleId="n1">
    <w:name w:val="n1"/>
    <w:basedOn w:val="DefaultParagraphFont"/>
    <w:rsid w:val="00F509F0"/>
  </w:style>
  <w:style w:type="character" w:customStyle="1" w:styleId="11112">
    <w:name w:val="Текст сноски;Текст сноски Знак1;Текст сноски Знак Знак1;Текст сноски Знак;Текст сноски Знак1 Знак Знак;Текст сноски Знак Знак Знак Знак;Знак Знак Знак Знак1 Знак;Знак Знак Знак Знак Знак Знак;Знак Знак Знак Знак2 Знак Знак Знак"/>
    <w:basedOn w:val="DefaultParagraphFont"/>
    <w:rsid w:val="00F509F0"/>
    <w:rPr>
      <w:lang w:val="ru-RU" w:eastAsia="ru-RU" w:bidi="ar-SA"/>
    </w:rPr>
  </w:style>
  <w:style w:type="paragraph" w:customStyle="1" w:styleId="aff4">
    <w:name w:val="Текст.Текст Знак"/>
    <w:basedOn w:val="Normal"/>
    <w:rsid w:val="00F509F0"/>
    <w:pPr>
      <w:ind w:firstLine="284"/>
      <w:jc w:val="both"/>
    </w:pPr>
    <w:rPr>
      <w:sz w:val="22"/>
    </w:rPr>
  </w:style>
  <w:style w:type="character" w:customStyle="1" w:styleId="aff5">
    <w:name w:val="знак сноски"/>
    <w:basedOn w:val="DefaultParagraphFont"/>
    <w:rsid w:val="00F509F0"/>
    <w:rPr>
      <w:rFonts w:ascii="Times New Roman" w:hAnsi="Times New Roman"/>
      <w:sz w:val="20"/>
      <w:vertAlign w:val="superscript"/>
    </w:rPr>
  </w:style>
  <w:style w:type="character" w:customStyle="1" w:styleId="12">
    <w:name w:val="Текст Знак1 Знак"/>
    <w:aliases w:val="Текст Знак1 Знак Знак1 Знак,Текст Знак1 Знак Знак1 Знак Знак Знак,Текст Знак Знак Знак Знак Знак Знак Знак,Текст Знак1 Знак Знак1 Знак Знак Знак Знак1 Знак"/>
    <w:basedOn w:val="DefaultParagraphFont"/>
    <w:rsid w:val="00F509F0"/>
    <w:rPr>
      <w:sz w:val="22"/>
      <w:lang w:val="ru-RU" w:eastAsia="ru-RU" w:bidi="ar-SA"/>
    </w:rPr>
  </w:style>
  <w:style w:type="paragraph" w:customStyle="1" w:styleId="articpar">
    <w:name w:val="articpar"/>
    <w:basedOn w:val="Normal"/>
    <w:rsid w:val="00F509F0"/>
    <w:pPr>
      <w:overflowPunct/>
      <w:autoSpaceDE/>
      <w:autoSpaceDN/>
      <w:adjustRightInd/>
      <w:spacing w:before="100" w:beforeAutospacing="1" w:after="100" w:afterAutospacing="1"/>
      <w:textAlignment w:val="auto"/>
    </w:pPr>
    <w:rPr>
      <w:sz w:val="24"/>
      <w:szCs w:val="24"/>
    </w:rPr>
  </w:style>
  <w:style w:type="paragraph" w:customStyle="1" w:styleId="aff6">
    <w:name w:val="НормВыделен Знак Знак"/>
    <w:basedOn w:val="PlainText"/>
    <w:next w:val="PlainText"/>
    <w:link w:val="aff7"/>
    <w:rsid w:val="00F509F0"/>
    <w:pPr>
      <w:spacing w:before="120" w:after="120"/>
      <w:ind w:left="170" w:right="170" w:firstLine="0"/>
    </w:pPr>
    <w:rPr>
      <w:rFonts w:cs="Times New Roman"/>
      <w:szCs w:val="20"/>
    </w:rPr>
  </w:style>
  <w:style w:type="character" w:customStyle="1" w:styleId="aff7">
    <w:name w:val="НормВыделен Знак Знак Знак"/>
    <w:basedOn w:val="DefaultParagraphFont"/>
    <w:link w:val="aff6"/>
    <w:rsid w:val="00F509F0"/>
    <w:rPr>
      <w:sz w:val="22"/>
      <w:lang w:val="ru-RU" w:eastAsia="ru-RU" w:bidi="ar-SA"/>
    </w:rPr>
  </w:style>
  <w:style w:type="paragraph" w:customStyle="1" w:styleId="aff8">
    <w:name w:val="a"/>
    <w:basedOn w:val="Normal"/>
    <w:rsid w:val="00F509F0"/>
    <w:pPr>
      <w:overflowPunct/>
      <w:autoSpaceDE/>
      <w:autoSpaceDN/>
      <w:adjustRightInd/>
      <w:spacing w:before="100" w:beforeAutospacing="1" w:after="100" w:afterAutospacing="1"/>
      <w:textAlignment w:val="auto"/>
    </w:pPr>
    <w:rPr>
      <w:color w:val="000000"/>
      <w:sz w:val="24"/>
      <w:szCs w:val="24"/>
    </w:rPr>
  </w:style>
  <w:style w:type="paragraph" w:styleId="EndnoteText">
    <w:name w:val="endnote text"/>
    <w:basedOn w:val="Normal"/>
    <w:link w:val="EndnoteTextChar"/>
    <w:rsid w:val="00D30B85"/>
  </w:style>
  <w:style w:type="character" w:customStyle="1" w:styleId="EndnoteTextChar">
    <w:name w:val="Endnote Text Char"/>
    <w:basedOn w:val="DefaultParagraphFont"/>
    <w:link w:val="EndnoteText"/>
    <w:rsid w:val="00D30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eorge_Yeardley" TargetMode="External"/><Relationship Id="rId21" Type="http://schemas.openxmlformats.org/officeDocument/2006/relationships/hyperlink" Target="http://www.kremlin.ru/appears/2009/03/10/1809_type63374type63378type82634_213795.shtml" TargetMode="External"/><Relationship Id="rId42" Type="http://schemas.openxmlformats.org/officeDocument/2006/relationships/hyperlink" Target="http://spb.kp.ru/online/news/485315/print/" TargetMode="External"/><Relationship Id="rId63" Type="http://schemas.openxmlformats.org/officeDocument/2006/relationships/hyperlink" Target="http://ru.wikipedia.org/wiki/1584_%D0%B3%D0%BE%D0%B4" TargetMode="External"/><Relationship Id="rId84" Type="http://schemas.openxmlformats.org/officeDocument/2006/relationships/hyperlink" Target="http://ru.wikipedia.org/wiki/1606" TargetMode="External"/><Relationship Id="rId138" Type="http://schemas.openxmlformats.org/officeDocument/2006/relationships/image" Target="media/image4.jpeg"/><Relationship Id="rId159" Type="http://schemas.openxmlformats.org/officeDocument/2006/relationships/header" Target="header10.xml"/><Relationship Id="rId170" Type="http://schemas.openxmlformats.org/officeDocument/2006/relationships/hyperlink" Target="http://www.rpmonitor.ru/ru/detail_m.php?ID=11760" TargetMode="External"/><Relationship Id="rId107" Type="http://schemas.openxmlformats.org/officeDocument/2006/relationships/hyperlink" Target="http://ru.wikipedia.org/wiki/%D0%93%D0%B8%D0%B1%D1%80%D0%B8%D0%B4" TargetMode="External"/><Relationship Id="rId11" Type="http://schemas.openxmlformats.org/officeDocument/2006/relationships/footer" Target="footer2.xml"/><Relationship Id="rId32" Type="http://schemas.openxmlformats.org/officeDocument/2006/relationships/hyperlink" Target="http://www.eg-online.ru/archive/item.php?ITEM_ID=48845" TargetMode="External"/><Relationship Id="rId53" Type="http://schemas.openxmlformats.org/officeDocument/2006/relationships/hyperlink" Target="http://www.rosbalt.ru/2009/04/29/637357.html" TargetMode="External"/><Relationship Id="rId74" Type="http://schemas.openxmlformats.org/officeDocument/2006/relationships/hyperlink" Target="http://ru.wikipedia.org/wiki/%D0%9A%D0%BE%D0%BD%D1%82%D0%B8%D0%BD%D0%B5%D0%BD%D1%82" TargetMode="External"/><Relationship Id="rId128" Type="http://schemas.openxmlformats.org/officeDocument/2006/relationships/hyperlink" Target="http://ru.wikipedia.org/wiki/%D0%9A%D0%BE%D0%BD%D0%BA%D0%B8%D1%81%D1%82%D0%B0" TargetMode="External"/><Relationship Id="rId149" Type="http://schemas.openxmlformats.org/officeDocument/2006/relationships/image" Target="media/image6.jpeg"/><Relationship Id="rId5" Type="http://schemas.openxmlformats.org/officeDocument/2006/relationships/webSettings" Target="webSettings.xml"/><Relationship Id="rId95" Type="http://schemas.openxmlformats.org/officeDocument/2006/relationships/hyperlink" Target="http://ru.wikipedia.org/wiki/%D0%9F%D0%BE%D0%BA%D0%B0%D1%85%D0%BE%D0%BD%D1%82%D0%B0%D1%81_(%D0%BC%D1%83%D0%BB%D1%8C%D1%82%D1%84%D0%B8%D0%BB%D1%8C%D0%BC)" TargetMode="External"/><Relationship Id="rId160" Type="http://schemas.openxmlformats.org/officeDocument/2006/relationships/image" Target="media/image7.jpeg"/><Relationship Id="rId181" Type="http://schemas.openxmlformats.org/officeDocument/2006/relationships/hyperlink" Target="http://www.situation.ru/app/j_art_976.htm" TargetMode="External"/><Relationship Id="rId22" Type="http://schemas.openxmlformats.org/officeDocument/2006/relationships/hyperlink" Target="http://www.kremlin.ru/text/news/2009/04/214774.shtml" TargetMode="External"/><Relationship Id="rId43" Type="http://schemas.openxmlformats.org/officeDocument/2006/relationships/hyperlink" Target="http://www.nr2.ru/perm/227291.html" TargetMode="External"/><Relationship Id="rId64" Type="http://schemas.openxmlformats.org/officeDocument/2006/relationships/hyperlink" Target="http://ru.wikipedia.org/wiki/%D0%92%D0%B8%D1%80%D0%B4%D0%B6%D0%B8%D0%BD%D0%B8%D1%8F" TargetMode="External"/><Relationship Id="rId118" Type="http://schemas.openxmlformats.org/officeDocument/2006/relationships/hyperlink" Target="http://ru.wikipedia.org/wiki/%D0%90%D0%BD%D0%B3%D0%BB%D0%B8%D0%B9%D1%81%D0%BA%D0%B8%D0%B9_%D1%8F%D0%B7%D1%8B%D0%BA" TargetMode="External"/><Relationship Id="rId139" Type="http://schemas.openxmlformats.org/officeDocument/2006/relationships/hyperlink" Target="http://ru.wikipedia.org/wiki/1765" TargetMode="External"/><Relationship Id="rId85" Type="http://schemas.openxmlformats.org/officeDocument/2006/relationships/hyperlink" Target="http://ru.wikipedia.org/wiki/1607" TargetMode="External"/><Relationship Id="rId150" Type="http://schemas.openxmlformats.org/officeDocument/2006/relationships/hyperlink" Target="http://www.izvestia.ru/nyizvestia/article2057560" TargetMode="External"/><Relationship Id="rId171" Type="http://schemas.openxmlformats.org/officeDocument/2006/relationships/hyperlink" Target="http://www.rpmonitor.ru/ru/detail_m.php?ID=11760" TargetMode="External"/><Relationship Id="rId12" Type="http://schemas.openxmlformats.org/officeDocument/2006/relationships/header" Target="header3.xml"/><Relationship Id="rId33" Type="http://schemas.openxmlformats.org/officeDocument/2006/relationships/image" Target="media/image1.jpeg"/><Relationship Id="rId108" Type="http://schemas.openxmlformats.org/officeDocument/2006/relationships/hyperlink" Target="http://ru.wikipedia.org/wiki/%D0%9A%D0%BB%D0%B8%D0%BC%D0%B0%D1%82" TargetMode="External"/><Relationship Id="rId129" Type="http://schemas.openxmlformats.org/officeDocument/2006/relationships/hyperlink" Target="http://lib.babr.ru/index.php?book=4533" TargetMode="External"/><Relationship Id="rId54" Type="http://schemas.openxmlformats.org/officeDocument/2006/relationships/hyperlink" Target="http://www.stringer.ru/publication.mhtml?Part=46&amp;PubID=11245" TargetMode="External"/><Relationship Id="rId75" Type="http://schemas.openxmlformats.org/officeDocument/2006/relationships/hyperlink" Target="http://ru.wikipedia.org/wiki/%D0%90%D0%BD%D0%B3%D0%BB%D0%B8%D0%B9%D1%81%D0%BA%D0%B8%D0%B9_%D1%8F%D0%B7%D1%8B%D0%BA" TargetMode="External"/><Relationship Id="rId96" Type="http://schemas.openxmlformats.org/officeDocument/2006/relationships/hyperlink" Target="http://ru.wikipedia.org/wiki/1609" TargetMode="External"/><Relationship Id="rId140" Type="http://schemas.openxmlformats.org/officeDocument/2006/relationships/hyperlink" Target="http://ru.wikipedia.org/wiki/%D0%9A%D0%BE%D1%80%D0%BE%D0%BB%D0%B5%D0%B2%D1%81%D1%82%D0%B2%D0%BE_%D0%92%D0%B5%D0%BB%D0%B8%D0%BA%D0%BE%D0%B1%D1%80%D0%B8%D1%82%D0%B0%D0%BD%D0%B8%D1%8F" TargetMode="External"/><Relationship Id="rId161" Type="http://schemas.openxmlformats.org/officeDocument/2006/relationships/image" Target="media/image8.jpeg"/><Relationship Id="rId182" Type="http://schemas.openxmlformats.org/officeDocument/2006/relationships/hyperlink" Target="http://www.duel.ru/200922/?02_4_2" TargetMode="External"/><Relationship Id="rId6" Type="http://schemas.openxmlformats.org/officeDocument/2006/relationships/footnotes" Target="footnotes.xml"/><Relationship Id="rId23" Type="http://schemas.openxmlformats.org/officeDocument/2006/relationships/hyperlink" Target="http://news.bbc.co.uk/hi/russian/russia/newsid_7988000/7988671.stm" TargetMode="External"/><Relationship Id="rId119" Type="http://schemas.openxmlformats.org/officeDocument/2006/relationships/hyperlink" Target="http://en.wikipedia.org/wiki/House_of_Burgesses" TargetMode="External"/><Relationship Id="rId44" Type="http://schemas.openxmlformats.org/officeDocument/2006/relationships/hyperlink" Target="http://www.nk.perm.ru/" TargetMode="External"/><Relationship Id="rId65" Type="http://schemas.openxmlformats.org/officeDocument/2006/relationships/hyperlink" Target="http://ru.wikipedia.org/wiki/%D0%90%D0%BD%D0%B3%D0%BB%D0%B8%D0%B9%D1%81%D0%BA%D0%B8%D0%B9_%D1%8F%D0%B7%D1%8B%D0%BA" TargetMode="External"/><Relationship Id="rId86" Type="http://schemas.openxmlformats.org/officeDocument/2006/relationships/hyperlink" Target="http://ru.wikipedia.org/wiki/%D0%90%D0%BD%D0%B3%D0%BB%D0%B8%D0%B9%D1%81%D0%BA%D0%B8%D0%B9_%D1%8F%D0%B7%D1%8B%D0%BA" TargetMode="External"/><Relationship Id="rId130" Type="http://schemas.openxmlformats.org/officeDocument/2006/relationships/hyperlink" Target="http://constitution.garant.ru/DOC_32000.htm" TargetMode="External"/><Relationship Id="rId151" Type="http://schemas.openxmlformats.org/officeDocument/2006/relationships/hyperlink" Target="http://www.izvestia.ru/world/article15250/" TargetMode="External"/><Relationship Id="rId172" Type="http://schemas.openxmlformats.org/officeDocument/2006/relationships/hyperlink" Target="http://www.rpmonitor.ru/ru/detail_m.php?ID=11760" TargetMode="External"/><Relationship Id="rId13" Type="http://schemas.openxmlformats.org/officeDocument/2006/relationships/footer" Target="footer3.xml"/><Relationship Id="rId18" Type="http://schemas.openxmlformats.org/officeDocument/2006/relationships/hyperlink" Target="http://www.gazeta.ru/" TargetMode="External"/><Relationship Id="rId39" Type="http://schemas.openxmlformats.org/officeDocument/2006/relationships/hyperlink" Target="http://www.zaks.ru/new/archive/view/55001" TargetMode="External"/><Relationship Id="rId109" Type="http://schemas.openxmlformats.org/officeDocument/2006/relationships/hyperlink" Target="http://ru.wikipedia.org/wiki/%D0%9A%D0%BE%D0%BD%D0%BA%D0%B8%D1%81%D1%82%D0%B0" TargetMode="External"/><Relationship Id="rId34" Type="http://schemas.openxmlformats.org/officeDocument/2006/relationships/image" Target="media/image2.wmf"/><Relationship Id="rId50" Type="http://schemas.openxmlformats.org/officeDocument/2006/relationships/hyperlink" Target="http://www.mk.ru/264421-comments.html?commentId=1053859" TargetMode="External"/><Relationship Id="rId55" Type="http://schemas.openxmlformats.org/officeDocument/2006/relationships/hyperlink" Target="http://www.kasparov.ru/material.php?id=49F72F49C568A" TargetMode="External"/><Relationship Id="rId76" Type="http://schemas.openxmlformats.org/officeDocument/2006/relationships/hyperlink" Target="http://en.wikipedia.org/wiki/London_Company" TargetMode="External"/><Relationship Id="rId97" Type="http://schemas.openxmlformats.org/officeDocument/2006/relationships/hyperlink" Target="http://ru.wikipedia.org/wiki/1610" TargetMode="External"/><Relationship Id="rId104" Type="http://schemas.openxmlformats.org/officeDocument/2006/relationships/hyperlink" Target="http://en.wikipedia.org/wiki/John_Rolfe_(English_settler)" TargetMode="External"/><Relationship Id="rId120" Type="http://schemas.openxmlformats.org/officeDocument/2006/relationships/hyperlink" Target="http://ru.wikipedia.org/wiki/30_%D0%B8%D1%8E%D0%BB%D1%8F" TargetMode="External"/><Relationship Id="rId125" Type="http://schemas.openxmlformats.org/officeDocument/2006/relationships/hyperlink" Target="http://ru.wikipedia.org/wiki/%D0%9A%D0%BE%D0%BD%D0%BA%D0%B8%D1%81%D1%82%D0%B0" TargetMode="External"/><Relationship Id="rId141" Type="http://schemas.openxmlformats.org/officeDocument/2006/relationships/hyperlink" Target="http://ru.wikipedia.org/wiki/%D0%90%D0%BA%D1%82_%D0%BE_%D0%B3%D0%B5%D1%80%D0%B1%D0%BE%D0%B2%D0%BE%D0%BC_%D1%81%D0%B1%D0%BE%D1%80%D0%B5" TargetMode="External"/><Relationship Id="rId146" Type="http://schemas.openxmlformats.org/officeDocument/2006/relationships/hyperlink" Target="http://ford.flybb.ru/topic210.html" TargetMode="External"/><Relationship Id="rId167" Type="http://schemas.openxmlformats.org/officeDocument/2006/relationships/hyperlink" Target="http://www.euroline.by/france/30-sarkozi-prizval-vosstanovit-reguliruemyjj.html" TargetMode="External"/><Relationship Id="rId7" Type="http://schemas.openxmlformats.org/officeDocument/2006/relationships/endnotes" Target="endnotes.xml"/><Relationship Id="rId71" Type="http://schemas.openxmlformats.org/officeDocument/2006/relationships/hyperlink" Target="http://ru.wikipedia.org/wiki/XVII" TargetMode="External"/><Relationship Id="rId92" Type="http://schemas.openxmlformats.org/officeDocument/2006/relationships/hyperlink" Target="http://ru.wikipedia.org/w/index.php?title=%D0%A1%D0%BC%D0%B8%D1%82,_%D0%94%D0%B6%D0%BE%D0%BD&amp;action=edit&amp;redlink=1" TargetMode="External"/><Relationship Id="rId162" Type="http://schemas.openxmlformats.org/officeDocument/2006/relationships/image" Target="media/image9.jpeg"/><Relationship Id="rId183" Type="http://schemas.openxmlformats.org/officeDocument/2006/relationships/hyperlink" Target="http://www.avtonom.org/lib/theory/marx-engels/juden.html" TargetMode="External"/><Relationship Id="rId2" Type="http://schemas.openxmlformats.org/officeDocument/2006/relationships/numbering" Target="numbering.xml"/><Relationship Id="rId29" Type="http://schemas.openxmlformats.org/officeDocument/2006/relationships/hyperlink" Target="http://www.newsru.com/world/21feb2009/soros.html" TargetMode="External"/><Relationship Id="rId24" Type="http://schemas.openxmlformats.org/officeDocument/2006/relationships/hyperlink" Target="http://www.newsru.com/russia/08apr2009/dhd.html" TargetMode="External"/><Relationship Id="rId40" Type="http://schemas.openxmlformats.org/officeDocument/2006/relationships/hyperlink" Target="http://www.fontanka.ru/2007/10/24/023/" TargetMode="External"/><Relationship Id="rId45" Type="http://schemas.openxmlformats.org/officeDocument/2006/relationships/hyperlink" Target="http://www.stroy-diz.ru/smi-v-prikame-edinorossy-protalkivayut-svoix-detej-v-molodezhnyj-kraevoj-parlament.html" TargetMode="External"/><Relationship Id="rId66" Type="http://schemas.openxmlformats.org/officeDocument/2006/relationships/hyperlink" Target="http://ru.wikipedia.org/wiki/%D0%98%D0%BD%D0%B4%D0%B5%D0%B9%D1%86%D1%8B" TargetMode="External"/><Relationship Id="rId87" Type="http://schemas.openxmlformats.org/officeDocument/2006/relationships/hyperlink" Target="http://ru.wikipedia.org/wiki/%D0%94%D0%B6%D0%B5%D0%B9%D0%BC%D1%81%D1%82%D0%B0%D1%83%D0%BD_(%D0%92%D0%B8%D1%80%D0%B4%D0%B6%D0%B8%D0%BD%D0%B8%D1%8F)" TargetMode="External"/><Relationship Id="rId110" Type="http://schemas.openxmlformats.org/officeDocument/2006/relationships/hyperlink" Target="http://ru.wikipedia.org/wiki/%D0%9A%D0%BE%D0%BD%D0%BA%D0%B8%D1%81%D1%82%D0%B0" TargetMode="External"/><Relationship Id="rId115" Type="http://schemas.openxmlformats.org/officeDocument/2006/relationships/hyperlink" Target="http://ru.wikipedia.org/wiki/1619_%D0%B3%D0%BE%D0%B4" TargetMode="External"/><Relationship Id="rId131" Type="http://schemas.openxmlformats.org/officeDocument/2006/relationships/hyperlink" Target="http://lib.babr.ru/index.php?book=4533" TargetMode="External"/><Relationship Id="rId136" Type="http://schemas.openxmlformats.org/officeDocument/2006/relationships/image" Target="media/image3.jpeg"/><Relationship Id="rId157" Type="http://schemas.openxmlformats.org/officeDocument/2006/relationships/hyperlink" Target="http://ru.wikipedia.org/wiki/Gaudeamus" TargetMode="External"/><Relationship Id="rId178" Type="http://schemas.openxmlformats.org/officeDocument/2006/relationships/hyperlink" Target="http://kp.ru/daily/23609.4/46613/" TargetMode="External"/><Relationship Id="rId61" Type="http://schemas.openxmlformats.org/officeDocument/2006/relationships/hyperlink" Target="http://ru.wikipedia.org/wiki/%D0%A0%D1%8D%D0%BB%D0%B8,_%D0%A3%D0%BE%D0%BB%D1%82%D0%B5%D1%80" TargetMode="External"/><Relationship Id="rId82" Type="http://schemas.openxmlformats.org/officeDocument/2006/relationships/hyperlink" Target="http://ru.wikipedia.org/wiki/%D0%9C%D0%B5%D0%B4%D1%8C" TargetMode="External"/><Relationship Id="rId152" Type="http://schemas.openxmlformats.org/officeDocument/2006/relationships/hyperlink" Target="http://www.newsru.com/russia/21may2009/hbk.html" TargetMode="External"/><Relationship Id="rId173" Type="http://schemas.openxmlformats.org/officeDocument/2006/relationships/hyperlink" Target="http://www.bookluck.ru/booktritu.html" TargetMode="External"/><Relationship Id="rId19" Type="http://schemas.openxmlformats.org/officeDocument/2006/relationships/hyperlink" Target="http://www.rosbalt.ru/print/631179.html" TargetMode="External"/><Relationship Id="rId14" Type="http://schemas.openxmlformats.org/officeDocument/2006/relationships/header" Target="header4.xml"/><Relationship Id="rId30" Type="http://schemas.openxmlformats.org/officeDocument/2006/relationships/hyperlink" Target="http://www.finansmag.ru/news/10639" TargetMode="External"/><Relationship Id="rId35" Type="http://schemas.openxmlformats.org/officeDocument/2006/relationships/header" Target="header7.xml"/><Relationship Id="rId56" Type="http://schemas.openxmlformats.org/officeDocument/2006/relationships/hyperlink" Target="http://spb.kp.ru/daily/24286/481664/" TargetMode="External"/><Relationship Id="rId77" Type="http://schemas.openxmlformats.org/officeDocument/2006/relationships/hyperlink" Target="http://ru.wikipedia.org/wiki/%D0%90%D0%BD%D0%B3%D0%BB%D0%B8%D0%B9%D1%81%D0%BA%D0%B8%D0%B9_%D1%8F%D0%B7%D1%8B%D0%BA" TargetMode="External"/><Relationship Id="rId100" Type="http://schemas.openxmlformats.org/officeDocument/2006/relationships/hyperlink" Target="http://ru.wikipedia.org/wiki/%D0%98%D0%BD%D0%B4%D0%B5%D0%B9%D1%86%D1%8B" TargetMode="External"/><Relationship Id="rId105" Type="http://schemas.openxmlformats.org/officeDocument/2006/relationships/hyperlink" Target="http://ru.wikipedia.org/wiki/%D0%A2%D0%B0%D0%B1%D0%B0%D0%BA" TargetMode="External"/><Relationship Id="rId126" Type="http://schemas.openxmlformats.org/officeDocument/2006/relationships/hyperlink" Target="http://ru.wikipedia.org/wiki/1622_%D0%B3%D0%BE%D0%B4" TargetMode="External"/><Relationship Id="rId147" Type="http://schemas.openxmlformats.org/officeDocument/2006/relationships/image" Target="media/image5.jpeg"/><Relationship Id="rId168" Type="http://schemas.openxmlformats.org/officeDocument/2006/relationships/hyperlink" Target="http://ip.kommynist.ru/index.php?topic=1337.0" TargetMode="External"/><Relationship Id="rId8" Type="http://schemas.openxmlformats.org/officeDocument/2006/relationships/header" Target="header1.xml"/><Relationship Id="rId51" Type="http://schemas.openxmlformats.org/officeDocument/2006/relationships/hyperlink" Target="http://www.stringer.ru/publication.mhtml?Part=46&amp;PubID=11245" TargetMode="External"/><Relationship Id="rId72" Type="http://schemas.openxmlformats.org/officeDocument/2006/relationships/hyperlink" Target="http://ru.wikipedia.org/wiki/1605_%D0%B3%D0%BE%D0%B4" TargetMode="External"/><Relationship Id="rId93" Type="http://schemas.openxmlformats.org/officeDocument/2006/relationships/hyperlink" Target="http://ru.wikipedia.org/wiki/%D0%90%D0%BD%D0%B3%D0%BB%D0%B8%D0%B9%D1%81%D0%BA%D0%B8%D0%B9_%D1%8F%D0%B7%D1%8B%D0%BA" TargetMode="External"/><Relationship Id="rId98" Type="http://schemas.openxmlformats.org/officeDocument/2006/relationships/hyperlink" Target="http://ru.wikipedia.org/wiki/%D0%9A%D0%BE%D0%BD%D0%BA%D0%B8%D1%81%D1%82%D0%B0" TargetMode="External"/><Relationship Id="rId121" Type="http://schemas.openxmlformats.org/officeDocument/2006/relationships/hyperlink" Target="http://ru.wikipedia.org/wiki/%D0%9A%D0%BE%D0%BD%D0%BA%D0%B8%D1%81%D1%82%D0%B0" TargetMode="External"/><Relationship Id="rId142" Type="http://schemas.openxmlformats.org/officeDocument/2006/relationships/hyperlink" Target="http://ru.wikipedia.org/wiki/%D0%90%D0%BA%D1%82_%D0%BE_%D0%B3%D0%B5%D1%80%D0%B1%D0%BE%D0%B2%D0%BE%D0%BC_%D1%81%D0%B1%D0%BE%D1%80%D0%B5" TargetMode="External"/><Relationship Id="rId163" Type="http://schemas.openxmlformats.org/officeDocument/2006/relationships/image" Target="media/image10.jpeg"/><Relationship Id="rId184" Type="http://schemas.openxmlformats.org/officeDocument/2006/relationships/header" Target="header11.xml"/><Relationship Id="rId3" Type="http://schemas.openxmlformats.org/officeDocument/2006/relationships/styles" Target="styles.xml"/><Relationship Id="rId25" Type="http://schemas.openxmlformats.org/officeDocument/2006/relationships/hyperlink" Target="http://www.premier.gov.ru/events/2505.html" TargetMode="External"/><Relationship Id="rId46" Type="http://schemas.openxmlformats.org/officeDocument/2006/relationships/hyperlink" Target="http://www.anticompromat.ru/matvienko/matv2bio.html" TargetMode="External"/><Relationship Id="rId67" Type="http://schemas.openxmlformats.org/officeDocument/2006/relationships/hyperlink" Target="http://ru.wikipedia.org/wiki/%D0%94%D1%80%D0%B5%D0%B9%D0%BA,_%D0%A4%D1%80%D1%8D%D0%BD%D1%81%D0%B8%D1%81" TargetMode="External"/><Relationship Id="rId116" Type="http://schemas.openxmlformats.org/officeDocument/2006/relationships/hyperlink" Target="http://ru.wikipedia.org/wiki/%D0%90%D0%BD%D0%B3%D0%BB%D0%B8%D0%B9%D1%81%D0%BA%D0%B8%D0%B9_%D1%8F%D0%B7%D1%8B%D0%BA" TargetMode="External"/><Relationship Id="rId137" Type="http://schemas.openxmlformats.org/officeDocument/2006/relationships/hyperlink" Target="http://www.usinfo.ru/indejcy.htm" TargetMode="External"/><Relationship Id="rId158" Type="http://schemas.openxmlformats.org/officeDocument/2006/relationships/hyperlink" Target="http://hronos.km.ru/biograf/sorokin.html" TargetMode="External"/><Relationship Id="rId20" Type="http://schemas.openxmlformats.org/officeDocument/2006/relationships/hyperlink" Target="http://www.eurosmi.ru/dmitriiy_medvedev_i_barak_obama_vyprosili_u_djoan_rouling_po_avtografu.html" TargetMode="External"/><Relationship Id="rId41" Type="http://schemas.openxmlformats.org/officeDocument/2006/relationships/hyperlink" Target="http://www.rian.ru/" TargetMode="External"/><Relationship Id="rId62" Type="http://schemas.openxmlformats.org/officeDocument/2006/relationships/hyperlink" Target="http://ru.wikipedia.org/wiki/%D0%95%D0%BB%D0%B8%D0%B7%D0%B0%D0%B2%D0%B5%D1%82%D0%B0_I_(%D0%BA%D0%BE%D1%80%D0%BE%D0%BB%D0%B5%D0%B2%D0%B0_%D0%90%D0%BD%D0%B3%D0%BB%D0%B8%D0%B8)" TargetMode="External"/><Relationship Id="rId83" Type="http://schemas.openxmlformats.org/officeDocument/2006/relationships/hyperlink" Target="http://ru.wikipedia.org/wiki/20_%D0%B4%D0%B5%D0%BA%D0%B0%D0%B1%D1%80%D1%8F" TargetMode="External"/><Relationship Id="rId88" Type="http://schemas.openxmlformats.org/officeDocument/2006/relationships/hyperlink" Target="http://ru.wikipedia.org/wiki/%D0%9A%D0%BE%D0%BD%D0%BA%D0%B8%D1%81%D1%82%D0%B0" TargetMode="External"/><Relationship Id="rId111" Type="http://schemas.openxmlformats.org/officeDocument/2006/relationships/hyperlink" Target="http://ru.wikipedia.org/wiki/%D0%A4%D1%83%D0%BD%D1%82" TargetMode="External"/><Relationship Id="rId132" Type="http://schemas.openxmlformats.org/officeDocument/2006/relationships/hyperlink" Target="http://constitution.garant.ru/DOC_32000.htm" TargetMode="External"/><Relationship Id="rId153" Type="http://schemas.openxmlformats.org/officeDocument/2006/relationships/hyperlink" Target="http://www.newsru.com/russia/23may2009/ege.html" TargetMode="External"/><Relationship Id="rId174" Type="http://schemas.openxmlformats.org/officeDocument/2006/relationships/hyperlink" Target="http://www.politjournal.ru/index.php?action=Articles&amp;dirid=67&amp;tek=3288&amp;issue=98" TargetMode="External"/><Relationship Id="rId179" Type="http://schemas.openxmlformats.org/officeDocument/2006/relationships/hyperlink" Target="http://www.contr-tv.ru/print/1424/" TargetMode="External"/><Relationship Id="rId15" Type="http://schemas.openxmlformats.org/officeDocument/2006/relationships/header" Target="header5.xml"/><Relationship Id="rId36" Type="http://schemas.openxmlformats.org/officeDocument/2006/relationships/header" Target="header8.xml"/><Relationship Id="rId57" Type="http://schemas.openxmlformats.org/officeDocument/2006/relationships/hyperlink" Target="http://www.kino-teatr.ru/kino/art/serial/936/" TargetMode="External"/><Relationship Id="rId106" Type="http://schemas.openxmlformats.org/officeDocument/2006/relationships/hyperlink" Target="http://ru.wikipedia.org/wiki/%D0%91%D0%B5%D1%80%D0%BC%D1%83%D0%B4%D1%81%D0%BA%D0%B8%D0%B5_%D0%BE%D1%81%D1%82%D1%80%D0%BE%D0%B2%D0%B0" TargetMode="External"/><Relationship Id="rId127" Type="http://schemas.openxmlformats.org/officeDocument/2006/relationships/hyperlink" Target="http://ru.wikipedia.org/wiki/1624_%D0%B3%D0%BE%D0%B4" TargetMode="External"/><Relationship Id="rId10" Type="http://schemas.openxmlformats.org/officeDocument/2006/relationships/footer" Target="footer1.xml"/><Relationship Id="rId31" Type="http://schemas.openxmlformats.org/officeDocument/2006/relationships/hyperlink" Target="http://www.ng.ru/world/2009-04-08/7_soros.html?mthree=4" TargetMode="External"/><Relationship Id="rId52" Type="http://schemas.openxmlformats.org/officeDocument/2006/relationships/hyperlink" Target="http://www.azerros.ru/content/opinions/index.php?ELEMENT_ID=242" TargetMode="External"/><Relationship Id="rId73" Type="http://schemas.openxmlformats.org/officeDocument/2006/relationships/hyperlink" Target="http://ru.wikipedia.org/wiki/%D0%AF%D0%BA%D0%BE%D0%B2_I_(%D0%BA%D0%BE%D1%80%D0%BE%D0%BB%D1%8C_%D0%90%D0%BD%D0%B3%D0%BB%D0%B8%D0%B8)" TargetMode="External"/><Relationship Id="rId78" Type="http://schemas.openxmlformats.org/officeDocument/2006/relationships/hyperlink" Target="http://en.wikipedia.org/wiki/Plymouth_Company" TargetMode="External"/><Relationship Id="rId94" Type="http://schemas.openxmlformats.org/officeDocument/2006/relationships/hyperlink" Target="http://en.wikipedia.org/wiki/John_Smith_of_Jamestown" TargetMode="External"/><Relationship Id="rId99" Type="http://schemas.openxmlformats.org/officeDocument/2006/relationships/hyperlink" Target="http://ru.wikipedia.org/wiki/%D0%9A%D0%B0%D0%BD%D0%BD%D0%B8%D0%B1%D0%B0%D0%BB%D0%B8%D0%B7%D0%BC" TargetMode="External"/><Relationship Id="rId101" Type="http://schemas.openxmlformats.org/officeDocument/2006/relationships/hyperlink" Target="http://ru.wikipedia.org/wiki/%D0%9A%D0%BE%D0%BD%D0%BA%D0%B8%D1%81%D1%82%D0%B0" TargetMode="External"/><Relationship Id="rId122" Type="http://schemas.openxmlformats.org/officeDocument/2006/relationships/hyperlink" Target="http://ru.wikipedia.org/wiki/%D0%9D%D0%B5%D0%B3%D1%80%D0%BE%D0%B8%D0%B4%D0%BD%D0%B0%D1%8F_%D1%80%D0%B0%D1%81%D0%B0" TargetMode="External"/><Relationship Id="rId143" Type="http://schemas.openxmlformats.org/officeDocument/2006/relationships/hyperlink" Target="http://ru.wikipedia.org/wiki/1767" TargetMode="External"/><Relationship Id="rId148" Type="http://schemas.openxmlformats.org/officeDocument/2006/relationships/hyperlink" Target="http://ford.flybb.ru/topic210.html" TargetMode="External"/><Relationship Id="rId164" Type="http://schemas.openxmlformats.org/officeDocument/2006/relationships/hyperlink" Target="http://www.specnaz.ru/pozicii/77/" TargetMode="External"/><Relationship Id="rId169" Type="http://schemas.openxmlformats.org/officeDocument/2006/relationships/hyperlink" Target="http://www.novopol.ru/article22885.html/%20/www.mk.ru/text62422.html"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yperlink" Target="http://www.rg.ru/2004/10/22/rigorody.html" TargetMode="External"/><Relationship Id="rId26" Type="http://schemas.openxmlformats.org/officeDocument/2006/relationships/hyperlink" Target="http://www.newsru.com/russia/06apr2009/medvedev_nal.html" TargetMode="External"/><Relationship Id="rId47" Type="http://schemas.openxmlformats.org/officeDocument/2006/relationships/hyperlink" Target="http://www.stalin.su/book.php?action=header&amp;id=15" TargetMode="External"/><Relationship Id="rId68" Type="http://schemas.openxmlformats.org/officeDocument/2006/relationships/hyperlink" Target="http://ru.wikipedia.org/wiki/1587" TargetMode="External"/><Relationship Id="rId89" Type="http://schemas.openxmlformats.org/officeDocument/2006/relationships/hyperlink" Target="http://ru.wikipedia.org/wiki/%D0%98%D1%81%D1%82%D0%BE%D1%80%D0%B8%D0%BE%D0%B3%D1%80%D0%B0%D1%84%D0%B8%D1%8F" TargetMode="External"/><Relationship Id="rId112" Type="http://schemas.openxmlformats.org/officeDocument/2006/relationships/hyperlink" Target="http://ru.wikipedia.org/wiki/1629_%D0%B3%D0%BE%D0%B4" TargetMode="External"/><Relationship Id="rId133" Type="http://schemas.openxmlformats.org/officeDocument/2006/relationships/hyperlink" Target="http://america-xix.org.ru/civilwar/sumter-appomattox/indeans.php" TargetMode="External"/><Relationship Id="rId154" Type="http://schemas.openxmlformats.org/officeDocument/2006/relationships/hyperlink" Target="http://www.newsru.com/russia/10jun2009/dbl.html" TargetMode="External"/><Relationship Id="rId175" Type="http://schemas.openxmlformats.org/officeDocument/2006/relationships/hyperlink" Target="http://www.washingtonpost.com/wp-dyn/content/article/2009/06/05/AR2009060501966.html" TargetMode="External"/><Relationship Id="rId16" Type="http://schemas.openxmlformats.org/officeDocument/2006/relationships/header" Target="header6.xml"/><Relationship Id="rId37" Type="http://schemas.openxmlformats.org/officeDocument/2006/relationships/hyperlink" Target="http://www.zaks.ru/new/archive/view/54824" TargetMode="External"/><Relationship Id="rId58" Type="http://schemas.openxmlformats.org/officeDocument/2006/relationships/header" Target="header9.xml"/><Relationship Id="rId79" Type="http://schemas.openxmlformats.org/officeDocument/2006/relationships/hyperlink" Target="http://ru.wikipedia.org/wiki/%D0%A5%D1%80%D0%B8%D1%81%D1%82%D0%B8%D0%B0%D0%BD%D1%81%D1%82%D0%B2%D0%BE" TargetMode="External"/><Relationship Id="rId102" Type="http://schemas.openxmlformats.org/officeDocument/2006/relationships/hyperlink" Target="http://ru.wikipedia.org/wiki/1612_%D0%B3%D0%BE%D0%B4" TargetMode="External"/><Relationship Id="rId123" Type="http://schemas.openxmlformats.org/officeDocument/2006/relationships/hyperlink" Target="http://ru.wikipedia.org/wiki/%D0%90%D0%BD%D0%B3%D0%BE%D0%BB%D0%B0" TargetMode="External"/><Relationship Id="rId144" Type="http://schemas.openxmlformats.org/officeDocument/2006/relationships/hyperlink" Target="http://ru.wikipedia.org/wiki/1770" TargetMode="External"/><Relationship Id="rId90" Type="http://schemas.openxmlformats.org/officeDocument/2006/relationships/hyperlink" Target="http://ru.wikipedia.org/wiki/%D0%A1%D0%A8%D0%90" TargetMode="External"/><Relationship Id="rId165" Type="http://schemas.openxmlformats.org/officeDocument/2006/relationships/hyperlink" Target="http://abc.informbureau.com/html/eiiaadaaioess.html" TargetMode="External"/><Relationship Id="rId186" Type="http://schemas.openxmlformats.org/officeDocument/2006/relationships/theme" Target="theme/theme1.xml"/><Relationship Id="rId27" Type="http://schemas.openxmlformats.org/officeDocument/2006/relationships/hyperlink" Target="http://www.finiz.ru/cfin/tmpl-art/id_art-952979" TargetMode="External"/><Relationship Id="rId48" Type="http://schemas.openxmlformats.org/officeDocument/2006/relationships/hyperlink" Target="http://www.trud.ru/issue/article.php?id=200904290750003" TargetMode="External"/><Relationship Id="rId69" Type="http://schemas.openxmlformats.org/officeDocument/2006/relationships/hyperlink" Target="http://ru.wikipedia.org/wiki/1588_%D0%B3%D0%BE%D0%B4" TargetMode="External"/><Relationship Id="rId113" Type="http://schemas.openxmlformats.org/officeDocument/2006/relationships/hyperlink" Target="http://ru.wikipedia.org/wiki/1614_%D0%B3%D0%BE%D0%B4" TargetMode="External"/><Relationship Id="rId134" Type="http://schemas.openxmlformats.org/officeDocument/2006/relationships/hyperlink" Target="http://indeec.net/mogikane.html" TargetMode="External"/><Relationship Id="rId80" Type="http://schemas.openxmlformats.org/officeDocument/2006/relationships/hyperlink" Target="http://ru.wikipedia.org/wiki/%D0%97%D0%BE%D0%BB%D0%BE%D1%82%D0%BE" TargetMode="External"/><Relationship Id="rId155" Type="http://schemas.openxmlformats.org/officeDocument/2006/relationships/hyperlink" Target="http://www.interfax.ru/" TargetMode="External"/><Relationship Id="rId176" Type="http://schemas.openxmlformats.org/officeDocument/2006/relationships/hyperlink" Target="http://www.inopressa.ru/article/08Jun2009/wp/gorbi.html" TargetMode="External"/><Relationship Id="rId17" Type="http://schemas.openxmlformats.org/officeDocument/2006/relationships/footer" Target="footer4.xml"/><Relationship Id="rId38" Type="http://schemas.openxmlformats.org/officeDocument/2006/relationships/hyperlink" Target="http://www.zaks.ru/new/archive/view/54824" TargetMode="External"/><Relationship Id="rId59" Type="http://schemas.openxmlformats.org/officeDocument/2006/relationships/hyperlink" Target="http://ru.wikipedia.org/wiki/1585" TargetMode="External"/><Relationship Id="rId103" Type="http://schemas.openxmlformats.org/officeDocument/2006/relationships/hyperlink" Target="http://ru.wikipedia.org/wiki/%D0%90%D0%BD%D0%B3%D0%BB%D0%B8%D0%B9%D1%81%D0%BA%D0%B8%D0%B9_%D1%8F%D0%B7%D1%8B%D0%BA" TargetMode="External"/><Relationship Id="rId124" Type="http://schemas.openxmlformats.org/officeDocument/2006/relationships/hyperlink" Target="http://ru.wikipedia.org/wiki/%D0%A0%D0%B0%D0%B1" TargetMode="External"/><Relationship Id="rId70" Type="http://schemas.openxmlformats.org/officeDocument/2006/relationships/hyperlink" Target="http://ru.wikipedia.org/wiki/%D0%9A%D0%BE%D0%BD%D0%BA%D0%B8%D1%81%D1%82%D0%B0" TargetMode="External"/><Relationship Id="rId91" Type="http://schemas.openxmlformats.org/officeDocument/2006/relationships/hyperlink" Target="http://ru.wikipedia.org/wiki/%D0%94%D0%B6%D0%B5%D0%B9%D0%BC%D1%81%D1%82%D0%B0%D1%83%D0%BD_(%D0%92%D0%B8%D1%80%D0%B4%D0%B6%D0%B8%D0%BD%D0%B8%D1%8F)" TargetMode="External"/><Relationship Id="rId145" Type="http://schemas.openxmlformats.org/officeDocument/2006/relationships/hyperlink" Target="http://ford.flybb.ru/topic210.html" TargetMode="External"/><Relationship Id="rId166" Type="http://schemas.openxmlformats.org/officeDocument/2006/relationships/hyperlink" Target="http://www.izvestia.ru/world/article15250/" TargetMode="External"/><Relationship Id="rId1" Type="http://schemas.openxmlformats.org/officeDocument/2006/relationships/customXml" Target="../customXml/item1.xml"/><Relationship Id="rId28" Type="http://schemas.openxmlformats.org/officeDocument/2006/relationships/hyperlink" Target="http://www.elwave.ru/soros/" TargetMode="External"/><Relationship Id="rId49" Type="http://schemas.openxmlformats.org/officeDocument/2006/relationships/hyperlink" Target="http://www.mk.ru/264421-comments.html?commentId=1053859" TargetMode="External"/><Relationship Id="rId114" Type="http://schemas.openxmlformats.org/officeDocument/2006/relationships/hyperlink" Target="http://ru.wikipedia.org/wiki/%D0%9F%D0%BE%D0%BA%D0%B0%D1%85%D0%BE%D0%BD%D1%82%D0%B0%D1%81" TargetMode="External"/><Relationship Id="rId60" Type="http://schemas.openxmlformats.org/officeDocument/2006/relationships/hyperlink" Target="http://ru.wikipedia.org/wiki/1587_%D0%B3%D0%BE%D0%B4" TargetMode="External"/><Relationship Id="rId81" Type="http://schemas.openxmlformats.org/officeDocument/2006/relationships/hyperlink" Target="http://ru.wikipedia.org/wiki/%D0%A1%D0%B5%D1%80%D0%B5%D0%B1%D1%80%D0%BE" TargetMode="External"/><Relationship Id="rId135" Type="http://schemas.openxmlformats.org/officeDocument/2006/relationships/hyperlink" Target="http://www.usinfo.ru/indejcy.htm" TargetMode="External"/><Relationship Id="rId156" Type="http://schemas.openxmlformats.org/officeDocument/2006/relationships/hyperlink" Target="http://www.newsru.com/russia/10jun2009/dbl.html" TargetMode="External"/><Relationship Id="rId177" Type="http://schemas.openxmlformats.org/officeDocument/2006/relationships/hyperlink" Target="http://www.inosmi.ru/print/223564.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5;&#1086;&#1083;&#1100;&#1079;&#1086;&#1074;&#1072;&#1090;&#1077;&#1083;&#1100;\AppData\Roaming\Microsoft\&#1064;&#1072;&#1073;&#1083;&#1086;&#1085;&#1099;\A5%20-%20&#1086;&#1092;&#1080;&#1089;%20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B7B7B7"/>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83837-DAD0-4A3C-B9C6-FF4682A57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A5 - офис 2003.dot</Template>
  <TotalTime>5</TotalTime>
  <Pages>522</Pages>
  <Words>156157</Words>
  <Characters>890096</Characters>
  <Application>Microsoft Office Word</Application>
  <DocSecurity>0</DocSecurity>
  <Lines>7417</Lines>
  <Paragraphs>2088</Paragraphs>
  <ScaleCrop>false</ScaleCrop>
  <HeadingPairs>
    <vt:vector size="2" baseType="variant">
      <vt:variant>
        <vt:lpstr>Название</vt:lpstr>
      </vt:variant>
      <vt:variant>
        <vt:i4>1</vt:i4>
      </vt:variant>
    </vt:vector>
  </HeadingPairs>
  <TitlesOfParts>
    <vt:vector size="1" baseType="lpstr">
      <vt:lpstr>«Сад» растёт сам?..</vt:lpstr>
    </vt:vector>
  </TitlesOfParts>
  <Company>Организация</Company>
  <LinksUpToDate>false</LinksUpToDate>
  <CharactersWithSpaces>1044165</CharactersWithSpaces>
  <SharedDoc>false</SharedDoc>
  <HLinks>
    <vt:vector size="2532" baseType="variant">
      <vt:variant>
        <vt:i4>589890</vt:i4>
      </vt:variant>
      <vt:variant>
        <vt:i4>597</vt:i4>
      </vt:variant>
      <vt:variant>
        <vt:i4>0</vt:i4>
      </vt:variant>
      <vt:variant>
        <vt:i4>5</vt:i4>
      </vt:variant>
      <vt:variant>
        <vt:lpwstr>http://www.avtonom.org/lib/theory/marx-engels/juden.html</vt:lpwstr>
      </vt:variant>
      <vt:variant>
        <vt:lpwstr/>
      </vt:variant>
      <vt:variant>
        <vt:i4>6160406</vt:i4>
      </vt:variant>
      <vt:variant>
        <vt:i4>594</vt:i4>
      </vt:variant>
      <vt:variant>
        <vt:i4>0</vt:i4>
      </vt:variant>
      <vt:variant>
        <vt:i4>5</vt:i4>
      </vt:variant>
      <vt:variant>
        <vt:lpwstr>http://www.duel.ru/200922/?02_4_2</vt:lpwstr>
      </vt:variant>
      <vt:variant>
        <vt:lpwstr/>
      </vt:variant>
      <vt:variant>
        <vt:i4>5701637</vt:i4>
      </vt:variant>
      <vt:variant>
        <vt:i4>591</vt:i4>
      </vt:variant>
      <vt:variant>
        <vt:i4>0</vt:i4>
      </vt:variant>
      <vt:variant>
        <vt:i4>5</vt:i4>
      </vt:variant>
      <vt:variant>
        <vt:lpwstr>http://www.situation.ru/app/j_art_976.htm</vt:lpwstr>
      </vt:variant>
      <vt:variant>
        <vt:lpwstr/>
      </vt:variant>
      <vt:variant>
        <vt:i4>1507355</vt:i4>
      </vt:variant>
      <vt:variant>
        <vt:i4>588</vt:i4>
      </vt:variant>
      <vt:variant>
        <vt:i4>0</vt:i4>
      </vt:variant>
      <vt:variant>
        <vt:i4>5</vt:i4>
      </vt:variant>
      <vt:variant>
        <vt:lpwstr>http://www.rg.ru/2004/10/22/rigorody.html</vt:lpwstr>
      </vt:variant>
      <vt:variant>
        <vt:lpwstr/>
      </vt:variant>
      <vt:variant>
        <vt:i4>3801214</vt:i4>
      </vt:variant>
      <vt:variant>
        <vt:i4>585</vt:i4>
      </vt:variant>
      <vt:variant>
        <vt:i4>0</vt:i4>
      </vt:variant>
      <vt:variant>
        <vt:i4>5</vt:i4>
      </vt:variant>
      <vt:variant>
        <vt:lpwstr>http://www.contr-tv.ru/print/1424/</vt:lpwstr>
      </vt:variant>
      <vt:variant>
        <vt:lpwstr/>
      </vt:variant>
      <vt:variant>
        <vt:i4>5701635</vt:i4>
      </vt:variant>
      <vt:variant>
        <vt:i4>582</vt:i4>
      </vt:variant>
      <vt:variant>
        <vt:i4>0</vt:i4>
      </vt:variant>
      <vt:variant>
        <vt:i4>5</vt:i4>
      </vt:variant>
      <vt:variant>
        <vt:lpwstr>http://kp.ru/daily/23609.4/46613/</vt:lpwstr>
      </vt:variant>
      <vt:variant>
        <vt:lpwstr/>
      </vt:variant>
      <vt:variant>
        <vt:i4>7798908</vt:i4>
      </vt:variant>
      <vt:variant>
        <vt:i4>579</vt:i4>
      </vt:variant>
      <vt:variant>
        <vt:i4>0</vt:i4>
      </vt:variant>
      <vt:variant>
        <vt:i4>5</vt:i4>
      </vt:variant>
      <vt:variant>
        <vt:lpwstr>http://www.inosmi.ru/print/223564.html</vt:lpwstr>
      </vt:variant>
      <vt:variant>
        <vt:lpwstr/>
      </vt:variant>
      <vt:variant>
        <vt:i4>2162722</vt:i4>
      </vt:variant>
      <vt:variant>
        <vt:i4>576</vt:i4>
      </vt:variant>
      <vt:variant>
        <vt:i4>0</vt:i4>
      </vt:variant>
      <vt:variant>
        <vt:i4>5</vt:i4>
      </vt:variant>
      <vt:variant>
        <vt:lpwstr>http://www.inopressa.ru/article/08Jun2009/wp/gorbi.html</vt:lpwstr>
      </vt:variant>
      <vt:variant>
        <vt:lpwstr/>
      </vt:variant>
      <vt:variant>
        <vt:i4>1769548</vt:i4>
      </vt:variant>
      <vt:variant>
        <vt:i4>573</vt:i4>
      </vt:variant>
      <vt:variant>
        <vt:i4>0</vt:i4>
      </vt:variant>
      <vt:variant>
        <vt:i4>5</vt:i4>
      </vt:variant>
      <vt:variant>
        <vt:lpwstr>http://www.washingtonpost.com/wp-dyn/content/article/2009/06/05/AR2009060501966.html</vt:lpwstr>
      </vt:variant>
      <vt:variant>
        <vt:lpwstr/>
      </vt:variant>
      <vt:variant>
        <vt:i4>2359350</vt:i4>
      </vt:variant>
      <vt:variant>
        <vt:i4>570</vt:i4>
      </vt:variant>
      <vt:variant>
        <vt:i4>0</vt:i4>
      </vt:variant>
      <vt:variant>
        <vt:i4>5</vt:i4>
      </vt:variant>
      <vt:variant>
        <vt:lpwstr>http://www.politjournal.ru/index.php?action=Articles&amp;dirid=67&amp;tek=3288&amp;issue=98</vt:lpwstr>
      </vt:variant>
      <vt:variant>
        <vt:lpwstr/>
      </vt:variant>
      <vt:variant>
        <vt:i4>1179727</vt:i4>
      </vt:variant>
      <vt:variant>
        <vt:i4>567</vt:i4>
      </vt:variant>
      <vt:variant>
        <vt:i4>0</vt:i4>
      </vt:variant>
      <vt:variant>
        <vt:i4>5</vt:i4>
      </vt:variant>
      <vt:variant>
        <vt:lpwstr>http://www.bookluck.ru/booktritu.html</vt:lpwstr>
      </vt:variant>
      <vt:variant>
        <vt:lpwstr/>
      </vt:variant>
      <vt:variant>
        <vt:i4>7929881</vt:i4>
      </vt:variant>
      <vt:variant>
        <vt:i4>564</vt:i4>
      </vt:variant>
      <vt:variant>
        <vt:i4>0</vt:i4>
      </vt:variant>
      <vt:variant>
        <vt:i4>5</vt:i4>
      </vt:variant>
      <vt:variant>
        <vt:lpwstr>http://www.rpmonitor.ru/ru/detail_m.php?ID=11760</vt:lpwstr>
      </vt:variant>
      <vt:variant>
        <vt:lpwstr/>
      </vt:variant>
      <vt:variant>
        <vt:i4>7929881</vt:i4>
      </vt:variant>
      <vt:variant>
        <vt:i4>561</vt:i4>
      </vt:variant>
      <vt:variant>
        <vt:i4>0</vt:i4>
      </vt:variant>
      <vt:variant>
        <vt:i4>5</vt:i4>
      </vt:variant>
      <vt:variant>
        <vt:lpwstr>http://www.rpmonitor.ru/ru/detail_m.php?ID=11760</vt:lpwstr>
      </vt:variant>
      <vt:variant>
        <vt:lpwstr/>
      </vt:variant>
      <vt:variant>
        <vt:i4>7929881</vt:i4>
      </vt:variant>
      <vt:variant>
        <vt:i4>558</vt:i4>
      </vt:variant>
      <vt:variant>
        <vt:i4>0</vt:i4>
      </vt:variant>
      <vt:variant>
        <vt:i4>5</vt:i4>
      </vt:variant>
      <vt:variant>
        <vt:lpwstr>http://www.rpmonitor.ru/ru/detail_m.php?ID=11760</vt:lpwstr>
      </vt:variant>
      <vt:variant>
        <vt:lpwstr/>
      </vt:variant>
      <vt:variant>
        <vt:i4>7798884</vt:i4>
      </vt:variant>
      <vt:variant>
        <vt:i4>555</vt:i4>
      </vt:variant>
      <vt:variant>
        <vt:i4>0</vt:i4>
      </vt:variant>
      <vt:variant>
        <vt:i4>5</vt:i4>
      </vt:variant>
      <vt:variant>
        <vt:lpwstr>http://www.novopol.ru/article22885.html/ /www.mk.ru/text62422.html</vt:lpwstr>
      </vt:variant>
      <vt:variant>
        <vt:lpwstr/>
      </vt:variant>
      <vt:variant>
        <vt:i4>1441803</vt:i4>
      </vt:variant>
      <vt:variant>
        <vt:i4>552</vt:i4>
      </vt:variant>
      <vt:variant>
        <vt:i4>0</vt:i4>
      </vt:variant>
      <vt:variant>
        <vt:i4>5</vt:i4>
      </vt:variant>
      <vt:variant>
        <vt:lpwstr>http://ip.kommynist.ru/index.php?topic=1337.0</vt:lpwstr>
      </vt:variant>
      <vt:variant>
        <vt:lpwstr/>
      </vt:variant>
      <vt:variant>
        <vt:i4>7536754</vt:i4>
      </vt:variant>
      <vt:variant>
        <vt:i4>549</vt:i4>
      </vt:variant>
      <vt:variant>
        <vt:i4>0</vt:i4>
      </vt:variant>
      <vt:variant>
        <vt:i4>5</vt:i4>
      </vt:variant>
      <vt:variant>
        <vt:lpwstr>http://www.euroline.by/france/30-sarkozi-prizval-vosstanovit-reguliruemyjj.html</vt:lpwstr>
      </vt:variant>
      <vt:variant>
        <vt:lpwstr/>
      </vt:variant>
      <vt:variant>
        <vt:i4>2621551</vt:i4>
      </vt:variant>
      <vt:variant>
        <vt:i4>546</vt:i4>
      </vt:variant>
      <vt:variant>
        <vt:i4>0</vt:i4>
      </vt:variant>
      <vt:variant>
        <vt:i4>5</vt:i4>
      </vt:variant>
      <vt:variant>
        <vt:lpwstr>http://www.izvestia.ru/world/article15250/</vt:lpwstr>
      </vt:variant>
      <vt:variant>
        <vt:lpwstr/>
      </vt:variant>
      <vt:variant>
        <vt:i4>2424867</vt:i4>
      </vt:variant>
      <vt:variant>
        <vt:i4>543</vt:i4>
      </vt:variant>
      <vt:variant>
        <vt:i4>0</vt:i4>
      </vt:variant>
      <vt:variant>
        <vt:i4>5</vt:i4>
      </vt:variant>
      <vt:variant>
        <vt:lpwstr>http://abc.informbureau.com/html/eiiaadaaioess.html</vt:lpwstr>
      </vt:variant>
      <vt:variant>
        <vt:lpwstr/>
      </vt:variant>
      <vt:variant>
        <vt:i4>196686</vt:i4>
      </vt:variant>
      <vt:variant>
        <vt:i4>540</vt:i4>
      </vt:variant>
      <vt:variant>
        <vt:i4>0</vt:i4>
      </vt:variant>
      <vt:variant>
        <vt:i4>5</vt:i4>
      </vt:variant>
      <vt:variant>
        <vt:lpwstr>http://www.specnaz.ru/pozicii/77/</vt:lpwstr>
      </vt:variant>
      <vt:variant>
        <vt:lpwstr/>
      </vt:variant>
      <vt:variant>
        <vt:i4>4325454</vt:i4>
      </vt:variant>
      <vt:variant>
        <vt:i4>534</vt:i4>
      </vt:variant>
      <vt:variant>
        <vt:i4>0</vt:i4>
      </vt:variant>
      <vt:variant>
        <vt:i4>5</vt:i4>
      </vt:variant>
      <vt:variant>
        <vt:lpwstr>http://hronos.km.ru/biograf/sorokin.html</vt:lpwstr>
      </vt:variant>
      <vt:variant>
        <vt:lpwstr/>
      </vt:variant>
      <vt:variant>
        <vt:i4>6357055</vt:i4>
      </vt:variant>
      <vt:variant>
        <vt:i4>531</vt:i4>
      </vt:variant>
      <vt:variant>
        <vt:i4>0</vt:i4>
      </vt:variant>
      <vt:variant>
        <vt:i4>5</vt:i4>
      </vt:variant>
      <vt:variant>
        <vt:lpwstr>http://ru.wikipedia.org/wiki/Gaudeamus</vt:lpwstr>
      </vt:variant>
      <vt:variant>
        <vt:lpwstr/>
      </vt:variant>
      <vt:variant>
        <vt:i4>7864362</vt:i4>
      </vt:variant>
      <vt:variant>
        <vt:i4>528</vt:i4>
      </vt:variant>
      <vt:variant>
        <vt:i4>0</vt:i4>
      </vt:variant>
      <vt:variant>
        <vt:i4>5</vt:i4>
      </vt:variant>
      <vt:variant>
        <vt:lpwstr>http://www.newsru.com/russia/10jun2009/dbl.html</vt:lpwstr>
      </vt:variant>
      <vt:variant>
        <vt:lpwstr/>
      </vt:variant>
      <vt:variant>
        <vt:i4>8257591</vt:i4>
      </vt:variant>
      <vt:variant>
        <vt:i4>525</vt:i4>
      </vt:variant>
      <vt:variant>
        <vt:i4>0</vt:i4>
      </vt:variant>
      <vt:variant>
        <vt:i4>5</vt:i4>
      </vt:variant>
      <vt:variant>
        <vt:lpwstr>http://www.interfax.ru/</vt:lpwstr>
      </vt:variant>
      <vt:variant>
        <vt:lpwstr/>
      </vt:variant>
      <vt:variant>
        <vt:i4>7864362</vt:i4>
      </vt:variant>
      <vt:variant>
        <vt:i4>522</vt:i4>
      </vt:variant>
      <vt:variant>
        <vt:i4>0</vt:i4>
      </vt:variant>
      <vt:variant>
        <vt:i4>5</vt:i4>
      </vt:variant>
      <vt:variant>
        <vt:lpwstr>http://www.newsru.com/russia/10jun2009/dbl.html</vt:lpwstr>
      </vt:variant>
      <vt:variant>
        <vt:lpwstr/>
      </vt:variant>
      <vt:variant>
        <vt:i4>6488120</vt:i4>
      </vt:variant>
      <vt:variant>
        <vt:i4>519</vt:i4>
      </vt:variant>
      <vt:variant>
        <vt:i4>0</vt:i4>
      </vt:variant>
      <vt:variant>
        <vt:i4>5</vt:i4>
      </vt:variant>
      <vt:variant>
        <vt:lpwstr>http://www.newsru.com/russia/23may2009/ege.html</vt:lpwstr>
      </vt:variant>
      <vt:variant>
        <vt:lpwstr/>
      </vt:variant>
      <vt:variant>
        <vt:i4>6291468</vt:i4>
      </vt:variant>
      <vt:variant>
        <vt:i4>516</vt:i4>
      </vt:variant>
      <vt:variant>
        <vt:i4>0</vt:i4>
      </vt:variant>
      <vt:variant>
        <vt:i4>5</vt:i4>
      </vt:variant>
      <vt:variant>
        <vt:lpwstr>http://www.newsru.com/russia/21may2009/hbk.html</vt:lpwstr>
      </vt:variant>
      <vt:variant>
        <vt:lpwstr>3</vt:lpwstr>
      </vt:variant>
      <vt:variant>
        <vt:i4>2621551</vt:i4>
      </vt:variant>
      <vt:variant>
        <vt:i4>513</vt:i4>
      </vt:variant>
      <vt:variant>
        <vt:i4>0</vt:i4>
      </vt:variant>
      <vt:variant>
        <vt:i4>5</vt:i4>
      </vt:variant>
      <vt:variant>
        <vt:lpwstr>http://www.izvestia.ru/world/article15250/</vt:lpwstr>
      </vt:variant>
      <vt:variant>
        <vt:lpwstr/>
      </vt:variant>
      <vt:variant>
        <vt:i4>4456534</vt:i4>
      </vt:variant>
      <vt:variant>
        <vt:i4>510</vt:i4>
      </vt:variant>
      <vt:variant>
        <vt:i4>0</vt:i4>
      </vt:variant>
      <vt:variant>
        <vt:i4>5</vt:i4>
      </vt:variant>
      <vt:variant>
        <vt:lpwstr>http://www.izvestia.ru/nyizvestia/article2057560</vt:lpwstr>
      </vt:variant>
      <vt:variant>
        <vt:lpwstr/>
      </vt:variant>
      <vt:variant>
        <vt:i4>2359331</vt:i4>
      </vt:variant>
      <vt:variant>
        <vt:i4>507</vt:i4>
      </vt:variant>
      <vt:variant>
        <vt:i4>0</vt:i4>
      </vt:variant>
      <vt:variant>
        <vt:i4>5</vt:i4>
      </vt:variant>
      <vt:variant>
        <vt:lpwstr>http://ford.flybb.ru/topic210.html</vt:lpwstr>
      </vt:variant>
      <vt:variant>
        <vt:lpwstr/>
      </vt:variant>
      <vt:variant>
        <vt:i4>917529</vt:i4>
      </vt:variant>
      <vt:variant>
        <vt:i4>504</vt:i4>
      </vt:variant>
      <vt:variant>
        <vt:i4>0</vt:i4>
      </vt:variant>
      <vt:variant>
        <vt:i4>5</vt:i4>
      </vt:variant>
      <vt:variant>
        <vt:lpwstr>http://ru.wikipedia.org/wiki/1770</vt:lpwstr>
      </vt:variant>
      <vt:variant>
        <vt:lpwstr/>
      </vt:variant>
      <vt:variant>
        <vt:i4>983065</vt:i4>
      </vt:variant>
      <vt:variant>
        <vt:i4>501</vt:i4>
      </vt:variant>
      <vt:variant>
        <vt:i4>0</vt:i4>
      </vt:variant>
      <vt:variant>
        <vt:i4>5</vt:i4>
      </vt:variant>
      <vt:variant>
        <vt:lpwstr>http://ru.wikipedia.org/wiki/1767</vt:lpwstr>
      </vt:variant>
      <vt:variant>
        <vt:lpwstr/>
      </vt:variant>
      <vt:variant>
        <vt:i4>2162693</vt:i4>
      </vt:variant>
      <vt:variant>
        <vt:i4>498</vt:i4>
      </vt:variant>
      <vt:variant>
        <vt:i4>0</vt:i4>
      </vt:variant>
      <vt:variant>
        <vt:i4>5</vt:i4>
      </vt:variant>
      <vt:variant>
        <vt:lpwstr>http://ru.wikipedia.org/wiki/%D0%90%D0%BA%D1%82_%D0%BE_%D0%B3%D0%B5%D1%80%D0%B1%D0%BE%D0%B2%D0%BE%D0%BC_%D1%81%D0%B1%D0%BE%D1%80%D0%B5</vt:lpwstr>
      </vt:variant>
      <vt:variant>
        <vt:lpwstr/>
      </vt:variant>
      <vt:variant>
        <vt:i4>2162693</vt:i4>
      </vt:variant>
      <vt:variant>
        <vt:i4>495</vt:i4>
      </vt:variant>
      <vt:variant>
        <vt:i4>0</vt:i4>
      </vt:variant>
      <vt:variant>
        <vt:i4>5</vt:i4>
      </vt:variant>
      <vt:variant>
        <vt:lpwstr>http://ru.wikipedia.org/wiki/%D0%90%D0%BA%D1%82_%D0%BE_%D0%B3%D0%B5%D1%80%D0%B1%D0%BE%D0%B2%D0%BE%D0%BC_%D1%81%D0%B1%D0%BE%D1%80%D0%B5</vt:lpwstr>
      </vt:variant>
      <vt:variant>
        <vt:lpwstr/>
      </vt:variant>
      <vt:variant>
        <vt:i4>7864335</vt:i4>
      </vt:variant>
      <vt:variant>
        <vt:i4>492</vt:i4>
      </vt:variant>
      <vt:variant>
        <vt:i4>0</vt:i4>
      </vt:variant>
      <vt:variant>
        <vt:i4>5</vt:i4>
      </vt:variant>
      <vt:variant>
        <vt:lpwstr>http://ru.wikipedia.org/wiki/%D0%9A%D0%BE%D1%80%D0%BE%D0%BB%D0%B5%D0%B2%D1%81%D1%82%D0%B2%D0%BE_%D0%92%D0%B5%D0%BB%D0%B8%D0%BA%D0%BE%D0%B1%D1%80%D0%B8%D1%82%D0%B0%D0%BD%D0%B8%D1%8F</vt:lpwstr>
      </vt:variant>
      <vt:variant>
        <vt:lpwstr/>
      </vt:variant>
      <vt:variant>
        <vt:i4>983065</vt:i4>
      </vt:variant>
      <vt:variant>
        <vt:i4>489</vt:i4>
      </vt:variant>
      <vt:variant>
        <vt:i4>0</vt:i4>
      </vt:variant>
      <vt:variant>
        <vt:i4>5</vt:i4>
      </vt:variant>
      <vt:variant>
        <vt:lpwstr>http://ru.wikipedia.org/wiki/1765</vt:lpwstr>
      </vt:variant>
      <vt:variant>
        <vt:lpwstr/>
      </vt:variant>
      <vt:variant>
        <vt:i4>2097198</vt:i4>
      </vt:variant>
      <vt:variant>
        <vt:i4>483</vt:i4>
      </vt:variant>
      <vt:variant>
        <vt:i4>0</vt:i4>
      </vt:variant>
      <vt:variant>
        <vt:i4>5</vt:i4>
      </vt:variant>
      <vt:variant>
        <vt:lpwstr>http://indeec.net/mogikane.html</vt:lpwstr>
      </vt:variant>
      <vt:variant>
        <vt:lpwstr/>
      </vt:variant>
      <vt:variant>
        <vt:i4>4980761</vt:i4>
      </vt:variant>
      <vt:variant>
        <vt:i4>480</vt:i4>
      </vt:variant>
      <vt:variant>
        <vt:i4>0</vt:i4>
      </vt:variant>
      <vt:variant>
        <vt:i4>5</vt:i4>
      </vt:variant>
      <vt:variant>
        <vt:lpwstr>http://america-xix.org.ru/civilwar/sumter-appomattox/indeans.php</vt:lpwstr>
      </vt:variant>
      <vt:variant>
        <vt:lpwstr/>
      </vt:variant>
      <vt:variant>
        <vt:i4>5374066</vt:i4>
      </vt:variant>
      <vt:variant>
        <vt:i4>477</vt:i4>
      </vt:variant>
      <vt:variant>
        <vt:i4>0</vt:i4>
      </vt:variant>
      <vt:variant>
        <vt:i4>5</vt:i4>
      </vt:variant>
      <vt:variant>
        <vt:lpwstr>http://constitution.garant.ru/DOC_32000.htm</vt:lpwstr>
      </vt:variant>
      <vt:variant>
        <vt:lpwstr/>
      </vt:variant>
      <vt:variant>
        <vt:i4>3997809</vt:i4>
      </vt:variant>
      <vt:variant>
        <vt:i4>474</vt:i4>
      </vt:variant>
      <vt:variant>
        <vt:i4>0</vt:i4>
      </vt:variant>
      <vt:variant>
        <vt:i4>5</vt:i4>
      </vt:variant>
      <vt:variant>
        <vt:lpwstr>http://lib.babr.ru/index.php?book=4533</vt:lpwstr>
      </vt:variant>
      <vt:variant>
        <vt:lpwstr/>
      </vt:variant>
      <vt:variant>
        <vt:i4>5374066</vt:i4>
      </vt:variant>
      <vt:variant>
        <vt:i4>471</vt:i4>
      </vt:variant>
      <vt:variant>
        <vt:i4>0</vt:i4>
      </vt:variant>
      <vt:variant>
        <vt:i4>5</vt:i4>
      </vt:variant>
      <vt:variant>
        <vt:lpwstr>http://constitution.garant.ru/DOC_32000.htm</vt:lpwstr>
      </vt:variant>
      <vt:variant>
        <vt:lpwstr/>
      </vt:variant>
      <vt:variant>
        <vt:i4>3997809</vt:i4>
      </vt:variant>
      <vt:variant>
        <vt:i4>468</vt:i4>
      </vt:variant>
      <vt:variant>
        <vt:i4>0</vt:i4>
      </vt:variant>
      <vt:variant>
        <vt:i4>5</vt:i4>
      </vt:variant>
      <vt:variant>
        <vt:lpwstr>http://lib.babr.ru/index.php?book=4533</vt:lpwstr>
      </vt:variant>
      <vt:variant>
        <vt:lpwstr/>
      </vt:variant>
      <vt:variant>
        <vt:i4>5439508</vt:i4>
      </vt:variant>
      <vt:variant>
        <vt:i4>465</vt:i4>
      </vt:variant>
      <vt:variant>
        <vt:i4>0</vt:i4>
      </vt:variant>
      <vt:variant>
        <vt:i4>5</vt:i4>
      </vt:variant>
      <vt:variant>
        <vt:lpwstr>http://ru.wikipedia.org/wiki/%D0%9A%D0%BE%D0%BD%D0%BA%D0%B8%D1%81%D1%82%D0%B0</vt:lpwstr>
      </vt:variant>
      <vt:variant>
        <vt:lpwstr/>
      </vt:variant>
      <vt:variant>
        <vt:i4>7798875</vt:i4>
      </vt:variant>
      <vt:variant>
        <vt:i4>462</vt:i4>
      </vt:variant>
      <vt:variant>
        <vt:i4>0</vt:i4>
      </vt:variant>
      <vt:variant>
        <vt:i4>5</vt:i4>
      </vt:variant>
      <vt:variant>
        <vt:lpwstr>http://ru.wikipedia.org/wiki/1624_%D0%B3%D0%BE%D0%B4</vt:lpwstr>
      </vt:variant>
      <vt:variant>
        <vt:lpwstr/>
      </vt:variant>
      <vt:variant>
        <vt:i4>7798877</vt:i4>
      </vt:variant>
      <vt:variant>
        <vt:i4>459</vt:i4>
      </vt:variant>
      <vt:variant>
        <vt:i4>0</vt:i4>
      </vt:variant>
      <vt:variant>
        <vt:i4>5</vt:i4>
      </vt:variant>
      <vt:variant>
        <vt:lpwstr>http://ru.wikipedia.org/wiki/1622_%D0%B3%D0%BE%D0%B4</vt:lpwstr>
      </vt:variant>
      <vt:variant>
        <vt:lpwstr/>
      </vt:variant>
      <vt:variant>
        <vt:i4>7340076</vt:i4>
      </vt:variant>
      <vt:variant>
        <vt:i4>456</vt:i4>
      </vt:variant>
      <vt:variant>
        <vt:i4>0</vt:i4>
      </vt:variant>
      <vt:variant>
        <vt:i4>5</vt:i4>
      </vt:variant>
      <vt:variant>
        <vt:lpwstr>http://ru.wikipedia.org/wiki/%D0%9A%D0%BE%D0%BD%D0%BA%D0%B8%D1%81%D1%82%D0%B0</vt:lpwstr>
      </vt:variant>
      <vt:variant>
        <vt:lpwstr>cite_note-8#cite_note-8</vt:lpwstr>
      </vt:variant>
      <vt:variant>
        <vt:i4>8126575</vt:i4>
      </vt:variant>
      <vt:variant>
        <vt:i4>453</vt:i4>
      </vt:variant>
      <vt:variant>
        <vt:i4>0</vt:i4>
      </vt:variant>
      <vt:variant>
        <vt:i4>5</vt:i4>
      </vt:variant>
      <vt:variant>
        <vt:lpwstr>http://ru.wikipedia.org/wiki/%D0%A0%D0%B0%D0%B1</vt:lpwstr>
      </vt:variant>
      <vt:variant>
        <vt:lpwstr/>
      </vt:variant>
      <vt:variant>
        <vt:i4>5439566</vt:i4>
      </vt:variant>
      <vt:variant>
        <vt:i4>450</vt:i4>
      </vt:variant>
      <vt:variant>
        <vt:i4>0</vt:i4>
      </vt:variant>
      <vt:variant>
        <vt:i4>5</vt:i4>
      </vt:variant>
      <vt:variant>
        <vt:lpwstr>http://ru.wikipedia.org/wiki/%D0%90%D0%BD%D0%B3%D0%BE%D0%BB%D0%B0</vt:lpwstr>
      </vt:variant>
      <vt:variant>
        <vt:lpwstr/>
      </vt:variant>
      <vt:variant>
        <vt:i4>852007</vt:i4>
      </vt:variant>
      <vt:variant>
        <vt:i4>447</vt:i4>
      </vt:variant>
      <vt:variant>
        <vt:i4>0</vt:i4>
      </vt:variant>
      <vt:variant>
        <vt:i4>5</vt:i4>
      </vt:variant>
      <vt:variant>
        <vt:lpwstr>http://ru.wikipedia.org/wiki/%D0%9D%D0%B5%D0%B3%D1%80%D0%BE%D0%B8%D0%B4%D0%BD%D0%B0%D1%8F_%D1%80%D0%B0%D1%81%D0%B0</vt:lpwstr>
      </vt:variant>
      <vt:variant>
        <vt:lpwstr/>
      </vt:variant>
      <vt:variant>
        <vt:i4>7340067</vt:i4>
      </vt:variant>
      <vt:variant>
        <vt:i4>444</vt:i4>
      </vt:variant>
      <vt:variant>
        <vt:i4>0</vt:i4>
      </vt:variant>
      <vt:variant>
        <vt:i4>5</vt:i4>
      </vt:variant>
      <vt:variant>
        <vt:lpwstr>http://ru.wikipedia.org/wiki/%D0%9A%D0%BE%D0%BD%D0%BA%D0%B8%D1%81%D1%82%D0%B0</vt:lpwstr>
      </vt:variant>
      <vt:variant>
        <vt:lpwstr>cite_note-7#cite_note-7</vt:lpwstr>
      </vt:variant>
      <vt:variant>
        <vt:i4>3997726</vt:i4>
      </vt:variant>
      <vt:variant>
        <vt:i4>441</vt:i4>
      </vt:variant>
      <vt:variant>
        <vt:i4>0</vt:i4>
      </vt:variant>
      <vt:variant>
        <vt:i4>5</vt:i4>
      </vt:variant>
      <vt:variant>
        <vt:lpwstr>http://ru.wikipedia.org/wiki/30_%D0%B8%D1%8E%D0%BB%D1%8F</vt:lpwstr>
      </vt:variant>
      <vt:variant>
        <vt:lpwstr/>
      </vt:variant>
      <vt:variant>
        <vt:i4>5439510</vt:i4>
      </vt:variant>
      <vt:variant>
        <vt:i4>438</vt:i4>
      </vt:variant>
      <vt:variant>
        <vt:i4>0</vt:i4>
      </vt:variant>
      <vt:variant>
        <vt:i4>5</vt:i4>
      </vt:variant>
      <vt:variant>
        <vt:lpwstr>http://en.wikipedia.org/wiki/House_of_Burgesses</vt:lpwstr>
      </vt:variant>
      <vt:variant>
        <vt:lpwstr/>
      </vt:variant>
      <vt:variant>
        <vt:i4>327803</vt:i4>
      </vt:variant>
      <vt:variant>
        <vt:i4>435</vt:i4>
      </vt:variant>
      <vt:variant>
        <vt:i4>0</vt:i4>
      </vt:variant>
      <vt:variant>
        <vt:i4>5</vt:i4>
      </vt:variant>
      <vt:variant>
        <vt:lpwstr>http://ru.wikipedia.org/wiki/%D0%90%D0%BD%D0%B3%D0%BB%D0%B8%D0%B9%D1%81%D0%BA%D0%B8%D0%B9_%D1%8F%D0%B7%D1%8B%D0%BA</vt:lpwstr>
      </vt:variant>
      <vt:variant>
        <vt:lpwstr/>
      </vt:variant>
      <vt:variant>
        <vt:i4>2949214</vt:i4>
      </vt:variant>
      <vt:variant>
        <vt:i4>432</vt:i4>
      </vt:variant>
      <vt:variant>
        <vt:i4>0</vt:i4>
      </vt:variant>
      <vt:variant>
        <vt:i4>5</vt:i4>
      </vt:variant>
      <vt:variant>
        <vt:lpwstr>http://en.wikipedia.org/wiki/George_Yeardley</vt:lpwstr>
      </vt:variant>
      <vt:variant>
        <vt:lpwstr/>
      </vt:variant>
      <vt:variant>
        <vt:i4>327803</vt:i4>
      </vt:variant>
      <vt:variant>
        <vt:i4>429</vt:i4>
      </vt:variant>
      <vt:variant>
        <vt:i4>0</vt:i4>
      </vt:variant>
      <vt:variant>
        <vt:i4>5</vt:i4>
      </vt:variant>
      <vt:variant>
        <vt:lpwstr>http://ru.wikipedia.org/wiki/%D0%90%D0%BD%D0%B3%D0%BB%D0%B8%D0%B9%D1%81%D0%BA%D0%B8%D0%B9_%D1%8F%D0%B7%D1%8B%D0%BA</vt:lpwstr>
      </vt:variant>
      <vt:variant>
        <vt:lpwstr/>
      </vt:variant>
      <vt:variant>
        <vt:i4>7602262</vt:i4>
      </vt:variant>
      <vt:variant>
        <vt:i4>426</vt:i4>
      </vt:variant>
      <vt:variant>
        <vt:i4>0</vt:i4>
      </vt:variant>
      <vt:variant>
        <vt:i4>5</vt:i4>
      </vt:variant>
      <vt:variant>
        <vt:lpwstr>http://ru.wikipedia.org/wiki/1619_%D0%B3%D0%BE%D0%B4</vt:lpwstr>
      </vt:variant>
      <vt:variant>
        <vt:lpwstr/>
      </vt:variant>
      <vt:variant>
        <vt:i4>524362</vt:i4>
      </vt:variant>
      <vt:variant>
        <vt:i4>423</vt:i4>
      </vt:variant>
      <vt:variant>
        <vt:i4>0</vt:i4>
      </vt:variant>
      <vt:variant>
        <vt:i4>5</vt:i4>
      </vt:variant>
      <vt:variant>
        <vt:lpwstr>http://ru.wikipedia.org/wiki/%D0%9F%D0%BE%D0%BA%D0%B0%D1%85%D0%BE%D0%BD%D1%82%D0%B0%D1%81</vt:lpwstr>
      </vt:variant>
      <vt:variant>
        <vt:lpwstr/>
      </vt:variant>
      <vt:variant>
        <vt:i4>7602267</vt:i4>
      </vt:variant>
      <vt:variant>
        <vt:i4>420</vt:i4>
      </vt:variant>
      <vt:variant>
        <vt:i4>0</vt:i4>
      </vt:variant>
      <vt:variant>
        <vt:i4>5</vt:i4>
      </vt:variant>
      <vt:variant>
        <vt:lpwstr>http://ru.wikipedia.org/wiki/1614_%D0%B3%D0%BE%D0%B4</vt:lpwstr>
      </vt:variant>
      <vt:variant>
        <vt:lpwstr/>
      </vt:variant>
      <vt:variant>
        <vt:i4>7798822</vt:i4>
      </vt:variant>
      <vt:variant>
        <vt:i4>417</vt:i4>
      </vt:variant>
      <vt:variant>
        <vt:i4>0</vt:i4>
      </vt:variant>
      <vt:variant>
        <vt:i4>5</vt:i4>
      </vt:variant>
      <vt:variant>
        <vt:lpwstr>http://ru.wikipedia.org/wiki/%D0%9A%D0%BE%D0%BD%D0%BA%D0%B8%D1%81%D1%82%D0%B0</vt:lpwstr>
      </vt:variant>
      <vt:variant>
        <vt:lpwstr>cite_note-t1-5#cite_note-t1-5</vt:lpwstr>
      </vt:variant>
      <vt:variant>
        <vt:i4>7798870</vt:i4>
      </vt:variant>
      <vt:variant>
        <vt:i4>414</vt:i4>
      </vt:variant>
      <vt:variant>
        <vt:i4>0</vt:i4>
      </vt:variant>
      <vt:variant>
        <vt:i4>5</vt:i4>
      </vt:variant>
      <vt:variant>
        <vt:lpwstr>http://ru.wikipedia.org/wiki/1629_%D0%B3%D0%BE%D0%B4</vt:lpwstr>
      </vt:variant>
      <vt:variant>
        <vt:lpwstr/>
      </vt:variant>
      <vt:variant>
        <vt:i4>720973</vt:i4>
      </vt:variant>
      <vt:variant>
        <vt:i4>411</vt:i4>
      </vt:variant>
      <vt:variant>
        <vt:i4>0</vt:i4>
      </vt:variant>
      <vt:variant>
        <vt:i4>5</vt:i4>
      </vt:variant>
      <vt:variant>
        <vt:lpwstr>http://ru.wikipedia.org/wiki/%D0%A4%D1%83%D0%BD%D1%82</vt:lpwstr>
      </vt:variant>
      <vt:variant>
        <vt:lpwstr/>
      </vt:variant>
      <vt:variant>
        <vt:i4>7340066</vt:i4>
      </vt:variant>
      <vt:variant>
        <vt:i4>408</vt:i4>
      </vt:variant>
      <vt:variant>
        <vt:i4>0</vt:i4>
      </vt:variant>
      <vt:variant>
        <vt:i4>5</vt:i4>
      </vt:variant>
      <vt:variant>
        <vt:lpwstr>http://ru.wikipedia.org/wiki/%D0%9A%D0%BE%D0%BD%D0%BA%D0%B8%D1%81%D1%82%D0%B0</vt:lpwstr>
      </vt:variant>
      <vt:variant>
        <vt:lpwstr>cite_note-6#cite_note-6</vt:lpwstr>
      </vt:variant>
      <vt:variant>
        <vt:i4>7798822</vt:i4>
      </vt:variant>
      <vt:variant>
        <vt:i4>405</vt:i4>
      </vt:variant>
      <vt:variant>
        <vt:i4>0</vt:i4>
      </vt:variant>
      <vt:variant>
        <vt:i4>5</vt:i4>
      </vt:variant>
      <vt:variant>
        <vt:lpwstr>http://ru.wikipedia.org/wiki/%D0%9A%D0%BE%D0%BD%D0%BA%D0%B8%D1%81%D1%82%D0%B0</vt:lpwstr>
      </vt:variant>
      <vt:variant>
        <vt:lpwstr>cite_note-t1-5#cite_note-t1-5</vt:lpwstr>
      </vt:variant>
      <vt:variant>
        <vt:i4>524358</vt:i4>
      </vt:variant>
      <vt:variant>
        <vt:i4>402</vt:i4>
      </vt:variant>
      <vt:variant>
        <vt:i4>0</vt:i4>
      </vt:variant>
      <vt:variant>
        <vt:i4>5</vt:i4>
      </vt:variant>
      <vt:variant>
        <vt:lpwstr>http://ru.wikipedia.org/wiki/%D0%9A%D0%BB%D0%B8%D0%BC%D0%B0%D1%82</vt:lpwstr>
      </vt:variant>
      <vt:variant>
        <vt:lpwstr/>
      </vt:variant>
      <vt:variant>
        <vt:i4>524316</vt:i4>
      </vt:variant>
      <vt:variant>
        <vt:i4>399</vt:i4>
      </vt:variant>
      <vt:variant>
        <vt:i4>0</vt:i4>
      </vt:variant>
      <vt:variant>
        <vt:i4>5</vt:i4>
      </vt:variant>
      <vt:variant>
        <vt:lpwstr>http://ru.wikipedia.org/wiki/%D0%93%D0%B8%D0%B1%D1%80%D0%B8%D0%B4</vt:lpwstr>
      </vt:variant>
      <vt:variant>
        <vt:lpwstr/>
      </vt:variant>
      <vt:variant>
        <vt:i4>2555919</vt:i4>
      </vt:variant>
      <vt:variant>
        <vt:i4>396</vt:i4>
      </vt:variant>
      <vt:variant>
        <vt:i4>0</vt:i4>
      </vt:variant>
      <vt:variant>
        <vt:i4>5</vt:i4>
      </vt:variant>
      <vt:variant>
        <vt:lpwstr>http://ru.wikipedia.org/wiki/%D0%91%D0%B5%D1%80%D0%BC%D1%83%D0%B4%D1%81%D0%BA%D0%B8%D0%B5_%D0%BE%D1%81%D1%82%D1%80%D0%BE%D0%B2%D0%B0</vt:lpwstr>
      </vt:variant>
      <vt:variant>
        <vt:lpwstr/>
      </vt:variant>
      <vt:variant>
        <vt:i4>8126572</vt:i4>
      </vt:variant>
      <vt:variant>
        <vt:i4>393</vt:i4>
      </vt:variant>
      <vt:variant>
        <vt:i4>0</vt:i4>
      </vt:variant>
      <vt:variant>
        <vt:i4>5</vt:i4>
      </vt:variant>
      <vt:variant>
        <vt:lpwstr>http://ru.wikipedia.org/wiki/%D0%A2%D0%B0%D0%B1%D0%B0%D0%BA</vt:lpwstr>
      </vt:variant>
      <vt:variant>
        <vt:lpwstr/>
      </vt:variant>
      <vt:variant>
        <vt:i4>917565</vt:i4>
      </vt:variant>
      <vt:variant>
        <vt:i4>390</vt:i4>
      </vt:variant>
      <vt:variant>
        <vt:i4>0</vt:i4>
      </vt:variant>
      <vt:variant>
        <vt:i4>5</vt:i4>
      </vt:variant>
      <vt:variant>
        <vt:lpwstr>http://en.wikipedia.org/wiki/John_Rolfe_(English_settler)</vt:lpwstr>
      </vt:variant>
      <vt:variant>
        <vt:lpwstr/>
      </vt:variant>
      <vt:variant>
        <vt:i4>327803</vt:i4>
      </vt:variant>
      <vt:variant>
        <vt:i4>387</vt:i4>
      </vt:variant>
      <vt:variant>
        <vt:i4>0</vt:i4>
      </vt:variant>
      <vt:variant>
        <vt:i4>5</vt:i4>
      </vt:variant>
      <vt:variant>
        <vt:lpwstr>http://ru.wikipedia.org/wiki/%D0%90%D0%BD%D0%B3%D0%BB%D0%B8%D0%B9%D1%81%D0%BA%D0%B8%D0%B9_%D1%8F%D0%B7%D1%8B%D0%BA</vt:lpwstr>
      </vt:variant>
      <vt:variant>
        <vt:lpwstr/>
      </vt:variant>
      <vt:variant>
        <vt:i4>7602269</vt:i4>
      </vt:variant>
      <vt:variant>
        <vt:i4>384</vt:i4>
      </vt:variant>
      <vt:variant>
        <vt:i4>0</vt:i4>
      </vt:variant>
      <vt:variant>
        <vt:i4>5</vt:i4>
      </vt:variant>
      <vt:variant>
        <vt:lpwstr>http://ru.wikipedia.org/wiki/1612_%D0%B3%D0%BE%D0%B4</vt:lpwstr>
      </vt:variant>
      <vt:variant>
        <vt:lpwstr/>
      </vt:variant>
      <vt:variant>
        <vt:i4>7340064</vt:i4>
      </vt:variant>
      <vt:variant>
        <vt:i4>381</vt:i4>
      </vt:variant>
      <vt:variant>
        <vt:i4>0</vt:i4>
      </vt:variant>
      <vt:variant>
        <vt:i4>5</vt:i4>
      </vt:variant>
      <vt:variant>
        <vt:lpwstr>http://ru.wikipedia.org/wiki/%D0%9A%D0%BE%D0%BD%D0%BA%D0%B8%D1%81%D1%82%D0%B0</vt:lpwstr>
      </vt:variant>
      <vt:variant>
        <vt:lpwstr>cite_note-4#cite_note-4</vt:lpwstr>
      </vt:variant>
      <vt:variant>
        <vt:i4>2359357</vt:i4>
      </vt:variant>
      <vt:variant>
        <vt:i4>378</vt:i4>
      </vt:variant>
      <vt:variant>
        <vt:i4>0</vt:i4>
      </vt:variant>
      <vt:variant>
        <vt:i4>5</vt:i4>
      </vt:variant>
      <vt:variant>
        <vt:lpwstr>http://ru.wikipedia.org/wiki/%D0%98%D0%BD%D0%B4%D0%B5%D0%B9%D1%86%D1%8B</vt:lpwstr>
      </vt:variant>
      <vt:variant>
        <vt:lpwstr/>
      </vt:variant>
      <vt:variant>
        <vt:i4>2359402</vt:i4>
      </vt:variant>
      <vt:variant>
        <vt:i4>375</vt:i4>
      </vt:variant>
      <vt:variant>
        <vt:i4>0</vt:i4>
      </vt:variant>
      <vt:variant>
        <vt:i4>5</vt:i4>
      </vt:variant>
      <vt:variant>
        <vt:lpwstr>http://ru.wikipedia.org/wiki/%D0%9A%D0%B0%D0%BD%D0%BD%D0%B8%D0%B1%D0%B0%D0%BB%D0%B8%D0%B7%D0%BC</vt:lpwstr>
      </vt:variant>
      <vt:variant>
        <vt:lpwstr/>
      </vt:variant>
      <vt:variant>
        <vt:i4>7340071</vt:i4>
      </vt:variant>
      <vt:variant>
        <vt:i4>372</vt:i4>
      </vt:variant>
      <vt:variant>
        <vt:i4>0</vt:i4>
      </vt:variant>
      <vt:variant>
        <vt:i4>5</vt:i4>
      </vt:variant>
      <vt:variant>
        <vt:lpwstr>http://ru.wikipedia.org/wiki/%D0%9A%D0%BE%D0%BD%D0%BA%D0%B8%D1%81%D1%82%D0%B0</vt:lpwstr>
      </vt:variant>
      <vt:variant>
        <vt:lpwstr>cite_note-3#cite_note-3</vt:lpwstr>
      </vt:variant>
      <vt:variant>
        <vt:i4>524312</vt:i4>
      </vt:variant>
      <vt:variant>
        <vt:i4>369</vt:i4>
      </vt:variant>
      <vt:variant>
        <vt:i4>0</vt:i4>
      </vt:variant>
      <vt:variant>
        <vt:i4>5</vt:i4>
      </vt:variant>
      <vt:variant>
        <vt:lpwstr>http://ru.wikipedia.org/wiki/1610</vt:lpwstr>
      </vt:variant>
      <vt:variant>
        <vt:lpwstr/>
      </vt:variant>
      <vt:variant>
        <vt:i4>589848</vt:i4>
      </vt:variant>
      <vt:variant>
        <vt:i4>366</vt:i4>
      </vt:variant>
      <vt:variant>
        <vt:i4>0</vt:i4>
      </vt:variant>
      <vt:variant>
        <vt:i4>5</vt:i4>
      </vt:variant>
      <vt:variant>
        <vt:lpwstr>http://ru.wikipedia.org/wiki/1609</vt:lpwstr>
      </vt:variant>
      <vt:variant>
        <vt:lpwstr/>
      </vt:variant>
      <vt:variant>
        <vt:i4>2424926</vt:i4>
      </vt:variant>
      <vt:variant>
        <vt:i4>363</vt:i4>
      </vt:variant>
      <vt:variant>
        <vt:i4>0</vt:i4>
      </vt:variant>
      <vt:variant>
        <vt:i4>5</vt:i4>
      </vt:variant>
      <vt:variant>
        <vt:lpwstr>http://ru.wikipedia.org/wiki/%D0%9F%D0%BE%D0%BA%D0%B0%D1%85%D0%BE%D0%BD%D1%82%D0%B0%D1%81_(%D0%BC%D1%83%D0%BB%D1%8C%D1%82%D1%84%D0%B8%D0%BB%D1%8C%D0%BC)</vt:lpwstr>
      </vt:variant>
      <vt:variant>
        <vt:lpwstr/>
      </vt:variant>
      <vt:variant>
        <vt:i4>1507441</vt:i4>
      </vt:variant>
      <vt:variant>
        <vt:i4>360</vt:i4>
      </vt:variant>
      <vt:variant>
        <vt:i4>0</vt:i4>
      </vt:variant>
      <vt:variant>
        <vt:i4>5</vt:i4>
      </vt:variant>
      <vt:variant>
        <vt:lpwstr>http://en.wikipedia.org/wiki/John_Smith_of_Jamestown</vt:lpwstr>
      </vt:variant>
      <vt:variant>
        <vt:lpwstr/>
      </vt:variant>
      <vt:variant>
        <vt:i4>327803</vt:i4>
      </vt:variant>
      <vt:variant>
        <vt:i4>357</vt:i4>
      </vt:variant>
      <vt:variant>
        <vt:i4>0</vt:i4>
      </vt:variant>
      <vt:variant>
        <vt:i4>5</vt:i4>
      </vt:variant>
      <vt:variant>
        <vt:lpwstr>http://ru.wikipedia.org/wiki/%D0%90%D0%BD%D0%B3%D0%BB%D0%B8%D0%B9%D1%81%D0%BA%D0%B8%D0%B9_%D1%8F%D0%B7%D1%8B%D0%BA</vt:lpwstr>
      </vt:variant>
      <vt:variant>
        <vt:lpwstr/>
      </vt:variant>
      <vt:variant>
        <vt:i4>1769575</vt:i4>
      </vt:variant>
      <vt:variant>
        <vt:i4>354</vt:i4>
      </vt:variant>
      <vt:variant>
        <vt:i4>0</vt:i4>
      </vt:variant>
      <vt:variant>
        <vt:i4>5</vt:i4>
      </vt:variant>
      <vt:variant>
        <vt:lpwstr>http://ru.wikipedia.org/w/index.php?title=%D0%A1%D0%BC%D0%B8%D1%82,_%D0%94%D0%B6%D0%BE%D0%BD&amp;action=edit&amp;redlink=1</vt:lpwstr>
      </vt:variant>
      <vt:variant>
        <vt:lpwstr/>
      </vt:variant>
      <vt:variant>
        <vt:i4>5374068</vt:i4>
      </vt:variant>
      <vt:variant>
        <vt:i4>351</vt:i4>
      </vt:variant>
      <vt:variant>
        <vt:i4>0</vt:i4>
      </vt:variant>
      <vt:variant>
        <vt:i4>5</vt:i4>
      </vt:variant>
      <vt:variant>
        <vt:lpwstr>http://ru.wikipedia.org/wiki/%D0%94%D0%B6%D0%B5%D0%B9%D0%BC%D1%81%D1%82%D0%B0%D1%83%D0%BD_(%D0%92%D0%B8%D1%80%D0%B4%D0%B6%D0%B8%D0%BD%D0%B8%D1%8F)</vt:lpwstr>
      </vt:variant>
      <vt:variant>
        <vt:lpwstr/>
      </vt:variant>
      <vt:variant>
        <vt:i4>2359398</vt:i4>
      </vt:variant>
      <vt:variant>
        <vt:i4>348</vt:i4>
      </vt:variant>
      <vt:variant>
        <vt:i4>0</vt:i4>
      </vt:variant>
      <vt:variant>
        <vt:i4>5</vt:i4>
      </vt:variant>
      <vt:variant>
        <vt:lpwstr>http://ru.wikipedia.org/wiki/%D0%A1%D0%A8%D0%90</vt:lpwstr>
      </vt:variant>
      <vt:variant>
        <vt:lpwstr/>
      </vt:variant>
      <vt:variant>
        <vt:i4>2359395</vt:i4>
      </vt:variant>
      <vt:variant>
        <vt:i4>345</vt:i4>
      </vt:variant>
      <vt:variant>
        <vt:i4>0</vt:i4>
      </vt:variant>
      <vt:variant>
        <vt:i4>5</vt:i4>
      </vt:variant>
      <vt:variant>
        <vt:lpwstr>http://ru.wikipedia.org/wiki/%D0%98%D1%81%D1%82%D0%BE%D1%80%D0%B8%D0%BE%D0%B3%D1%80%D0%B0%D1%84%D0%B8%D1%8F</vt:lpwstr>
      </vt:variant>
      <vt:variant>
        <vt:lpwstr/>
      </vt:variant>
      <vt:variant>
        <vt:i4>7340070</vt:i4>
      </vt:variant>
      <vt:variant>
        <vt:i4>342</vt:i4>
      </vt:variant>
      <vt:variant>
        <vt:i4>0</vt:i4>
      </vt:variant>
      <vt:variant>
        <vt:i4>5</vt:i4>
      </vt:variant>
      <vt:variant>
        <vt:lpwstr>http://ru.wikipedia.org/wiki/%D0%9A%D0%BE%D0%BD%D0%BA%D0%B8%D1%81%D1%82%D0%B0</vt:lpwstr>
      </vt:variant>
      <vt:variant>
        <vt:lpwstr>cite_note-2#cite_note-2</vt:lpwstr>
      </vt:variant>
      <vt:variant>
        <vt:i4>5374068</vt:i4>
      </vt:variant>
      <vt:variant>
        <vt:i4>339</vt:i4>
      </vt:variant>
      <vt:variant>
        <vt:i4>0</vt:i4>
      </vt:variant>
      <vt:variant>
        <vt:i4>5</vt:i4>
      </vt:variant>
      <vt:variant>
        <vt:lpwstr>http://ru.wikipedia.org/wiki/%D0%94%D0%B6%D0%B5%D0%B9%D0%BC%D1%81%D1%82%D0%B0%D1%83%D0%BD_(%D0%92%D0%B8%D1%80%D0%B4%D0%B6%D0%B8%D0%BD%D0%B8%D1%8F)</vt:lpwstr>
      </vt:variant>
      <vt:variant>
        <vt:lpwstr/>
      </vt:variant>
      <vt:variant>
        <vt:i4>327803</vt:i4>
      </vt:variant>
      <vt:variant>
        <vt:i4>336</vt:i4>
      </vt:variant>
      <vt:variant>
        <vt:i4>0</vt:i4>
      </vt:variant>
      <vt:variant>
        <vt:i4>5</vt:i4>
      </vt:variant>
      <vt:variant>
        <vt:lpwstr>http://ru.wikipedia.org/wiki/%D0%90%D0%BD%D0%B3%D0%BB%D0%B8%D0%B9%D1%81%D0%BA%D0%B8%D0%B9_%D1%8F%D0%B7%D1%8B%D0%BA</vt:lpwstr>
      </vt:variant>
      <vt:variant>
        <vt:lpwstr/>
      </vt:variant>
      <vt:variant>
        <vt:i4>589848</vt:i4>
      </vt:variant>
      <vt:variant>
        <vt:i4>333</vt:i4>
      </vt:variant>
      <vt:variant>
        <vt:i4>0</vt:i4>
      </vt:variant>
      <vt:variant>
        <vt:i4>5</vt:i4>
      </vt:variant>
      <vt:variant>
        <vt:lpwstr>http://ru.wikipedia.org/wiki/1607</vt:lpwstr>
      </vt:variant>
      <vt:variant>
        <vt:lpwstr/>
      </vt:variant>
      <vt:variant>
        <vt:i4>589848</vt:i4>
      </vt:variant>
      <vt:variant>
        <vt:i4>330</vt:i4>
      </vt:variant>
      <vt:variant>
        <vt:i4>0</vt:i4>
      </vt:variant>
      <vt:variant>
        <vt:i4>5</vt:i4>
      </vt:variant>
      <vt:variant>
        <vt:lpwstr>http://ru.wikipedia.org/wiki/1606</vt:lpwstr>
      </vt:variant>
      <vt:variant>
        <vt:lpwstr/>
      </vt:variant>
      <vt:variant>
        <vt:i4>1245289</vt:i4>
      </vt:variant>
      <vt:variant>
        <vt:i4>327</vt:i4>
      </vt:variant>
      <vt:variant>
        <vt:i4>0</vt:i4>
      </vt:variant>
      <vt:variant>
        <vt:i4>5</vt:i4>
      </vt:variant>
      <vt:variant>
        <vt:lpwstr>http://ru.wikipedia.org/wiki/20_%D0%B4%D0%B5%D0%BA%D0%B0%D0%B1%D1%80%D1%8F</vt:lpwstr>
      </vt:variant>
      <vt:variant>
        <vt:lpwstr/>
      </vt:variant>
      <vt:variant>
        <vt:i4>524364</vt:i4>
      </vt:variant>
      <vt:variant>
        <vt:i4>324</vt:i4>
      </vt:variant>
      <vt:variant>
        <vt:i4>0</vt:i4>
      </vt:variant>
      <vt:variant>
        <vt:i4>5</vt:i4>
      </vt:variant>
      <vt:variant>
        <vt:lpwstr>http://ru.wikipedia.org/wiki/%D0%9C%D0%B5%D0%B4%D1%8C</vt:lpwstr>
      </vt:variant>
      <vt:variant>
        <vt:lpwstr/>
      </vt:variant>
      <vt:variant>
        <vt:i4>8126575</vt:i4>
      </vt:variant>
      <vt:variant>
        <vt:i4>321</vt:i4>
      </vt:variant>
      <vt:variant>
        <vt:i4>0</vt:i4>
      </vt:variant>
      <vt:variant>
        <vt:i4>5</vt:i4>
      </vt:variant>
      <vt:variant>
        <vt:lpwstr>http://ru.wikipedia.org/wiki/%D0%A1%D0%B5%D1%80%D0%B5%D0%B1%D1%80%D0%BE</vt:lpwstr>
      </vt:variant>
      <vt:variant>
        <vt:lpwstr/>
      </vt:variant>
      <vt:variant>
        <vt:i4>524361</vt:i4>
      </vt:variant>
      <vt:variant>
        <vt:i4>318</vt:i4>
      </vt:variant>
      <vt:variant>
        <vt:i4>0</vt:i4>
      </vt:variant>
      <vt:variant>
        <vt:i4>5</vt:i4>
      </vt:variant>
      <vt:variant>
        <vt:lpwstr>http://ru.wikipedia.org/wiki/%D0%97%D0%BE%D0%BB%D0%BE%D1%82%D0%BE</vt:lpwstr>
      </vt:variant>
      <vt:variant>
        <vt:lpwstr/>
      </vt:variant>
      <vt:variant>
        <vt:i4>5242957</vt:i4>
      </vt:variant>
      <vt:variant>
        <vt:i4>315</vt:i4>
      </vt:variant>
      <vt:variant>
        <vt:i4>0</vt:i4>
      </vt:variant>
      <vt:variant>
        <vt:i4>5</vt:i4>
      </vt:variant>
      <vt:variant>
        <vt:lpwstr>http://ru.wikipedia.org/wiki/%D0%A5%D1%80%D0%B8%D1%81%D1%82%D0%B8%D0%B0%D0%BD%D1%81%D1%82%D0%B2%D0%BE</vt:lpwstr>
      </vt:variant>
      <vt:variant>
        <vt:lpwstr/>
      </vt:variant>
      <vt:variant>
        <vt:i4>2293830</vt:i4>
      </vt:variant>
      <vt:variant>
        <vt:i4>312</vt:i4>
      </vt:variant>
      <vt:variant>
        <vt:i4>0</vt:i4>
      </vt:variant>
      <vt:variant>
        <vt:i4>5</vt:i4>
      </vt:variant>
      <vt:variant>
        <vt:lpwstr>http://en.wikipedia.org/wiki/Plymouth_Company</vt:lpwstr>
      </vt:variant>
      <vt:variant>
        <vt:lpwstr/>
      </vt:variant>
      <vt:variant>
        <vt:i4>327803</vt:i4>
      </vt:variant>
      <vt:variant>
        <vt:i4>309</vt:i4>
      </vt:variant>
      <vt:variant>
        <vt:i4>0</vt:i4>
      </vt:variant>
      <vt:variant>
        <vt:i4>5</vt:i4>
      </vt:variant>
      <vt:variant>
        <vt:lpwstr>http://ru.wikipedia.org/wiki/%D0%90%D0%BD%D0%B3%D0%BB%D0%B8%D0%B9%D1%81%D0%BA%D0%B8%D0%B9_%D1%8F%D0%B7%D1%8B%D0%BA</vt:lpwstr>
      </vt:variant>
      <vt:variant>
        <vt:lpwstr/>
      </vt:variant>
      <vt:variant>
        <vt:i4>6029375</vt:i4>
      </vt:variant>
      <vt:variant>
        <vt:i4>306</vt:i4>
      </vt:variant>
      <vt:variant>
        <vt:i4>0</vt:i4>
      </vt:variant>
      <vt:variant>
        <vt:i4>5</vt:i4>
      </vt:variant>
      <vt:variant>
        <vt:lpwstr>http://en.wikipedia.org/wiki/London_Company</vt:lpwstr>
      </vt:variant>
      <vt:variant>
        <vt:lpwstr/>
      </vt:variant>
      <vt:variant>
        <vt:i4>327803</vt:i4>
      </vt:variant>
      <vt:variant>
        <vt:i4>303</vt:i4>
      </vt:variant>
      <vt:variant>
        <vt:i4>0</vt:i4>
      </vt:variant>
      <vt:variant>
        <vt:i4>5</vt:i4>
      </vt:variant>
      <vt:variant>
        <vt:lpwstr>http://ru.wikipedia.org/wiki/%D0%90%D0%BD%D0%B3%D0%BB%D0%B8%D0%B9%D1%81%D0%BA%D0%B8%D0%B9_%D1%8F%D0%B7%D1%8B%D0%BA</vt:lpwstr>
      </vt:variant>
      <vt:variant>
        <vt:lpwstr/>
      </vt:variant>
      <vt:variant>
        <vt:i4>2359344</vt:i4>
      </vt:variant>
      <vt:variant>
        <vt:i4>300</vt:i4>
      </vt:variant>
      <vt:variant>
        <vt:i4>0</vt:i4>
      </vt:variant>
      <vt:variant>
        <vt:i4>5</vt:i4>
      </vt:variant>
      <vt:variant>
        <vt:lpwstr>http://ru.wikipedia.org/wiki/%D0%9A%D0%BE%D0%BD%D1%82%D0%B8%D0%BD%D0%B5%D0%BD%D1%82</vt:lpwstr>
      </vt:variant>
      <vt:variant>
        <vt:lpwstr/>
      </vt:variant>
      <vt:variant>
        <vt:i4>5308468</vt:i4>
      </vt:variant>
      <vt:variant>
        <vt:i4>297</vt:i4>
      </vt:variant>
      <vt:variant>
        <vt:i4>0</vt:i4>
      </vt:variant>
      <vt:variant>
        <vt:i4>5</vt:i4>
      </vt:variant>
      <vt:variant>
        <vt:lpwstr>http://ru.wikipedia.org/wiki/%D0%AF%D0%BA%D0%BE%D0%B2_I_(%D0%BA%D0%BE%D1%80%D0%BE%D0%BB%D1%8C_%D0%90%D0%BD%D0%B3%D0%BB%D0%B8%D0%B8)</vt:lpwstr>
      </vt:variant>
      <vt:variant>
        <vt:lpwstr/>
      </vt:variant>
      <vt:variant>
        <vt:i4>7667802</vt:i4>
      </vt:variant>
      <vt:variant>
        <vt:i4>294</vt:i4>
      </vt:variant>
      <vt:variant>
        <vt:i4>0</vt:i4>
      </vt:variant>
      <vt:variant>
        <vt:i4>5</vt:i4>
      </vt:variant>
      <vt:variant>
        <vt:lpwstr>http://ru.wikipedia.org/wiki/1605_%D0%B3%D0%BE%D0%B4</vt:lpwstr>
      </vt:variant>
      <vt:variant>
        <vt:lpwstr/>
      </vt:variant>
      <vt:variant>
        <vt:i4>1638488</vt:i4>
      </vt:variant>
      <vt:variant>
        <vt:i4>291</vt:i4>
      </vt:variant>
      <vt:variant>
        <vt:i4>0</vt:i4>
      </vt:variant>
      <vt:variant>
        <vt:i4>5</vt:i4>
      </vt:variant>
      <vt:variant>
        <vt:lpwstr>http://ru.wikipedia.org/wiki/XVII</vt:lpwstr>
      </vt:variant>
      <vt:variant>
        <vt:lpwstr/>
      </vt:variant>
      <vt:variant>
        <vt:i4>7340069</vt:i4>
      </vt:variant>
      <vt:variant>
        <vt:i4>288</vt:i4>
      </vt:variant>
      <vt:variant>
        <vt:i4>0</vt:i4>
      </vt:variant>
      <vt:variant>
        <vt:i4>5</vt:i4>
      </vt:variant>
      <vt:variant>
        <vt:lpwstr>http://ru.wikipedia.org/wiki/%D0%9A%D0%BE%D0%BD%D0%BA%D0%B8%D1%81%D1%82%D0%B0</vt:lpwstr>
      </vt:variant>
      <vt:variant>
        <vt:lpwstr>cite_note-1#cite_note-1</vt:lpwstr>
      </vt:variant>
      <vt:variant>
        <vt:i4>8192084</vt:i4>
      </vt:variant>
      <vt:variant>
        <vt:i4>285</vt:i4>
      </vt:variant>
      <vt:variant>
        <vt:i4>0</vt:i4>
      </vt:variant>
      <vt:variant>
        <vt:i4>5</vt:i4>
      </vt:variant>
      <vt:variant>
        <vt:lpwstr>http://ru.wikipedia.org/wiki/1588_%D0%B3%D0%BE%D0%B4</vt:lpwstr>
      </vt:variant>
      <vt:variant>
        <vt:lpwstr/>
      </vt:variant>
      <vt:variant>
        <vt:i4>65563</vt:i4>
      </vt:variant>
      <vt:variant>
        <vt:i4>282</vt:i4>
      </vt:variant>
      <vt:variant>
        <vt:i4>0</vt:i4>
      </vt:variant>
      <vt:variant>
        <vt:i4>5</vt:i4>
      </vt:variant>
      <vt:variant>
        <vt:lpwstr>http://ru.wikipedia.org/wiki/1587</vt:lpwstr>
      </vt:variant>
      <vt:variant>
        <vt:lpwstr/>
      </vt:variant>
      <vt:variant>
        <vt:i4>2555925</vt:i4>
      </vt:variant>
      <vt:variant>
        <vt:i4>279</vt:i4>
      </vt:variant>
      <vt:variant>
        <vt:i4>0</vt:i4>
      </vt:variant>
      <vt:variant>
        <vt:i4>5</vt:i4>
      </vt:variant>
      <vt:variant>
        <vt:lpwstr>http://ru.wikipedia.org/wiki/%D0%94%D1%80%D0%B5%D0%B9%D0%BA,_%D0%A4%D1%80%D1%8D%D0%BD%D1%81%D0%B8%D1%81</vt:lpwstr>
      </vt:variant>
      <vt:variant>
        <vt:lpwstr/>
      </vt:variant>
      <vt:variant>
        <vt:i4>2359357</vt:i4>
      </vt:variant>
      <vt:variant>
        <vt:i4>276</vt:i4>
      </vt:variant>
      <vt:variant>
        <vt:i4>0</vt:i4>
      </vt:variant>
      <vt:variant>
        <vt:i4>5</vt:i4>
      </vt:variant>
      <vt:variant>
        <vt:lpwstr>http://ru.wikipedia.org/wiki/%D0%98%D0%BD%D0%B4%D0%B5%D0%B9%D1%86%D1%8B</vt:lpwstr>
      </vt:variant>
      <vt:variant>
        <vt:lpwstr/>
      </vt:variant>
      <vt:variant>
        <vt:i4>327803</vt:i4>
      </vt:variant>
      <vt:variant>
        <vt:i4>273</vt:i4>
      </vt:variant>
      <vt:variant>
        <vt:i4>0</vt:i4>
      </vt:variant>
      <vt:variant>
        <vt:i4>5</vt:i4>
      </vt:variant>
      <vt:variant>
        <vt:lpwstr>http://ru.wikipedia.org/wiki/%D0%90%D0%BD%D0%B3%D0%BB%D0%B8%D0%B9%D1%81%D0%BA%D0%B8%D0%B9_%D1%8F%D0%B7%D1%8B%D0%BA</vt:lpwstr>
      </vt:variant>
      <vt:variant>
        <vt:lpwstr/>
      </vt:variant>
      <vt:variant>
        <vt:i4>2359347</vt:i4>
      </vt:variant>
      <vt:variant>
        <vt:i4>270</vt:i4>
      </vt:variant>
      <vt:variant>
        <vt:i4>0</vt:i4>
      </vt:variant>
      <vt:variant>
        <vt:i4>5</vt:i4>
      </vt:variant>
      <vt:variant>
        <vt:lpwstr>http://ru.wikipedia.org/wiki/%D0%92%D0%B8%D1%80%D0%B4%D0%B6%D0%B8%D0%BD%D0%B8%D1%8F</vt:lpwstr>
      </vt:variant>
      <vt:variant>
        <vt:lpwstr/>
      </vt:variant>
      <vt:variant>
        <vt:i4>8192088</vt:i4>
      </vt:variant>
      <vt:variant>
        <vt:i4>267</vt:i4>
      </vt:variant>
      <vt:variant>
        <vt:i4>0</vt:i4>
      </vt:variant>
      <vt:variant>
        <vt:i4>5</vt:i4>
      </vt:variant>
      <vt:variant>
        <vt:lpwstr>http://ru.wikipedia.org/wiki/1584_%D0%B3%D0%BE%D0%B4</vt:lpwstr>
      </vt:variant>
      <vt:variant>
        <vt:lpwstr/>
      </vt:variant>
      <vt:variant>
        <vt:i4>8257564</vt:i4>
      </vt:variant>
      <vt:variant>
        <vt:i4>264</vt:i4>
      </vt:variant>
      <vt:variant>
        <vt:i4>0</vt:i4>
      </vt:variant>
      <vt:variant>
        <vt:i4>5</vt:i4>
      </vt:variant>
      <vt:variant>
        <vt:lpwstr>http://ru.wikipedia.org/wiki/%D0%95%D0%BB%D0%B8%D0%B7%D0%B0%D0%B2%D0%B5%D1%82%D0%B0_I_(%D0%BA%D0%BE%D1%80%D0%BE%D0%BB%D0%B5%D0%B2%D0%B0_%D0%90%D0%BD%D0%B3%D0%BB%D0%B8%D0%B8)</vt:lpwstr>
      </vt:variant>
      <vt:variant>
        <vt:lpwstr/>
      </vt:variant>
      <vt:variant>
        <vt:i4>8323148</vt:i4>
      </vt:variant>
      <vt:variant>
        <vt:i4>261</vt:i4>
      </vt:variant>
      <vt:variant>
        <vt:i4>0</vt:i4>
      </vt:variant>
      <vt:variant>
        <vt:i4>5</vt:i4>
      </vt:variant>
      <vt:variant>
        <vt:lpwstr>http://ru.wikipedia.org/wiki/%D0%A0%D1%8D%D0%BB%D0%B8,_%D0%A3%D0%BE%D0%BB%D1%82%D0%B5%D1%80</vt:lpwstr>
      </vt:variant>
      <vt:variant>
        <vt:lpwstr/>
      </vt:variant>
      <vt:variant>
        <vt:i4>8192091</vt:i4>
      </vt:variant>
      <vt:variant>
        <vt:i4>258</vt:i4>
      </vt:variant>
      <vt:variant>
        <vt:i4>0</vt:i4>
      </vt:variant>
      <vt:variant>
        <vt:i4>5</vt:i4>
      </vt:variant>
      <vt:variant>
        <vt:lpwstr>http://ru.wikipedia.org/wiki/1587_%D0%B3%D0%BE%D0%B4</vt:lpwstr>
      </vt:variant>
      <vt:variant>
        <vt:lpwstr/>
      </vt:variant>
      <vt:variant>
        <vt:i4>65563</vt:i4>
      </vt:variant>
      <vt:variant>
        <vt:i4>255</vt:i4>
      </vt:variant>
      <vt:variant>
        <vt:i4>0</vt:i4>
      </vt:variant>
      <vt:variant>
        <vt:i4>5</vt:i4>
      </vt:variant>
      <vt:variant>
        <vt:lpwstr>http://ru.wikipedia.org/wiki/1585</vt:lpwstr>
      </vt:variant>
      <vt:variant>
        <vt:lpwstr/>
      </vt:variant>
      <vt:variant>
        <vt:i4>5308419</vt:i4>
      </vt:variant>
      <vt:variant>
        <vt:i4>252</vt:i4>
      </vt:variant>
      <vt:variant>
        <vt:i4>0</vt:i4>
      </vt:variant>
      <vt:variant>
        <vt:i4>5</vt:i4>
      </vt:variant>
      <vt:variant>
        <vt:lpwstr>http://www.kino-teatr.ru/kino/art/serial/936/</vt:lpwstr>
      </vt:variant>
      <vt:variant>
        <vt:lpwstr/>
      </vt:variant>
      <vt:variant>
        <vt:i4>5505089</vt:i4>
      </vt:variant>
      <vt:variant>
        <vt:i4>249</vt:i4>
      </vt:variant>
      <vt:variant>
        <vt:i4>0</vt:i4>
      </vt:variant>
      <vt:variant>
        <vt:i4>5</vt:i4>
      </vt:variant>
      <vt:variant>
        <vt:lpwstr>http://spb.kp.ru/daily/24286/481664/</vt:lpwstr>
      </vt:variant>
      <vt:variant>
        <vt:lpwstr/>
      </vt:variant>
      <vt:variant>
        <vt:i4>1114129</vt:i4>
      </vt:variant>
      <vt:variant>
        <vt:i4>246</vt:i4>
      </vt:variant>
      <vt:variant>
        <vt:i4>0</vt:i4>
      </vt:variant>
      <vt:variant>
        <vt:i4>5</vt:i4>
      </vt:variant>
      <vt:variant>
        <vt:lpwstr>http://www.kasparov.ru/material.php?id=49F72F49C568A</vt:lpwstr>
      </vt:variant>
      <vt:variant>
        <vt:lpwstr/>
      </vt:variant>
      <vt:variant>
        <vt:i4>5963859</vt:i4>
      </vt:variant>
      <vt:variant>
        <vt:i4>243</vt:i4>
      </vt:variant>
      <vt:variant>
        <vt:i4>0</vt:i4>
      </vt:variant>
      <vt:variant>
        <vt:i4>5</vt:i4>
      </vt:variant>
      <vt:variant>
        <vt:lpwstr>http://www.stringer.ru/publication.mhtml?Part=46&amp;PubID=11245</vt:lpwstr>
      </vt:variant>
      <vt:variant>
        <vt:lpwstr/>
      </vt:variant>
      <vt:variant>
        <vt:i4>5177436</vt:i4>
      </vt:variant>
      <vt:variant>
        <vt:i4>240</vt:i4>
      </vt:variant>
      <vt:variant>
        <vt:i4>0</vt:i4>
      </vt:variant>
      <vt:variant>
        <vt:i4>5</vt:i4>
      </vt:variant>
      <vt:variant>
        <vt:lpwstr>http://www.rosbalt.ru/2009/04/29/637357.html</vt:lpwstr>
      </vt:variant>
      <vt:variant>
        <vt:lpwstr/>
      </vt:variant>
      <vt:variant>
        <vt:i4>3080266</vt:i4>
      </vt:variant>
      <vt:variant>
        <vt:i4>237</vt:i4>
      </vt:variant>
      <vt:variant>
        <vt:i4>0</vt:i4>
      </vt:variant>
      <vt:variant>
        <vt:i4>5</vt:i4>
      </vt:variant>
      <vt:variant>
        <vt:lpwstr>http://www.azerros.ru/content/opinions/index.php?ELEMENT_ID=242</vt:lpwstr>
      </vt:variant>
      <vt:variant>
        <vt:lpwstr/>
      </vt:variant>
      <vt:variant>
        <vt:i4>5963859</vt:i4>
      </vt:variant>
      <vt:variant>
        <vt:i4>234</vt:i4>
      </vt:variant>
      <vt:variant>
        <vt:i4>0</vt:i4>
      </vt:variant>
      <vt:variant>
        <vt:i4>5</vt:i4>
      </vt:variant>
      <vt:variant>
        <vt:lpwstr>http://www.stringer.ru/publication.mhtml?Part=46&amp;PubID=11245</vt:lpwstr>
      </vt:variant>
      <vt:variant>
        <vt:lpwstr/>
      </vt:variant>
      <vt:variant>
        <vt:i4>3080251</vt:i4>
      </vt:variant>
      <vt:variant>
        <vt:i4>231</vt:i4>
      </vt:variant>
      <vt:variant>
        <vt:i4>0</vt:i4>
      </vt:variant>
      <vt:variant>
        <vt:i4>5</vt:i4>
      </vt:variant>
      <vt:variant>
        <vt:lpwstr>http://www.mk.ru/264421-comments.html?commentId=1053859</vt:lpwstr>
      </vt:variant>
      <vt:variant>
        <vt:lpwstr/>
      </vt:variant>
      <vt:variant>
        <vt:i4>3080251</vt:i4>
      </vt:variant>
      <vt:variant>
        <vt:i4>228</vt:i4>
      </vt:variant>
      <vt:variant>
        <vt:i4>0</vt:i4>
      </vt:variant>
      <vt:variant>
        <vt:i4>5</vt:i4>
      </vt:variant>
      <vt:variant>
        <vt:lpwstr>http://www.mk.ru/264421-comments.html?commentId=1053859</vt:lpwstr>
      </vt:variant>
      <vt:variant>
        <vt:lpwstr/>
      </vt:variant>
      <vt:variant>
        <vt:i4>7995501</vt:i4>
      </vt:variant>
      <vt:variant>
        <vt:i4>225</vt:i4>
      </vt:variant>
      <vt:variant>
        <vt:i4>0</vt:i4>
      </vt:variant>
      <vt:variant>
        <vt:i4>5</vt:i4>
      </vt:variant>
      <vt:variant>
        <vt:lpwstr>http://www.trud.ru/issue/article.php?id=200904290750003</vt:lpwstr>
      </vt:variant>
      <vt:variant>
        <vt:lpwstr/>
      </vt:variant>
      <vt:variant>
        <vt:i4>262174</vt:i4>
      </vt:variant>
      <vt:variant>
        <vt:i4>222</vt:i4>
      </vt:variant>
      <vt:variant>
        <vt:i4>0</vt:i4>
      </vt:variant>
      <vt:variant>
        <vt:i4>5</vt:i4>
      </vt:variant>
      <vt:variant>
        <vt:lpwstr>http://www.stalin.su/book.php?action=header&amp;id=15</vt:lpwstr>
      </vt:variant>
      <vt:variant>
        <vt:lpwstr/>
      </vt:variant>
      <vt:variant>
        <vt:i4>3080308</vt:i4>
      </vt:variant>
      <vt:variant>
        <vt:i4>219</vt:i4>
      </vt:variant>
      <vt:variant>
        <vt:i4>0</vt:i4>
      </vt:variant>
      <vt:variant>
        <vt:i4>5</vt:i4>
      </vt:variant>
      <vt:variant>
        <vt:lpwstr>http://www.anticompromat.ru/matvienko/matv2bio.html</vt:lpwstr>
      </vt:variant>
      <vt:variant>
        <vt:lpwstr/>
      </vt:variant>
      <vt:variant>
        <vt:i4>2752551</vt:i4>
      </vt:variant>
      <vt:variant>
        <vt:i4>216</vt:i4>
      </vt:variant>
      <vt:variant>
        <vt:i4>0</vt:i4>
      </vt:variant>
      <vt:variant>
        <vt:i4>5</vt:i4>
      </vt:variant>
      <vt:variant>
        <vt:lpwstr>http://www.stroy-diz.ru/smi-v-prikame-edinorossy-protalkivayut-svoix-detej-v-molodezhnyj-kraevoj-parlament.html</vt:lpwstr>
      </vt:variant>
      <vt:variant>
        <vt:lpwstr/>
      </vt:variant>
      <vt:variant>
        <vt:i4>4063330</vt:i4>
      </vt:variant>
      <vt:variant>
        <vt:i4>213</vt:i4>
      </vt:variant>
      <vt:variant>
        <vt:i4>0</vt:i4>
      </vt:variant>
      <vt:variant>
        <vt:i4>5</vt:i4>
      </vt:variant>
      <vt:variant>
        <vt:lpwstr>http://www.nk.perm.ru/</vt:lpwstr>
      </vt:variant>
      <vt:variant>
        <vt:lpwstr/>
      </vt:variant>
      <vt:variant>
        <vt:i4>2621536</vt:i4>
      </vt:variant>
      <vt:variant>
        <vt:i4>210</vt:i4>
      </vt:variant>
      <vt:variant>
        <vt:i4>0</vt:i4>
      </vt:variant>
      <vt:variant>
        <vt:i4>5</vt:i4>
      </vt:variant>
      <vt:variant>
        <vt:lpwstr>http://www.nr2.ru/perm/227291.html</vt:lpwstr>
      </vt:variant>
      <vt:variant>
        <vt:lpwstr/>
      </vt:variant>
      <vt:variant>
        <vt:i4>7471229</vt:i4>
      </vt:variant>
      <vt:variant>
        <vt:i4>207</vt:i4>
      </vt:variant>
      <vt:variant>
        <vt:i4>0</vt:i4>
      </vt:variant>
      <vt:variant>
        <vt:i4>5</vt:i4>
      </vt:variant>
      <vt:variant>
        <vt:lpwstr>http://spb.kp.ru/online/news/485315/print/</vt:lpwstr>
      </vt:variant>
      <vt:variant>
        <vt:lpwstr/>
      </vt:variant>
      <vt:variant>
        <vt:i4>6488101</vt:i4>
      </vt:variant>
      <vt:variant>
        <vt:i4>204</vt:i4>
      </vt:variant>
      <vt:variant>
        <vt:i4>0</vt:i4>
      </vt:variant>
      <vt:variant>
        <vt:i4>5</vt:i4>
      </vt:variant>
      <vt:variant>
        <vt:lpwstr>http://www.rian.ru/</vt:lpwstr>
      </vt:variant>
      <vt:variant>
        <vt:lpwstr/>
      </vt:variant>
      <vt:variant>
        <vt:i4>7274551</vt:i4>
      </vt:variant>
      <vt:variant>
        <vt:i4>201</vt:i4>
      </vt:variant>
      <vt:variant>
        <vt:i4>0</vt:i4>
      </vt:variant>
      <vt:variant>
        <vt:i4>5</vt:i4>
      </vt:variant>
      <vt:variant>
        <vt:lpwstr>http://www.fontanka.ru/2007/10/24/023/</vt:lpwstr>
      </vt:variant>
      <vt:variant>
        <vt:lpwstr/>
      </vt:variant>
      <vt:variant>
        <vt:i4>5177357</vt:i4>
      </vt:variant>
      <vt:variant>
        <vt:i4>198</vt:i4>
      </vt:variant>
      <vt:variant>
        <vt:i4>0</vt:i4>
      </vt:variant>
      <vt:variant>
        <vt:i4>5</vt:i4>
      </vt:variant>
      <vt:variant>
        <vt:lpwstr>http://www.zaks.ru/new/archive/view/55001</vt:lpwstr>
      </vt:variant>
      <vt:variant>
        <vt:lpwstr/>
      </vt:variant>
      <vt:variant>
        <vt:i4>4980741</vt:i4>
      </vt:variant>
      <vt:variant>
        <vt:i4>195</vt:i4>
      </vt:variant>
      <vt:variant>
        <vt:i4>0</vt:i4>
      </vt:variant>
      <vt:variant>
        <vt:i4>5</vt:i4>
      </vt:variant>
      <vt:variant>
        <vt:lpwstr>http://www.zaks.ru/new/archive/view/54824</vt:lpwstr>
      </vt:variant>
      <vt:variant>
        <vt:lpwstr/>
      </vt:variant>
      <vt:variant>
        <vt:i4>4980741</vt:i4>
      </vt:variant>
      <vt:variant>
        <vt:i4>192</vt:i4>
      </vt:variant>
      <vt:variant>
        <vt:i4>0</vt:i4>
      </vt:variant>
      <vt:variant>
        <vt:i4>5</vt:i4>
      </vt:variant>
      <vt:variant>
        <vt:lpwstr>http://www.zaks.ru/new/archive/view/54824</vt:lpwstr>
      </vt:variant>
      <vt:variant>
        <vt:lpwstr/>
      </vt:variant>
      <vt:variant>
        <vt:i4>524347</vt:i4>
      </vt:variant>
      <vt:variant>
        <vt:i4>189</vt:i4>
      </vt:variant>
      <vt:variant>
        <vt:i4>0</vt:i4>
      </vt:variant>
      <vt:variant>
        <vt:i4>5</vt:i4>
      </vt:variant>
      <vt:variant>
        <vt:lpwstr>http://www.eg-online.ru/archive/item.php?ITEM_ID=48845</vt:lpwstr>
      </vt:variant>
      <vt:variant>
        <vt:lpwstr/>
      </vt:variant>
      <vt:variant>
        <vt:i4>5177462</vt:i4>
      </vt:variant>
      <vt:variant>
        <vt:i4>186</vt:i4>
      </vt:variant>
      <vt:variant>
        <vt:i4>0</vt:i4>
      </vt:variant>
      <vt:variant>
        <vt:i4>5</vt:i4>
      </vt:variant>
      <vt:variant>
        <vt:lpwstr>http://www.ng.ru/world/2009-04-08/7_soros.html?mthree=4</vt:lpwstr>
      </vt:variant>
      <vt:variant>
        <vt:lpwstr/>
      </vt:variant>
      <vt:variant>
        <vt:i4>3276836</vt:i4>
      </vt:variant>
      <vt:variant>
        <vt:i4>183</vt:i4>
      </vt:variant>
      <vt:variant>
        <vt:i4>0</vt:i4>
      </vt:variant>
      <vt:variant>
        <vt:i4>5</vt:i4>
      </vt:variant>
      <vt:variant>
        <vt:lpwstr>http://www.finansmag.ru/news/10639</vt:lpwstr>
      </vt:variant>
      <vt:variant>
        <vt:lpwstr/>
      </vt:variant>
      <vt:variant>
        <vt:i4>5046292</vt:i4>
      </vt:variant>
      <vt:variant>
        <vt:i4>180</vt:i4>
      </vt:variant>
      <vt:variant>
        <vt:i4>0</vt:i4>
      </vt:variant>
      <vt:variant>
        <vt:i4>5</vt:i4>
      </vt:variant>
      <vt:variant>
        <vt:lpwstr>http://www.newsru.com/world/21feb2009/soros.html</vt:lpwstr>
      </vt:variant>
      <vt:variant>
        <vt:lpwstr/>
      </vt:variant>
      <vt:variant>
        <vt:i4>6684773</vt:i4>
      </vt:variant>
      <vt:variant>
        <vt:i4>177</vt:i4>
      </vt:variant>
      <vt:variant>
        <vt:i4>0</vt:i4>
      </vt:variant>
      <vt:variant>
        <vt:i4>5</vt:i4>
      </vt:variant>
      <vt:variant>
        <vt:lpwstr>http://www.elwave.ru/soros/</vt:lpwstr>
      </vt:variant>
      <vt:variant>
        <vt:lpwstr/>
      </vt:variant>
      <vt:variant>
        <vt:i4>3473503</vt:i4>
      </vt:variant>
      <vt:variant>
        <vt:i4>174</vt:i4>
      </vt:variant>
      <vt:variant>
        <vt:i4>0</vt:i4>
      </vt:variant>
      <vt:variant>
        <vt:i4>5</vt:i4>
      </vt:variant>
      <vt:variant>
        <vt:lpwstr>http://www.finiz.ru/cfin/tmpl-art/id_art-952979</vt:lpwstr>
      </vt:variant>
      <vt:variant>
        <vt:lpwstr/>
      </vt:variant>
      <vt:variant>
        <vt:i4>6422551</vt:i4>
      </vt:variant>
      <vt:variant>
        <vt:i4>171</vt:i4>
      </vt:variant>
      <vt:variant>
        <vt:i4>0</vt:i4>
      </vt:variant>
      <vt:variant>
        <vt:i4>5</vt:i4>
      </vt:variant>
      <vt:variant>
        <vt:lpwstr>http://www.newsru.com/russia/06apr2009/medvedev_nal.html</vt:lpwstr>
      </vt:variant>
      <vt:variant>
        <vt:lpwstr/>
      </vt:variant>
      <vt:variant>
        <vt:i4>3539054</vt:i4>
      </vt:variant>
      <vt:variant>
        <vt:i4>168</vt:i4>
      </vt:variant>
      <vt:variant>
        <vt:i4>0</vt:i4>
      </vt:variant>
      <vt:variant>
        <vt:i4>5</vt:i4>
      </vt:variant>
      <vt:variant>
        <vt:lpwstr>http://www.premier.gov.ru/events/2505.html</vt:lpwstr>
      </vt:variant>
      <vt:variant>
        <vt:lpwstr/>
      </vt:variant>
      <vt:variant>
        <vt:i4>6684717</vt:i4>
      </vt:variant>
      <vt:variant>
        <vt:i4>165</vt:i4>
      </vt:variant>
      <vt:variant>
        <vt:i4>0</vt:i4>
      </vt:variant>
      <vt:variant>
        <vt:i4>5</vt:i4>
      </vt:variant>
      <vt:variant>
        <vt:lpwstr>http://www.newsru.com/russia/08apr2009/dhd.html</vt:lpwstr>
      </vt:variant>
      <vt:variant>
        <vt:lpwstr/>
      </vt:variant>
      <vt:variant>
        <vt:i4>2490381</vt:i4>
      </vt:variant>
      <vt:variant>
        <vt:i4>162</vt:i4>
      </vt:variant>
      <vt:variant>
        <vt:i4>0</vt:i4>
      </vt:variant>
      <vt:variant>
        <vt:i4>5</vt:i4>
      </vt:variant>
      <vt:variant>
        <vt:lpwstr>http://news.bbc.co.uk/hi/russian/russia/newsid_7988000/7988671.stm</vt:lpwstr>
      </vt:variant>
      <vt:variant>
        <vt:lpwstr/>
      </vt:variant>
      <vt:variant>
        <vt:i4>1179723</vt:i4>
      </vt:variant>
      <vt:variant>
        <vt:i4>159</vt:i4>
      </vt:variant>
      <vt:variant>
        <vt:i4>0</vt:i4>
      </vt:variant>
      <vt:variant>
        <vt:i4>5</vt:i4>
      </vt:variant>
      <vt:variant>
        <vt:lpwstr>http://www.kremlin.ru/text/news/2009/04/214774.shtml</vt:lpwstr>
      </vt:variant>
      <vt:variant>
        <vt:lpwstr/>
      </vt:variant>
      <vt:variant>
        <vt:i4>7405695</vt:i4>
      </vt:variant>
      <vt:variant>
        <vt:i4>156</vt:i4>
      </vt:variant>
      <vt:variant>
        <vt:i4>0</vt:i4>
      </vt:variant>
      <vt:variant>
        <vt:i4>5</vt:i4>
      </vt:variant>
      <vt:variant>
        <vt:lpwstr>http://www.kremlin.ru/appears/2009/03/10/1809_type63374type63378type82634_213795.shtml</vt:lpwstr>
      </vt:variant>
      <vt:variant>
        <vt:lpwstr/>
      </vt:variant>
      <vt:variant>
        <vt:i4>655425</vt:i4>
      </vt:variant>
      <vt:variant>
        <vt:i4>153</vt:i4>
      </vt:variant>
      <vt:variant>
        <vt:i4>0</vt:i4>
      </vt:variant>
      <vt:variant>
        <vt:i4>5</vt:i4>
      </vt:variant>
      <vt:variant>
        <vt:lpwstr>http://www.eurosmi.ru/dmitriiy_medvedev_i_barak_obama_vyprosili_u_djoan_rouling_po_avtografu.html</vt:lpwstr>
      </vt:variant>
      <vt:variant>
        <vt:lpwstr/>
      </vt:variant>
      <vt:variant>
        <vt:i4>7274605</vt:i4>
      </vt:variant>
      <vt:variant>
        <vt:i4>150</vt:i4>
      </vt:variant>
      <vt:variant>
        <vt:i4>0</vt:i4>
      </vt:variant>
      <vt:variant>
        <vt:i4>5</vt:i4>
      </vt:variant>
      <vt:variant>
        <vt:lpwstr>http://www.rosbalt.ru/print/631179.html</vt:lpwstr>
      </vt:variant>
      <vt:variant>
        <vt:lpwstr/>
      </vt:variant>
      <vt:variant>
        <vt:i4>1638471</vt:i4>
      </vt:variant>
      <vt:variant>
        <vt:i4>147</vt:i4>
      </vt:variant>
      <vt:variant>
        <vt:i4>0</vt:i4>
      </vt:variant>
      <vt:variant>
        <vt:i4>5</vt:i4>
      </vt:variant>
      <vt:variant>
        <vt:lpwstr>http://www.gazeta.ru/</vt:lpwstr>
      </vt:variant>
      <vt:variant>
        <vt:lpwstr/>
      </vt:variant>
      <vt:variant>
        <vt:i4>1769523</vt:i4>
      </vt:variant>
      <vt:variant>
        <vt:i4>140</vt:i4>
      </vt:variant>
      <vt:variant>
        <vt:i4>0</vt:i4>
      </vt:variant>
      <vt:variant>
        <vt:i4>5</vt:i4>
      </vt:variant>
      <vt:variant>
        <vt:lpwstr/>
      </vt:variant>
      <vt:variant>
        <vt:lpwstr>_Toc237339551</vt:lpwstr>
      </vt:variant>
      <vt:variant>
        <vt:i4>1769523</vt:i4>
      </vt:variant>
      <vt:variant>
        <vt:i4>134</vt:i4>
      </vt:variant>
      <vt:variant>
        <vt:i4>0</vt:i4>
      </vt:variant>
      <vt:variant>
        <vt:i4>5</vt:i4>
      </vt:variant>
      <vt:variant>
        <vt:lpwstr/>
      </vt:variant>
      <vt:variant>
        <vt:lpwstr>_Toc237339550</vt:lpwstr>
      </vt:variant>
      <vt:variant>
        <vt:i4>1703987</vt:i4>
      </vt:variant>
      <vt:variant>
        <vt:i4>128</vt:i4>
      </vt:variant>
      <vt:variant>
        <vt:i4>0</vt:i4>
      </vt:variant>
      <vt:variant>
        <vt:i4>5</vt:i4>
      </vt:variant>
      <vt:variant>
        <vt:lpwstr/>
      </vt:variant>
      <vt:variant>
        <vt:lpwstr>_Toc237339549</vt:lpwstr>
      </vt:variant>
      <vt:variant>
        <vt:i4>1703987</vt:i4>
      </vt:variant>
      <vt:variant>
        <vt:i4>122</vt:i4>
      </vt:variant>
      <vt:variant>
        <vt:i4>0</vt:i4>
      </vt:variant>
      <vt:variant>
        <vt:i4>5</vt:i4>
      </vt:variant>
      <vt:variant>
        <vt:lpwstr/>
      </vt:variant>
      <vt:variant>
        <vt:lpwstr>_Toc237339548</vt:lpwstr>
      </vt:variant>
      <vt:variant>
        <vt:i4>1703987</vt:i4>
      </vt:variant>
      <vt:variant>
        <vt:i4>116</vt:i4>
      </vt:variant>
      <vt:variant>
        <vt:i4>0</vt:i4>
      </vt:variant>
      <vt:variant>
        <vt:i4>5</vt:i4>
      </vt:variant>
      <vt:variant>
        <vt:lpwstr/>
      </vt:variant>
      <vt:variant>
        <vt:lpwstr>_Toc237339547</vt:lpwstr>
      </vt:variant>
      <vt:variant>
        <vt:i4>1703987</vt:i4>
      </vt:variant>
      <vt:variant>
        <vt:i4>110</vt:i4>
      </vt:variant>
      <vt:variant>
        <vt:i4>0</vt:i4>
      </vt:variant>
      <vt:variant>
        <vt:i4>5</vt:i4>
      </vt:variant>
      <vt:variant>
        <vt:lpwstr/>
      </vt:variant>
      <vt:variant>
        <vt:lpwstr>_Toc237339546</vt:lpwstr>
      </vt:variant>
      <vt:variant>
        <vt:i4>1703987</vt:i4>
      </vt:variant>
      <vt:variant>
        <vt:i4>104</vt:i4>
      </vt:variant>
      <vt:variant>
        <vt:i4>0</vt:i4>
      </vt:variant>
      <vt:variant>
        <vt:i4>5</vt:i4>
      </vt:variant>
      <vt:variant>
        <vt:lpwstr/>
      </vt:variant>
      <vt:variant>
        <vt:lpwstr>_Toc237339545</vt:lpwstr>
      </vt:variant>
      <vt:variant>
        <vt:i4>1703987</vt:i4>
      </vt:variant>
      <vt:variant>
        <vt:i4>98</vt:i4>
      </vt:variant>
      <vt:variant>
        <vt:i4>0</vt:i4>
      </vt:variant>
      <vt:variant>
        <vt:i4>5</vt:i4>
      </vt:variant>
      <vt:variant>
        <vt:lpwstr/>
      </vt:variant>
      <vt:variant>
        <vt:lpwstr>_Toc237339544</vt:lpwstr>
      </vt:variant>
      <vt:variant>
        <vt:i4>1703987</vt:i4>
      </vt:variant>
      <vt:variant>
        <vt:i4>92</vt:i4>
      </vt:variant>
      <vt:variant>
        <vt:i4>0</vt:i4>
      </vt:variant>
      <vt:variant>
        <vt:i4>5</vt:i4>
      </vt:variant>
      <vt:variant>
        <vt:lpwstr/>
      </vt:variant>
      <vt:variant>
        <vt:lpwstr>_Toc237339543</vt:lpwstr>
      </vt:variant>
      <vt:variant>
        <vt:i4>1703987</vt:i4>
      </vt:variant>
      <vt:variant>
        <vt:i4>86</vt:i4>
      </vt:variant>
      <vt:variant>
        <vt:i4>0</vt:i4>
      </vt:variant>
      <vt:variant>
        <vt:i4>5</vt:i4>
      </vt:variant>
      <vt:variant>
        <vt:lpwstr/>
      </vt:variant>
      <vt:variant>
        <vt:lpwstr>_Toc237339542</vt:lpwstr>
      </vt:variant>
      <vt:variant>
        <vt:i4>1703987</vt:i4>
      </vt:variant>
      <vt:variant>
        <vt:i4>80</vt:i4>
      </vt:variant>
      <vt:variant>
        <vt:i4>0</vt:i4>
      </vt:variant>
      <vt:variant>
        <vt:i4>5</vt:i4>
      </vt:variant>
      <vt:variant>
        <vt:lpwstr/>
      </vt:variant>
      <vt:variant>
        <vt:lpwstr>_Toc237339541</vt:lpwstr>
      </vt:variant>
      <vt:variant>
        <vt:i4>1703987</vt:i4>
      </vt:variant>
      <vt:variant>
        <vt:i4>74</vt:i4>
      </vt:variant>
      <vt:variant>
        <vt:i4>0</vt:i4>
      </vt:variant>
      <vt:variant>
        <vt:i4>5</vt:i4>
      </vt:variant>
      <vt:variant>
        <vt:lpwstr/>
      </vt:variant>
      <vt:variant>
        <vt:lpwstr>_Toc237339540</vt:lpwstr>
      </vt:variant>
      <vt:variant>
        <vt:i4>1900595</vt:i4>
      </vt:variant>
      <vt:variant>
        <vt:i4>68</vt:i4>
      </vt:variant>
      <vt:variant>
        <vt:i4>0</vt:i4>
      </vt:variant>
      <vt:variant>
        <vt:i4>5</vt:i4>
      </vt:variant>
      <vt:variant>
        <vt:lpwstr/>
      </vt:variant>
      <vt:variant>
        <vt:lpwstr>_Toc237339539</vt:lpwstr>
      </vt:variant>
      <vt:variant>
        <vt:i4>1900595</vt:i4>
      </vt:variant>
      <vt:variant>
        <vt:i4>62</vt:i4>
      </vt:variant>
      <vt:variant>
        <vt:i4>0</vt:i4>
      </vt:variant>
      <vt:variant>
        <vt:i4>5</vt:i4>
      </vt:variant>
      <vt:variant>
        <vt:lpwstr/>
      </vt:variant>
      <vt:variant>
        <vt:lpwstr>_Toc237339538</vt:lpwstr>
      </vt:variant>
      <vt:variant>
        <vt:i4>1900595</vt:i4>
      </vt:variant>
      <vt:variant>
        <vt:i4>56</vt:i4>
      </vt:variant>
      <vt:variant>
        <vt:i4>0</vt:i4>
      </vt:variant>
      <vt:variant>
        <vt:i4>5</vt:i4>
      </vt:variant>
      <vt:variant>
        <vt:lpwstr/>
      </vt:variant>
      <vt:variant>
        <vt:lpwstr>_Toc237339537</vt:lpwstr>
      </vt:variant>
      <vt:variant>
        <vt:i4>1900595</vt:i4>
      </vt:variant>
      <vt:variant>
        <vt:i4>50</vt:i4>
      </vt:variant>
      <vt:variant>
        <vt:i4>0</vt:i4>
      </vt:variant>
      <vt:variant>
        <vt:i4>5</vt:i4>
      </vt:variant>
      <vt:variant>
        <vt:lpwstr/>
      </vt:variant>
      <vt:variant>
        <vt:lpwstr>_Toc237339536</vt:lpwstr>
      </vt:variant>
      <vt:variant>
        <vt:i4>1900595</vt:i4>
      </vt:variant>
      <vt:variant>
        <vt:i4>44</vt:i4>
      </vt:variant>
      <vt:variant>
        <vt:i4>0</vt:i4>
      </vt:variant>
      <vt:variant>
        <vt:i4>5</vt:i4>
      </vt:variant>
      <vt:variant>
        <vt:lpwstr/>
      </vt:variant>
      <vt:variant>
        <vt:lpwstr>_Toc237339535</vt:lpwstr>
      </vt:variant>
      <vt:variant>
        <vt:i4>1900595</vt:i4>
      </vt:variant>
      <vt:variant>
        <vt:i4>38</vt:i4>
      </vt:variant>
      <vt:variant>
        <vt:i4>0</vt:i4>
      </vt:variant>
      <vt:variant>
        <vt:i4>5</vt:i4>
      </vt:variant>
      <vt:variant>
        <vt:lpwstr/>
      </vt:variant>
      <vt:variant>
        <vt:lpwstr>_Toc237339534</vt:lpwstr>
      </vt:variant>
      <vt:variant>
        <vt:i4>1900595</vt:i4>
      </vt:variant>
      <vt:variant>
        <vt:i4>32</vt:i4>
      </vt:variant>
      <vt:variant>
        <vt:i4>0</vt:i4>
      </vt:variant>
      <vt:variant>
        <vt:i4>5</vt:i4>
      </vt:variant>
      <vt:variant>
        <vt:lpwstr/>
      </vt:variant>
      <vt:variant>
        <vt:lpwstr>_Toc237339533</vt:lpwstr>
      </vt:variant>
      <vt:variant>
        <vt:i4>1900595</vt:i4>
      </vt:variant>
      <vt:variant>
        <vt:i4>26</vt:i4>
      </vt:variant>
      <vt:variant>
        <vt:i4>0</vt:i4>
      </vt:variant>
      <vt:variant>
        <vt:i4>5</vt:i4>
      </vt:variant>
      <vt:variant>
        <vt:lpwstr/>
      </vt:variant>
      <vt:variant>
        <vt:lpwstr>_Toc237339532</vt:lpwstr>
      </vt:variant>
      <vt:variant>
        <vt:i4>1900595</vt:i4>
      </vt:variant>
      <vt:variant>
        <vt:i4>20</vt:i4>
      </vt:variant>
      <vt:variant>
        <vt:i4>0</vt:i4>
      </vt:variant>
      <vt:variant>
        <vt:i4>5</vt:i4>
      </vt:variant>
      <vt:variant>
        <vt:lpwstr/>
      </vt:variant>
      <vt:variant>
        <vt:lpwstr>_Toc237339531</vt:lpwstr>
      </vt:variant>
      <vt:variant>
        <vt:i4>1900595</vt:i4>
      </vt:variant>
      <vt:variant>
        <vt:i4>14</vt:i4>
      </vt:variant>
      <vt:variant>
        <vt:i4>0</vt:i4>
      </vt:variant>
      <vt:variant>
        <vt:i4>5</vt:i4>
      </vt:variant>
      <vt:variant>
        <vt:lpwstr/>
      </vt:variant>
      <vt:variant>
        <vt:lpwstr>_Toc237339530</vt:lpwstr>
      </vt:variant>
      <vt:variant>
        <vt:i4>1835059</vt:i4>
      </vt:variant>
      <vt:variant>
        <vt:i4>8</vt:i4>
      </vt:variant>
      <vt:variant>
        <vt:i4>0</vt:i4>
      </vt:variant>
      <vt:variant>
        <vt:i4>5</vt:i4>
      </vt:variant>
      <vt:variant>
        <vt:lpwstr/>
      </vt:variant>
      <vt:variant>
        <vt:lpwstr>_Toc237339529</vt:lpwstr>
      </vt:variant>
      <vt:variant>
        <vt:i4>1835059</vt:i4>
      </vt:variant>
      <vt:variant>
        <vt:i4>2</vt:i4>
      </vt:variant>
      <vt:variant>
        <vt:i4>0</vt:i4>
      </vt:variant>
      <vt:variant>
        <vt:i4>5</vt:i4>
      </vt:variant>
      <vt:variant>
        <vt:lpwstr/>
      </vt:variant>
      <vt:variant>
        <vt:lpwstr>_Toc237339528</vt:lpwstr>
      </vt:variant>
      <vt:variant>
        <vt:i4>5308420</vt:i4>
      </vt:variant>
      <vt:variant>
        <vt:i4>738</vt:i4>
      </vt:variant>
      <vt:variant>
        <vt:i4>0</vt:i4>
      </vt:variant>
      <vt:variant>
        <vt:i4>5</vt:i4>
      </vt:variant>
      <vt:variant>
        <vt:lpwstr>http://myfhology.narod.ru/monsters/demons/m/demon-mammon.html</vt:lpwstr>
      </vt:variant>
      <vt:variant>
        <vt:lpwstr/>
      </vt:variant>
      <vt:variant>
        <vt:i4>7405621</vt:i4>
      </vt:variant>
      <vt:variant>
        <vt:i4>735</vt:i4>
      </vt:variant>
      <vt:variant>
        <vt:i4>0</vt:i4>
      </vt:variant>
      <vt:variant>
        <vt:i4>5</vt:i4>
      </vt:variant>
      <vt:variant>
        <vt:lpwstr>http://nntc.nnov.ru/encyclopedia/articles/204.192/art-Mammona-5276.html</vt:lpwstr>
      </vt:variant>
      <vt:variant>
        <vt:lpwstr/>
      </vt:variant>
      <vt:variant>
        <vt:i4>7733293</vt:i4>
      </vt:variant>
      <vt:variant>
        <vt:i4>732</vt:i4>
      </vt:variant>
      <vt:variant>
        <vt:i4>0</vt:i4>
      </vt:variant>
      <vt:variant>
        <vt:i4>5</vt:i4>
      </vt:variant>
      <vt:variant>
        <vt:lpwstr>http://www.democracy.ru/quotes.php</vt:lpwstr>
      </vt:variant>
      <vt:variant>
        <vt:lpwstr/>
      </vt:variant>
      <vt:variant>
        <vt:i4>8192112</vt:i4>
      </vt:variant>
      <vt:variant>
        <vt:i4>729</vt:i4>
      </vt:variant>
      <vt:variant>
        <vt:i4>0</vt:i4>
      </vt:variant>
      <vt:variant>
        <vt:i4>5</vt:i4>
      </vt:variant>
      <vt:variant>
        <vt:lpwstr>http://lib.web-malina.com/getbook.php?bid=2821</vt:lpwstr>
      </vt:variant>
      <vt:variant>
        <vt:lpwstr/>
      </vt:variant>
      <vt:variant>
        <vt:i4>7864380</vt:i4>
      </vt:variant>
      <vt:variant>
        <vt:i4>726</vt:i4>
      </vt:variant>
      <vt:variant>
        <vt:i4>0</vt:i4>
      </vt:variant>
      <vt:variant>
        <vt:i4>5</vt:i4>
      </vt:variant>
      <vt:variant>
        <vt:lpwstr>http://www.izvestia.ru/science/article28471</vt:lpwstr>
      </vt:variant>
      <vt:variant>
        <vt:lpwstr/>
      </vt:variant>
      <vt:variant>
        <vt:i4>4456450</vt:i4>
      </vt:variant>
      <vt:variant>
        <vt:i4>723</vt:i4>
      </vt:variant>
      <vt:variant>
        <vt:i4>0</vt:i4>
      </vt:variant>
      <vt:variant>
        <vt:i4>5</vt:i4>
      </vt:variant>
      <vt:variant>
        <vt:lpwstr>http://www.newsru.com/world/15feb2008/sheep.html</vt:lpwstr>
      </vt:variant>
      <vt:variant>
        <vt:lpwstr/>
      </vt:variant>
      <vt:variant>
        <vt:i4>4718668</vt:i4>
      </vt:variant>
      <vt:variant>
        <vt:i4>720</vt:i4>
      </vt:variant>
      <vt:variant>
        <vt:i4>0</vt:i4>
      </vt:variant>
      <vt:variant>
        <vt:i4>5</vt:i4>
      </vt:variant>
      <vt:variant>
        <vt:lpwstr>http://www.kommersant.ru/news/lenta.html?id=60931</vt:lpwstr>
      </vt:variant>
      <vt:variant>
        <vt:lpwstr/>
      </vt:variant>
      <vt:variant>
        <vt:i4>3866723</vt:i4>
      </vt:variant>
      <vt:variant>
        <vt:i4>717</vt:i4>
      </vt:variant>
      <vt:variant>
        <vt:i4>0</vt:i4>
      </vt:variant>
      <vt:variant>
        <vt:i4>5</vt:i4>
      </vt:variant>
      <vt:variant>
        <vt:lpwstr>http://www.redstar.ru/2007/04/25_04/5_05.html</vt:lpwstr>
      </vt:variant>
      <vt:variant>
        <vt:lpwstr/>
      </vt:variant>
      <vt:variant>
        <vt:i4>1900612</vt:i4>
      </vt:variant>
      <vt:variant>
        <vt:i4>714</vt:i4>
      </vt:variant>
      <vt:variant>
        <vt:i4>0</vt:i4>
      </vt:variant>
      <vt:variant>
        <vt:i4>5</vt:i4>
      </vt:variant>
      <vt:variant>
        <vt:lpwstr>http://www.newsru.com/finance/01jun2009/khodorkovsky.html</vt:lpwstr>
      </vt:variant>
      <vt:variant>
        <vt:lpwstr/>
      </vt:variant>
      <vt:variant>
        <vt:i4>4849761</vt:i4>
      </vt:variant>
      <vt:variant>
        <vt:i4>711</vt:i4>
      </vt:variant>
      <vt:variant>
        <vt:i4>0</vt:i4>
      </vt:variant>
      <vt:variant>
        <vt:i4>5</vt:i4>
      </vt:variant>
      <vt:variant>
        <vt:lpwstr>http://weandworld.ru/economy/print:page,1,72-usa_com.html</vt:lpwstr>
      </vt:variant>
      <vt:variant>
        <vt:lpwstr/>
      </vt:variant>
      <vt:variant>
        <vt:i4>8126565</vt:i4>
      </vt:variant>
      <vt:variant>
        <vt:i4>708</vt:i4>
      </vt:variant>
      <vt:variant>
        <vt:i4>0</vt:i4>
      </vt:variant>
      <vt:variant>
        <vt:i4>5</vt:i4>
      </vt:variant>
      <vt:variant>
        <vt:lpwstr>http://www.1tv.ru/news/world/132398</vt:lpwstr>
      </vt:variant>
      <vt:variant>
        <vt:lpwstr/>
      </vt:variant>
      <vt:variant>
        <vt:i4>3276899</vt:i4>
      </vt:variant>
      <vt:variant>
        <vt:i4>705</vt:i4>
      </vt:variant>
      <vt:variant>
        <vt:i4>0</vt:i4>
      </vt:variant>
      <vt:variant>
        <vt:i4>5</vt:i4>
      </vt:variant>
      <vt:variant>
        <vt:lpwstr>http://www.nytimes-se.com/</vt:lpwstr>
      </vt:variant>
      <vt:variant>
        <vt:lpwstr/>
      </vt:variant>
      <vt:variant>
        <vt:i4>720900</vt:i4>
      </vt:variant>
      <vt:variant>
        <vt:i4>702</vt:i4>
      </vt:variant>
      <vt:variant>
        <vt:i4>0</vt:i4>
      </vt:variant>
      <vt:variant>
        <vt:i4>5</vt:i4>
      </vt:variant>
      <vt:variant>
        <vt:lpwstr>http://www.newsru.com/arch/world/12may2009/virus.html</vt:lpwstr>
      </vt:variant>
      <vt:variant>
        <vt:lpwstr/>
      </vt:variant>
      <vt:variant>
        <vt:i4>7733274</vt:i4>
      </vt:variant>
      <vt:variant>
        <vt:i4>699</vt:i4>
      </vt:variant>
      <vt:variant>
        <vt:i4>0</vt:i4>
      </vt:variant>
      <vt:variant>
        <vt:i4>5</vt:i4>
      </vt:variant>
      <vt:variant>
        <vt:lpwstr>http://online.wsj.com/article/SB124207326903607931.html</vt:lpwstr>
      </vt:variant>
      <vt:variant>
        <vt:lpwstr>mod=todays_us_page_one</vt:lpwstr>
      </vt:variant>
      <vt:variant>
        <vt:i4>3473449</vt:i4>
      </vt:variant>
      <vt:variant>
        <vt:i4>696</vt:i4>
      </vt:variant>
      <vt:variant>
        <vt:i4>0</vt:i4>
      </vt:variant>
      <vt:variant>
        <vt:i4>5</vt:i4>
      </vt:variant>
      <vt:variant>
        <vt:lpwstr>http://www.inopressa.ru/article/12May2009/wsj/bio.html</vt:lpwstr>
      </vt:variant>
      <vt:variant>
        <vt:lpwstr/>
      </vt:variant>
      <vt:variant>
        <vt:i4>6750280</vt:i4>
      </vt:variant>
      <vt:variant>
        <vt:i4>693</vt:i4>
      </vt:variant>
      <vt:variant>
        <vt:i4>0</vt:i4>
      </vt:variant>
      <vt:variant>
        <vt:i4>5</vt:i4>
      </vt:variant>
      <vt:variant>
        <vt:lpwstr>http://www.rf-agency.ru/acn/stat_ru</vt:lpwstr>
      </vt:variant>
      <vt:variant>
        <vt:lpwstr/>
      </vt:variant>
      <vt:variant>
        <vt:i4>5111880</vt:i4>
      </vt:variant>
      <vt:variant>
        <vt:i4>690</vt:i4>
      </vt:variant>
      <vt:variant>
        <vt:i4>0</vt:i4>
      </vt:variant>
      <vt:variant>
        <vt:i4>5</vt:i4>
      </vt:variant>
      <vt:variant>
        <vt:lpwstr>http://life.ru/news/52308</vt:lpwstr>
      </vt:variant>
      <vt:variant>
        <vt:lpwstr/>
      </vt:variant>
      <vt:variant>
        <vt:i4>4128874</vt:i4>
      </vt:variant>
      <vt:variant>
        <vt:i4>687</vt:i4>
      </vt:variant>
      <vt:variant>
        <vt:i4>0</vt:i4>
      </vt:variant>
      <vt:variant>
        <vt:i4>5</vt:i4>
      </vt:variant>
      <vt:variant>
        <vt:lpwstr>http://www.premier.gov.ru/events/2490.html</vt:lpwstr>
      </vt:variant>
      <vt:variant>
        <vt:lpwstr/>
      </vt:variant>
      <vt:variant>
        <vt:i4>6160464</vt:i4>
      </vt:variant>
      <vt:variant>
        <vt:i4>684</vt:i4>
      </vt:variant>
      <vt:variant>
        <vt:i4>0</vt:i4>
      </vt:variant>
      <vt:variant>
        <vt:i4>5</vt:i4>
      </vt:variant>
      <vt:variant>
        <vt:lpwstr>http://www.dollar-usd.ru/gosdolg.htm</vt:lpwstr>
      </vt:variant>
      <vt:variant>
        <vt:lpwstr/>
      </vt:variant>
      <vt:variant>
        <vt:i4>2556010</vt:i4>
      </vt:variant>
      <vt:variant>
        <vt:i4>681</vt:i4>
      </vt:variant>
      <vt:variant>
        <vt:i4>0</vt:i4>
      </vt:variant>
      <vt:variant>
        <vt:i4>5</vt:i4>
      </vt:variant>
      <vt:variant>
        <vt:lpwstr>http://www.interfax-religion.ru/?act=news&amp;div=30471</vt:lpwstr>
      </vt:variant>
      <vt:variant>
        <vt:lpwstr/>
      </vt:variant>
      <vt:variant>
        <vt:i4>6750280</vt:i4>
      </vt:variant>
      <vt:variant>
        <vt:i4>678</vt:i4>
      </vt:variant>
      <vt:variant>
        <vt:i4>0</vt:i4>
      </vt:variant>
      <vt:variant>
        <vt:i4>5</vt:i4>
      </vt:variant>
      <vt:variant>
        <vt:lpwstr>http://www.rf-agency.ru/acn/stat_ru</vt:lpwstr>
      </vt:variant>
      <vt:variant>
        <vt:lpwstr/>
      </vt:variant>
      <vt:variant>
        <vt:i4>1179727</vt:i4>
      </vt:variant>
      <vt:variant>
        <vt:i4>675</vt:i4>
      </vt:variant>
      <vt:variant>
        <vt:i4>0</vt:i4>
      </vt:variant>
      <vt:variant>
        <vt:i4>5</vt:i4>
      </vt:variant>
      <vt:variant>
        <vt:lpwstr>http://www.bookluck.ru/booktritu.html</vt:lpwstr>
      </vt:variant>
      <vt:variant>
        <vt:lpwstr/>
      </vt:variant>
      <vt:variant>
        <vt:i4>7209066</vt:i4>
      </vt:variant>
      <vt:variant>
        <vt:i4>672</vt:i4>
      </vt:variant>
      <vt:variant>
        <vt:i4>0</vt:i4>
      </vt:variant>
      <vt:variant>
        <vt:i4>5</vt:i4>
      </vt:variant>
      <vt:variant>
        <vt:lpwstr>http://click01.begun.ru/click.jsp?url=51ai6hIVFBURfMeETn7KmdaIiHL*4Pike-GOMvz9B8kDEaaOkxBgx*BBAmUEqYU3fZfSyr*-5IHthkl2*hRI8KUDnkw1qzT*Q72jWLMSbj8ZYFtN6a5W01a-oKL46yIKMGJRh-iphtuGDG2dRJnb-TgnxPQvWLeHT9ahudrxLpLpWCDoXjzZMdc73xaKHXhtb5EK0RL88gtm6MMO5uV6khT-4GVXQRz3GY0tD6z7cy61q-ASQL95L9PwVlxJStAWirab*5OL4sUg66ldJjYxc4w3X1NqA8hyuMJVQNxHlll1paBViSVpelnRxgw</vt:lpwstr>
      </vt:variant>
      <vt:variant>
        <vt:lpwstr/>
      </vt:variant>
      <vt:variant>
        <vt:i4>2949172</vt:i4>
      </vt:variant>
      <vt:variant>
        <vt:i4>669</vt:i4>
      </vt:variant>
      <vt:variant>
        <vt:i4>0</vt:i4>
      </vt:variant>
      <vt:variant>
        <vt:i4>5</vt:i4>
      </vt:variant>
      <vt:variant>
        <vt:lpwstr>http://www.hypernews.ru/search/?from=72&amp;id=9645</vt:lpwstr>
      </vt:variant>
      <vt:variant>
        <vt:lpwstr/>
      </vt:variant>
      <vt:variant>
        <vt:i4>1376268</vt:i4>
      </vt:variant>
      <vt:variant>
        <vt:i4>666</vt:i4>
      </vt:variant>
      <vt:variant>
        <vt:i4>0</vt:i4>
      </vt:variant>
      <vt:variant>
        <vt:i4>5</vt:i4>
      </vt:variant>
      <vt:variant>
        <vt:lpwstr>http://www.hypernews.ru/search/?from=72&amp;id=66487</vt:lpwstr>
      </vt:variant>
      <vt:variant>
        <vt:lpwstr/>
      </vt:variant>
      <vt:variant>
        <vt:i4>1703949</vt:i4>
      </vt:variant>
      <vt:variant>
        <vt:i4>663</vt:i4>
      </vt:variant>
      <vt:variant>
        <vt:i4>0</vt:i4>
      </vt:variant>
      <vt:variant>
        <vt:i4>5</vt:i4>
      </vt:variant>
      <vt:variant>
        <vt:lpwstr>http://www.hypernews.ru/search/?from=72&amp;id=66498</vt:lpwstr>
      </vt:variant>
      <vt:variant>
        <vt:lpwstr/>
      </vt:variant>
      <vt:variant>
        <vt:i4>1048581</vt:i4>
      </vt:variant>
      <vt:variant>
        <vt:i4>660</vt:i4>
      </vt:variant>
      <vt:variant>
        <vt:i4>0</vt:i4>
      </vt:variant>
      <vt:variant>
        <vt:i4>5</vt:i4>
      </vt:variant>
      <vt:variant>
        <vt:lpwstr>http://www.hypernews.ru/search/?from=72&amp;id=66610</vt:lpwstr>
      </vt:variant>
      <vt:variant>
        <vt:lpwstr/>
      </vt:variant>
      <vt:variant>
        <vt:i4>1245185</vt:i4>
      </vt:variant>
      <vt:variant>
        <vt:i4>657</vt:i4>
      </vt:variant>
      <vt:variant>
        <vt:i4>0</vt:i4>
      </vt:variant>
      <vt:variant>
        <vt:i4>5</vt:i4>
      </vt:variant>
      <vt:variant>
        <vt:lpwstr>http://www.hypernews.ru/search/?from=72&amp;id=66550</vt:lpwstr>
      </vt:variant>
      <vt:variant>
        <vt:lpwstr/>
      </vt:variant>
      <vt:variant>
        <vt:i4>1310727</vt:i4>
      </vt:variant>
      <vt:variant>
        <vt:i4>654</vt:i4>
      </vt:variant>
      <vt:variant>
        <vt:i4>0</vt:i4>
      </vt:variant>
      <vt:variant>
        <vt:i4>5</vt:i4>
      </vt:variant>
      <vt:variant>
        <vt:lpwstr>http://www.hypernews.ru/search/?from=72&amp;id=11144</vt:lpwstr>
      </vt:variant>
      <vt:variant>
        <vt:lpwstr/>
      </vt:variant>
      <vt:variant>
        <vt:i4>6553706</vt:i4>
      </vt:variant>
      <vt:variant>
        <vt:i4>651</vt:i4>
      </vt:variant>
      <vt:variant>
        <vt:i4>0</vt:i4>
      </vt:variant>
      <vt:variant>
        <vt:i4>5</vt:i4>
      </vt:variant>
      <vt:variant>
        <vt:lpwstr>http://spb.kp.ru/daily/24301.4/494816/</vt:lpwstr>
      </vt:variant>
      <vt:variant>
        <vt:lpwstr/>
      </vt:variant>
      <vt:variant>
        <vt:i4>3604583</vt:i4>
      </vt:variant>
      <vt:variant>
        <vt:i4>648</vt:i4>
      </vt:variant>
      <vt:variant>
        <vt:i4>0</vt:i4>
      </vt:variant>
      <vt:variant>
        <vt:i4>5</vt:i4>
      </vt:variant>
      <vt:variant>
        <vt:lpwstr>http://www.redstar.ru/2008/05/06_05/3_05.html</vt:lpwstr>
      </vt:variant>
      <vt:variant>
        <vt:lpwstr/>
      </vt:variant>
      <vt:variant>
        <vt:i4>6029329</vt:i4>
      </vt:variant>
      <vt:variant>
        <vt:i4>645</vt:i4>
      </vt:variant>
      <vt:variant>
        <vt:i4>0</vt:i4>
      </vt:variant>
      <vt:variant>
        <vt:i4>5</vt:i4>
      </vt:variant>
      <vt:variant>
        <vt:lpwstr>http://www.duel.ru/200920/?20_3_1</vt:lpwstr>
      </vt:variant>
      <vt:variant>
        <vt:lpwstr/>
      </vt:variant>
      <vt:variant>
        <vt:i4>6094938</vt:i4>
      </vt:variant>
      <vt:variant>
        <vt:i4>642</vt:i4>
      </vt:variant>
      <vt:variant>
        <vt:i4>0</vt:i4>
      </vt:variant>
      <vt:variant>
        <vt:i4>5</vt:i4>
      </vt:variant>
      <vt:variant>
        <vt:lpwstr>http://www.samru.ru/hitech/new/22903.html</vt:lpwstr>
      </vt:variant>
      <vt:variant>
        <vt:lpwstr/>
      </vt:variant>
      <vt:variant>
        <vt:i4>2556026</vt:i4>
      </vt:variant>
      <vt:variant>
        <vt:i4>639</vt:i4>
      </vt:variant>
      <vt:variant>
        <vt:i4>0</vt:i4>
      </vt:variant>
      <vt:variant>
        <vt:i4>5</vt:i4>
      </vt:variant>
      <vt:variant>
        <vt:lpwstr>http://news.ntv.ru/156502/video</vt:lpwstr>
      </vt:variant>
      <vt:variant>
        <vt:lpwstr/>
      </vt:variant>
      <vt:variant>
        <vt:i4>4915272</vt:i4>
      </vt:variant>
      <vt:variant>
        <vt:i4>636</vt:i4>
      </vt:variant>
      <vt:variant>
        <vt:i4>0</vt:i4>
      </vt:variant>
      <vt:variant>
        <vt:i4>5</vt:i4>
      </vt:variant>
      <vt:variant>
        <vt:lpwstr>http://www.pereplet.ru/misl/inkv.html</vt:lpwstr>
      </vt:variant>
      <vt:variant>
        <vt:lpwstr/>
      </vt:variant>
      <vt:variant>
        <vt:i4>1376367</vt:i4>
      </vt:variant>
      <vt:variant>
        <vt:i4>633</vt:i4>
      </vt:variant>
      <vt:variant>
        <vt:i4>0</vt:i4>
      </vt:variant>
      <vt:variant>
        <vt:i4>5</vt:i4>
      </vt:variant>
      <vt:variant>
        <vt:lpwstr>http://www.newsru.com/russia/23may2009/komm_print.html</vt:lpwstr>
      </vt:variant>
      <vt:variant>
        <vt:lpwstr/>
      </vt:variant>
      <vt:variant>
        <vt:i4>4915315</vt:i4>
      </vt:variant>
      <vt:variant>
        <vt:i4>630</vt:i4>
      </vt:variant>
      <vt:variant>
        <vt:i4>0</vt:i4>
      </vt:variant>
      <vt:variant>
        <vt:i4>5</vt:i4>
      </vt:variant>
      <vt:variant>
        <vt:lpwstr>http://kprf.ru/rus_soc/63727.html</vt:lpwstr>
      </vt:variant>
      <vt:variant>
        <vt:lpwstr/>
      </vt:variant>
      <vt:variant>
        <vt:i4>4063359</vt:i4>
      </vt:variant>
      <vt:variant>
        <vt:i4>627</vt:i4>
      </vt:variant>
      <vt:variant>
        <vt:i4>0</vt:i4>
      </vt:variant>
      <vt:variant>
        <vt:i4>5</vt:i4>
      </vt:variant>
      <vt:variant>
        <vt:lpwstr>http://www.biblia.ru/news/show/?312</vt:lpwstr>
      </vt:variant>
      <vt:variant>
        <vt:lpwstr/>
      </vt:variant>
      <vt:variant>
        <vt:i4>2687084</vt:i4>
      </vt:variant>
      <vt:variant>
        <vt:i4>624</vt:i4>
      </vt:variant>
      <vt:variant>
        <vt:i4>0</vt:i4>
      </vt:variant>
      <vt:variant>
        <vt:i4>5</vt:i4>
      </vt:variant>
      <vt:variant>
        <vt:lpwstr>http://www.pravoslavie.ru/analit/global/intzuganov.htm</vt:lpwstr>
      </vt:variant>
      <vt:variant>
        <vt:lpwstr/>
      </vt:variant>
      <vt:variant>
        <vt:i4>3473515</vt:i4>
      </vt:variant>
      <vt:variant>
        <vt:i4>621</vt:i4>
      </vt:variant>
      <vt:variant>
        <vt:i4>0</vt:i4>
      </vt:variant>
      <vt:variant>
        <vt:i4>5</vt:i4>
      </vt:variant>
      <vt:variant>
        <vt:lpwstr>http://www.wsws.org/ru/erbe/ch13.shtml</vt:lpwstr>
      </vt:variant>
      <vt:variant>
        <vt:lpwstr/>
      </vt:variant>
      <vt:variant>
        <vt:i4>4980767</vt:i4>
      </vt:variant>
      <vt:variant>
        <vt:i4>618</vt:i4>
      </vt:variant>
      <vt:variant>
        <vt:i4>0</vt:i4>
      </vt:variant>
      <vt:variant>
        <vt:i4>5</vt:i4>
      </vt:variant>
      <vt:variant>
        <vt:lpwstr>http://finam.fm/archive-view/1193/print/</vt:lpwstr>
      </vt:variant>
      <vt:variant>
        <vt:lpwstr/>
      </vt:variant>
      <vt:variant>
        <vt:i4>1123</vt:i4>
      </vt:variant>
      <vt:variant>
        <vt:i4>615</vt:i4>
      </vt:variant>
      <vt:variant>
        <vt:i4>0</vt:i4>
      </vt:variant>
      <vt:variant>
        <vt:i4>5</vt:i4>
      </vt:variant>
      <vt:variant>
        <vt:lpwstr>http://ru.wikipedia.org/wiki/Доллар_Джона_Кеннеди</vt:lpwstr>
      </vt:variant>
      <vt:variant>
        <vt:lpwstr/>
      </vt:variant>
      <vt:variant>
        <vt:i4>196678</vt:i4>
      </vt:variant>
      <vt:variant>
        <vt:i4>612</vt:i4>
      </vt:variant>
      <vt:variant>
        <vt:i4>0</vt:i4>
      </vt:variant>
      <vt:variant>
        <vt:i4>5</vt:i4>
      </vt:variant>
      <vt:variant>
        <vt:lpwstr>http://nstarikov.ru/</vt:lpwstr>
      </vt:variant>
      <vt:variant>
        <vt:lpwstr/>
      </vt:variant>
      <vt:variant>
        <vt:i4>2031672</vt:i4>
      </vt:variant>
      <vt:variant>
        <vt:i4>609</vt:i4>
      </vt:variant>
      <vt:variant>
        <vt:i4>0</vt:i4>
      </vt:variant>
      <vt:variant>
        <vt:i4>5</vt:i4>
      </vt:variant>
      <vt:variant>
        <vt:lpwstr>http://kprf.ru/party_live/66788.html</vt:lpwstr>
      </vt:variant>
      <vt:variant>
        <vt:lpwstr/>
      </vt:variant>
      <vt:variant>
        <vt:i4>2293883</vt:i4>
      </vt:variant>
      <vt:variant>
        <vt:i4>606</vt:i4>
      </vt:variant>
      <vt:variant>
        <vt:i4>0</vt:i4>
      </vt:variant>
      <vt:variant>
        <vt:i4>5</vt:i4>
      </vt:variant>
      <vt:variant>
        <vt:lpwstr>http://www.koob.ru/books/other/spor_o_sione.zip</vt:lpwstr>
      </vt:variant>
      <vt:variant>
        <vt:lpwstr/>
      </vt:variant>
      <vt:variant>
        <vt:i4>1179727</vt:i4>
      </vt:variant>
      <vt:variant>
        <vt:i4>603</vt:i4>
      </vt:variant>
      <vt:variant>
        <vt:i4>0</vt:i4>
      </vt:variant>
      <vt:variant>
        <vt:i4>5</vt:i4>
      </vt:variant>
      <vt:variant>
        <vt:lpwstr>http://www.bookluck.ru/booktritu.html</vt:lpwstr>
      </vt:variant>
      <vt:variant>
        <vt:lpwstr/>
      </vt:variant>
      <vt:variant>
        <vt:i4>4194306</vt:i4>
      </vt:variant>
      <vt:variant>
        <vt:i4>600</vt:i4>
      </vt:variant>
      <vt:variant>
        <vt:i4>0</vt:i4>
      </vt:variant>
      <vt:variant>
        <vt:i4>5</vt:i4>
      </vt:variant>
      <vt:variant>
        <vt:lpwstr>http://www.razumei.ru/lastlib/otherbooks/375</vt:lpwstr>
      </vt:variant>
      <vt:variant>
        <vt:lpwstr/>
      </vt:variant>
      <vt:variant>
        <vt:i4>6946912</vt:i4>
      </vt:variant>
      <vt:variant>
        <vt:i4>597</vt:i4>
      </vt:variant>
      <vt:variant>
        <vt:i4>0</vt:i4>
      </vt:variant>
      <vt:variant>
        <vt:i4>5</vt:i4>
      </vt:variant>
      <vt:variant>
        <vt:lpwstr>http://www.marxists.org/russkij/marx/1848/manifesto.htm</vt:lpwstr>
      </vt:variant>
      <vt:variant>
        <vt:lpwstr/>
      </vt:variant>
      <vt:variant>
        <vt:i4>3604522</vt:i4>
      </vt:variant>
      <vt:variant>
        <vt:i4>594</vt:i4>
      </vt:variant>
      <vt:variant>
        <vt:i4>0</vt:i4>
      </vt:variant>
      <vt:variant>
        <vt:i4>5</vt:i4>
      </vt:variant>
      <vt:variant>
        <vt:lpwstr>http://www.prazdnuem.ru/holidays/1may/chicago.phtml</vt:lpwstr>
      </vt:variant>
      <vt:variant>
        <vt:lpwstr/>
      </vt:variant>
      <vt:variant>
        <vt:i4>7077927</vt:i4>
      </vt:variant>
      <vt:variant>
        <vt:i4>591</vt:i4>
      </vt:variant>
      <vt:variant>
        <vt:i4>0</vt:i4>
      </vt:variant>
      <vt:variant>
        <vt:i4>5</vt:i4>
      </vt:variant>
      <vt:variant>
        <vt:lpwstr>http://zavtra.ru/cgi//veil//data/zavtra/09/806/11.html</vt:lpwstr>
      </vt:variant>
      <vt:variant>
        <vt:lpwstr/>
      </vt:variant>
      <vt:variant>
        <vt:i4>7798842</vt:i4>
      </vt:variant>
      <vt:variant>
        <vt:i4>588</vt:i4>
      </vt:variant>
      <vt:variant>
        <vt:i4>0</vt:i4>
      </vt:variant>
      <vt:variant>
        <vt:i4>5</vt:i4>
      </vt:variant>
      <vt:variant>
        <vt:lpwstr>http://www.bibliotekar.ru/encSlov/15/75.htm</vt:lpwstr>
      </vt:variant>
      <vt:variant>
        <vt:lpwstr/>
      </vt:variant>
      <vt:variant>
        <vt:i4>7143520</vt:i4>
      </vt:variant>
      <vt:variant>
        <vt:i4>585</vt:i4>
      </vt:variant>
      <vt:variant>
        <vt:i4>0</vt:i4>
      </vt:variant>
      <vt:variant>
        <vt:i4>5</vt:i4>
      </vt:variant>
      <vt:variant>
        <vt:lpwstr>http://lib.aldebaran.ru/author/solonevich_ivan/solonevich_ivan_narodnaya_monarhiya/</vt:lpwstr>
      </vt:variant>
      <vt:variant>
        <vt:lpwstr/>
      </vt:variant>
      <vt:variant>
        <vt:i4>5636099</vt:i4>
      </vt:variant>
      <vt:variant>
        <vt:i4>582</vt:i4>
      </vt:variant>
      <vt:variant>
        <vt:i4>0</vt:i4>
      </vt:variant>
      <vt:variant>
        <vt:i4>5</vt:i4>
      </vt:variant>
      <vt:variant>
        <vt:lpwstr>http://spb.kp.ru/daily/24290.4/484507/print/</vt:lpwstr>
      </vt:variant>
      <vt:variant>
        <vt:lpwstr/>
      </vt:variant>
      <vt:variant>
        <vt:i4>3866659</vt:i4>
      </vt:variant>
      <vt:variant>
        <vt:i4>579</vt:i4>
      </vt:variant>
      <vt:variant>
        <vt:i4>0</vt:i4>
      </vt:variant>
      <vt:variant>
        <vt:i4>5</vt:i4>
      </vt:variant>
      <vt:variant>
        <vt:lpwstr>http://www.pravbeseda.ru/library/index.php?page=book&amp;id=464</vt:lpwstr>
      </vt:variant>
      <vt:variant>
        <vt:lpwstr/>
      </vt:variant>
      <vt:variant>
        <vt:i4>5505067</vt:i4>
      </vt:variant>
      <vt:variant>
        <vt:i4>576</vt:i4>
      </vt:variant>
      <vt:variant>
        <vt:i4>0</vt:i4>
      </vt:variant>
      <vt:variant>
        <vt:i4>5</vt:i4>
      </vt:variant>
      <vt:variant>
        <vt:lpwstr>http://militera.lib.ru/research/martirosyan_ab/</vt:lpwstr>
      </vt:variant>
      <vt:variant>
        <vt:lpwstr/>
      </vt:variant>
      <vt:variant>
        <vt:i4>8257545</vt:i4>
      </vt:variant>
      <vt:variant>
        <vt:i4>573</vt:i4>
      </vt:variant>
      <vt:variant>
        <vt:i4>0</vt:i4>
      </vt:variant>
      <vt:variant>
        <vt:i4>5</vt:i4>
      </vt:variant>
      <vt:variant>
        <vt:lpwstr>http://www.damian.ru/Cerkov_i_sovremennost/IvanovPK/ivanov_pk_taina_sviatyh.htm</vt:lpwstr>
      </vt:variant>
      <vt:variant>
        <vt:lpwstr/>
      </vt:variant>
      <vt:variant>
        <vt:i4>5177366</vt:i4>
      </vt:variant>
      <vt:variant>
        <vt:i4>570</vt:i4>
      </vt:variant>
      <vt:variant>
        <vt:i4>0</vt:i4>
      </vt:variant>
      <vt:variant>
        <vt:i4>5</vt:i4>
      </vt:variant>
      <vt:variant>
        <vt:lpwstr>http://www.nameofrussia.ru/person.html?id=84</vt:lpwstr>
      </vt:variant>
      <vt:variant>
        <vt:lpwstr/>
      </vt:variant>
      <vt:variant>
        <vt:i4>5898314</vt:i4>
      </vt:variant>
      <vt:variant>
        <vt:i4>567</vt:i4>
      </vt:variant>
      <vt:variant>
        <vt:i4>0</vt:i4>
      </vt:variant>
      <vt:variant>
        <vt:i4>5</vt:i4>
      </vt:variant>
      <vt:variant>
        <vt:lpwstr>http://www.pravda.ru/print/culture/cultural-history/museums/264725-evfrosinija-0</vt:lpwstr>
      </vt:variant>
      <vt:variant>
        <vt:lpwstr/>
      </vt:variant>
      <vt:variant>
        <vt:i4>8126512</vt:i4>
      </vt:variant>
      <vt:variant>
        <vt:i4>564</vt:i4>
      </vt:variant>
      <vt:variant>
        <vt:i4>0</vt:i4>
      </vt:variant>
      <vt:variant>
        <vt:i4>5</vt:i4>
      </vt:variant>
      <vt:variant>
        <vt:lpwstr>http://www.newsru.com/world/03aug2008/lydi.html</vt:lpwstr>
      </vt:variant>
      <vt:variant>
        <vt:lpwstr/>
      </vt:variant>
      <vt:variant>
        <vt:i4>6553645</vt:i4>
      </vt:variant>
      <vt:variant>
        <vt:i4>561</vt:i4>
      </vt:variant>
      <vt:variant>
        <vt:i4>0</vt:i4>
      </vt:variant>
      <vt:variant>
        <vt:i4>5</vt:i4>
      </vt:variant>
      <vt:variant>
        <vt:lpwstr>http://www.music.kz/2006/03/21/retsenziya-filma-dobroy-nochi-i-udachi/</vt:lpwstr>
      </vt:variant>
      <vt:variant>
        <vt:lpwstr/>
      </vt:variant>
      <vt:variant>
        <vt:i4>8126536</vt:i4>
      </vt:variant>
      <vt:variant>
        <vt:i4>558</vt:i4>
      </vt:variant>
      <vt:variant>
        <vt:i4>0</vt:i4>
      </vt:variant>
      <vt:variant>
        <vt:i4>5</vt:i4>
      </vt:variant>
      <vt:variant>
        <vt:lpwstr>http://ru.wikipedia.org/wiki/%D0%9A%D1%80%D0%BE%D0%BD%D0%BA%D0%B0%D0%B9%D1%82,_%D0%A3%D0%BE%D0%BB%D1%82%D0%B5%D1%80</vt:lpwstr>
      </vt:variant>
      <vt:variant>
        <vt:lpwstr/>
      </vt:variant>
      <vt:variant>
        <vt:i4>786466</vt:i4>
      </vt:variant>
      <vt:variant>
        <vt:i4>555</vt:i4>
      </vt:variant>
      <vt:variant>
        <vt:i4>0</vt:i4>
      </vt:variant>
      <vt:variant>
        <vt:i4>5</vt:i4>
      </vt:variant>
      <vt:variant>
        <vt:lpwstr>http://ru.wikipedia.org/wiki/%D0%9E%D0%B1%D1%89%D0%B5%D1%81%D1%82%D0%B2%D0%B5%D0%BD%D0%BD%D0%BE%D0%B5_%D0%BC%D0%BD%D0%B5%D0%BD%D0%B8%D0%B5</vt:lpwstr>
      </vt:variant>
      <vt:variant>
        <vt:lpwstr/>
      </vt:variant>
      <vt:variant>
        <vt:i4>1572940</vt:i4>
      </vt:variant>
      <vt:variant>
        <vt:i4>552</vt:i4>
      </vt:variant>
      <vt:variant>
        <vt:i4>0</vt:i4>
      </vt:variant>
      <vt:variant>
        <vt:i4>5</vt:i4>
      </vt:variant>
      <vt:variant>
        <vt:lpwstr>http://ru.wikipedia.org/wiki/CBS</vt:lpwstr>
      </vt:variant>
      <vt:variant>
        <vt:lpwstr/>
      </vt:variant>
      <vt:variant>
        <vt:i4>8126526</vt:i4>
      </vt:variant>
      <vt:variant>
        <vt:i4>549</vt:i4>
      </vt:variant>
      <vt:variant>
        <vt:i4>0</vt:i4>
      </vt:variant>
      <vt:variant>
        <vt:i4>5</vt:i4>
      </vt:variant>
      <vt:variant>
        <vt:lpwstr>http://ru.wikipedia.org/wiki/%D0%A2%D0%B5%D0%BB%D0%B5%D0%B2%D0%B5%D0%B4%D1%83%D1%89%D0%B8%D0%B9</vt:lpwstr>
      </vt:variant>
      <vt:variant>
        <vt:lpwstr/>
      </vt:variant>
      <vt:variant>
        <vt:i4>8126517</vt:i4>
      </vt:variant>
      <vt:variant>
        <vt:i4>546</vt:i4>
      </vt:variant>
      <vt:variant>
        <vt:i4>0</vt:i4>
      </vt:variant>
      <vt:variant>
        <vt:i4>5</vt:i4>
      </vt:variant>
      <vt:variant>
        <vt:lpwstr>http://ru.wikipedia.org/wiki/%D0%A2%D0%B5%D0%BB%D0%B5%D0%B6%D1%83%D1%80%D0%BD%D0%B0%D0%BB%D0%B8%D1%81%D1%82</vt:lpwstr>
      </vt:variant>
      <vt:variant>
        <vt:lpwstr/>
      </vt:variant>
      <vt:variant>
        <vt:i4>524311</vt:i4>
      </vt:variant>
      <vt:variant>
        <vt:i4>543</vt:i4>
      </vt:variant>
      <vt:variant>
        <vt:i4>0</vt:i4>
      </vt:variant>
      <vt:variant>
        <vt:i4>5</vt:i4>
      </vt:variant>
      <vt:variant>
        <vt:lpwstr>http://ru.wikipedia.org/wiki/1916</vt:lpwstr>
      </vt:variant>
      <vt:variant>
        <vt:lpwstr/>
      </vt:variant>
      <vt:variant>
        <vt:i4>6750231</vt:i4>
      </vt:variant>
      <vt:variant>
        <vt:i4>540</vt:i4>
      </vt:variant>
      <vt:variant>
        <vt:i4>0</vt:i4>
      </vt:variant>
      <vt:variant>
        <vt:i4>5</vt:i4>
      </vt:variant>
      <vt:variant>
        <vt:lpwstr>http://ru.wikipedia.org/wiki/4_%D0%BD%D0%BE%D1%8F%D0%B1%D1%80%D1%8F</vt:lpwstr>
      </vt:variant>
      <vt:variant>
        <vt:lpwstr/>
      </vt:variant>
      <vt:variant>
        <vt:i4>327803</vt:i4>
      </vt:variant>
      <vt:variant>
        <vt:i4>537</vt:i4>
      </vt:variant>
      <vt:variant>
        <vt:i4>0</vt:i4>
      </vt:variant>
      <vt:variant>
        <vt:i4>5</vt:i4>
      </vt:variant>
      <vt:variant>
        <vt:lpwstr>http://ru.wikipedia.org/wiki/%D0%90%D0%BD%D0%B3%D0%BB%D0%B8%D0%B9%D1%81%D0%BA%D0%B8%D0%B9_%D1%8F%D0%B7%D1%8B%D0%BA</vt:lpwstr>
      </vt:variant>
      <vt:variant>
        <vt:lpwstr/>
      </vt:variant>
      <vt:variant>
        <vt:i4>2228224</vt:i4>
      </vt:variant>
      <vt:variant>
        <vt:i4>534</vt:i4>
      </vt:variant>
      <vt:variant>
        <vt:i4>0</vt:i4>
      </vt:variant>
      <vt:variant>
        <vt:i4>5</vt:i4>
      </vt:variant>
      <vt:variant>
        <vt:lpwstr>http://www.c-cafe.ru/days/bio/12/085_12.php</vt:lpwstr>
      </vt:variant>
      <vt:variant>
        <vt:lpwstr/>
      </vt:variant>
      <vt:variant>
        <vt:i4>7733293</vt:i4>
      </vt:variant>
      <vt:variant>
        <vt:i4>531</vt:i4>
      </vt:variant>
      <vt:variant>
        <vt:i4>0</vt:i4>
      </vt:variant>
      <vt:variant>
        <vt:i4>5</vt:i4>
      </vt:variant>
      <vt:variant>
        <vt:lpwstr>http://www.democracy.ru/quotes.php</vt:lpwstr>
      </vt:variant>
      <vt:variant>
        <vt:lpwstr/>
      </vt:variant>
      <vt:variant>
        <vt:i4>7733293</vt:i4>
      </vt:variant>
      <vt:variant>
        <vt:i4>528</vt:i4>
      </vt:variant>
      <vt:variant>
        <vt:i4>0</vt:i4>
      </vt:variant>
      <vt:variant>
        <vt:i4>5</vt:i4>
      </vt:variant>
      <vt:variant>
        <vt:lpwstr>http://www.democracy.ru/quotes.php</vt:lpwstr>
      </vt:variant>
      <vt:variant>
        <vt:lpwstr/>
      </vt:variant>
      <vt:variant>
        <vt:i4>7667833</vt:i4>
      </vt:variant>
      <vt:variant>
        <vt:i4>525</vt:i4>
      </vt:variant>
      <vt:variant>
        <vt:i4>0</vt:i4>
      </vt:variant>
      <vt:variant>
        <vt:i4>5</vt:i4>
      </vt:variant>
      <vt:variant>
        <vt:lpwstr>http://www.vy-narod.ru/quotes.shtml</vt:lpwstr>
      </vt:variant>
      <vt:variant>
        <vt:lpwstr/>
      </vt:variant>
      <vt:variant>
        <vt:i4>5308443</vt:i4>
      </vt:variant>
      <vt:variant>
        <vt:i4>522</vt:i4>
      </vt:variant>
      <vt:variant>
        <vt:i4>0</vt:i4>
      </vt:variant>
      <vt:variant>
        <vt:i4>5</vt:i4>
      </vt:variant>
      <vt:variant>
        <vt:lpwstr>http://sibir.rian.ru/incidents/20090505/81783407.html</vt:lpwstr>
      </vt:variant>
      <vt:variant>
        <vt:lpwstr/>
      </vt:variant>
      <vt:variant>
        <vt:i4>4390912</vt:i4>
      </vt:variant>
      <vt:variant>
        <vt:i4>519</vt:i4>
      </vt:variant>
      <vt:variant>
        <vt:i4>0</vt:i4>
      </vt:variant>
      <vt:variant>
        <vt:i4>5</vt:i4>
      </vt:variant>
      <vt:variant>
        <vt:lpwstr>http://www.portalus.ru/modules/shkola/rus_readme.php?subaction=showfull&amp;id=1193138551&amp;archive=1195596785&amp;start_from=&amp;ucat=&amp;</vt:lpwstr>
      </vt:variant>
      <vt:variant>
        <vt:lpwstr/>
      </vt:variant>
      <vt:variant>
        <vt:i4>3801211</vt:i4>
      </vt:variant>
      <vt:variant>
        <vt:i4>516</vt:i4>
      </vt:variant>
      <vt:variant>
        <vt:i4>0</vt:i4>
      </vt:variant>
      <vt:variant>
        <vt:i4>5</vt:i4>
      </vt:variant>
      <vt:variant>
        <vt:lpwstr>http://www.contr-tv.ru/print/2015/</vt:lpwstr>
      </vt:variant>
      <vt:variant>
        <vt:lpwstr/>
      </vt:variant>
      <vt:variant>
        <vt:i4>2359420</vt:i4>
      </vt:variant>
      <vt:variant>
        <vt:i4>513</vt:i4>
      </vt:variant>
      <vt:variant>
        <vt:i4>0</vt:i4>
      </vt:variant>
      <vt:variant>
        <vt:i4>5</vt:i4>
      </vt:variant>
      <vt:variant>
        <vt:lpwstr>http://www.newsru.com/russia/14may2009/father.html</vt:lpwstr>
      </vt:variant>
      <vt:variant>
        <vt:lpwstr/>
      </vt:variant>
      <vt:variant>
        <vt:i4>8323172</vt:i4>
      </vt:variant>
      <vt:variant>
        <vt:i4>510</vt:i4>
      </vt:variant>
      <vt:variant>
        <vt:i4>0</vt:i4>
      </vt:variant>
      <vt:variant>
        <vt:i4>5</vt:i4>
      </vt:variant>
      <vt:variant>
        <vt:lpwstr>http://www.mk.ru/social/274749.html</vt:lpwstr>
      </vt:variant>
      <vt:variant>
        <vt:lpwstr/>
      </vt:variant>
      <vt:variant>
        <vt:i4>4587591</vt:i4>
      </vt:variant>
      <vt:variant>
        <vt:i4>507</vt:i4>
      </vt:variant>
      <vt:variant>
        <vt:i4>0</vt:i4>
      </vt:variant>
      <vt:variant>
        <vt:i4>5</vt:i4>
      </vt:variant>
      <vt:variant>
        <vt:lpwstr>http://www.kp.ru/daily/24241/440437/</vt:lpwstr>
      </vt:variant>
      <vt:variant>
        <vt:lpwstr/>
      </vt:variant>
      <vt:variant>
        <vt:i4>7667830</vt:i4>
      </vt:variant>
      <vt:variant>
        <vt:i4>504</vt:i4>
      </vt:variant>
      <vt:variant>
        <vt:i4>0</vt:i4>
      </vt:variant>
      <vt:variant>
        <vt:i4>5</vt:i4>
      </vt:variant>
      <vt:variant>
        <vt:lpwstr>http://www.fantlab.ru/work9958</vt:lpwstr>
      </vt:variant>
      <vt:variant>
        <vt:lpwstr/>
      </vt:variant>
      <vt:variant>
        <vt:i4>327773</vt:i4>
      </vt:variant>
      <vt:variant>
        <vt:i4>501</vt:i4>
      </vt:variant>
      <vt:variant>
        <vt:i4>0</vt:i4>
      </vt:variant>
      <vt:variant>
        <vt:i4>5</vt:i4>
      </vt:variant>
      <vt:variant>
        <vt:lpwstr>http://www.edu.ru/db/portal/spe/os_zip/061000_2000.html</vt:lpwstr>
      </vt:variant>
      <vt:variant>
        <vt:lpwstr/>
      </vt:variant>
      <vt:variant>
        <vt:i4>6946920</vt:i4>
      </vt:variant>
      <vt:variant>
        <vt:i4>498</vt:i4>
      </vt:variant>
      <vt:variant>
        <vt:i4>0</vt:i4>
      </vt:variant>
      <vt:variant>
        <vt:i4>5</vt:i4>
      </vt:variant>
      <vt:variant>
        <vt:lpwstr>http://www.timashev.ru/Kozyrev/</vt:lpwstr>
      </vt:variant>
      <vt:variant>
        <vt:lpwstr/>
      </vt:variant>
      <vt:variant>
        <vt:i4>7667802</vt:i4>
      </vt:variant>
      <vt:variant>
        <vt:i4>495</vt:i4>
      </vt:variant>
      <vt:variant>
        <vt:i4>0</vt:i4>
      </vt:variant>
      <vt:variant>
        <vt:i4>5</vt:i4>
      </vt:variant>
      <vt:variant>
        <vt:lpwstr>http://publ.lib.ru/ARCHIVES/G/GILMER_Tomas_K/_Gilmer_T._K..html</vt:lpwstr>
      </vt:variant>
      <vt:variant>
        <vt:lpwstr/>
      </vt:variant>
      <vt:variant>
        <vt:i4>6094892</vt:i4>
      </vt:variant>
      <vt:variant>
        <vt:i4>492</vt:i4>
      </vt:variant>
      <vt:variant>
        <vt:i4>0</vt:i4>
      </vt:variant>
      <vt:variant>
        <vt:i4>5</vt:i4>
      </vt:variant>
      <vt:variant>
        <vt:lpwstr>http://www.newsru.com/world/29apr2009/best_restroom.html</vt:lpwstr>
      </vt:variant>
      <vt:variant>
        <vt:lpwstr/>
      </vt:variant>
      <vt:variant>
        <vt:i4>5308486</vt:i4>
      </vt:variant>
      <vt:variant>
        <vt:i4>489</vt:i4>
      </vt:variant>
      <vt:variant>
        <vt:i4>0</vt:i4>
      </vt:variant>
      <vt:variant>
        <vt:i4>5</vt:i4>
      </vt:variant>
      <vt:variant>
        <vt:lpwstr>http://spb.kp.ru/daily/24284/479298/</vt:lpwstr>
      </vt:variant>
      <vt:variant>
        <vt:lpwstr/>
      </vt:variant>
      <vt:variant>
        <vt:i4>7143498</vt:i4>
      </vt:variant>
      <vt:variant>
        <vt:i4>486</vt:i4>
      </vt:variant>
      <vt:variant>
        <vt:i4>0</vt:i4>
      </vt:variant>
      <vt:variant>
        <vt:i4>5</vt:i4>
      </vt:variant>
      <vt:variant>
        <vt:lpwstr>http://www.pseudology.org/state/Cons_usaAM.htm</vt:lpwstr>
      </vt:variant>
      <vt:variant>
        <vt:lpwstr/>
      </vt:variant>
      <vt:variant>
        <vt:i4>43</vt:i4>
      </vt:variant>
      <vt:variant>
        <vt:i4>483</vt:i4>
      </vt:variant>
      <vt:variant>
        <vt:i4>0</vt:i4>
      </vt:variant>
      <vt:variant>
        <vt:i4>5</vt:i4>
      </vt:variant>
      <vt:variant>
        <vt:lpwstr>http://www.pseudology.org/state/Cons_usa.html</vt:lpwstr>
      </vt:variant>
      <vt:variant>
        <vt:lpwstr/>
      </vt:variant>
      <vt:variant>
        <vt:i4>7733293</vt:i4>
      </vt:variant>
      <vt:variant>
        <vt:i4>480</vt:i4>
      </vt:variant>
      <vt:variant>
        <vt:i4>0</vt:i4>
      </vt:variant>
      <vt:variant>
        <vt:i4>5</vt:i4>
      </vt:variant>
      <vt:variant>
        <vt:lpwstr>http://www.democracy.ru/quotes.php</vt:lpwstr>
      </vt:variant>
      <vt:variant>
        <vt:lpwstr/>
      </vt:variant>
      <vt:variant>
        <vt:i4>43</vt:i4>
      </vt:variant>
      <vt:variant>
        <vt:i4>477</vt:i4>
      </vt:variant>
      <vt:variant>
        <vt:i4>0</vt:i4>
      </vt:variant>
      <vt:variant>
        <vt:i4>5</vt:i4>
      </vt:variant>
      <vt:variant>
        <vt:lpwstr>http://www.pseudology.org/state/Cons_usa.html</vt:lpwstr>
      </vt:variant>
      <vt:variant>
        <vt:lpwstr/>
      </vt:variant>
      <vt:variant>
        <vt:i4>4653174</vt:i4>
      </vt:variant>
      <vt:variant>
        <vt:i4>474</vt:i4>
      </vt:variant>
      <vt:variant>
        <vt:i4>0</vt:i4>
      </vt:variant>
      <vt:variant>
        <vt:i4>5</vt:i4>
      </vt:variant>
      <vt:variant>
        <vt:lpwstr>http://www.serann.ru/t/t219_0.html</vt:lpwstr>
      </vt:variant>
      <vt:variant>
        <vt:lpwstr/>
      </vt:variant>
      <vt:variant>
        <vt:i4>2031637</vt:i4>
      </vt:variant>
      <vt:variant>
        <vt:i4>471</vt:i4>
      </vt:variant>
      <vt:variant>
        <vt:i4>0</vt:i4>
      </vt:variant>
      <vt:variant>
        <vt:i4>5</vt:i4>
      </vt:variant>
      <vt:variant>
        <vt:lpwstr>http://www.arteksgroup.com/Article_about_crisis3.html</vt:lpwstr>
      </vt:variant>
      <vt:variant>
        <vt:lpwstr/>
      </vt:variant>
      <vt:variant>
        <vt:i4>1966101</vt:i4>
      </vt:variant>
      <vt:variant>
        <vt:i4>468</vt:i4>
      </vt:variant>
      <vt:variant>
        <vt:i4>0</vt:i4>
      </vt:variant>
      <vt:variant>
        <vt:i4>5</vt:i4>
      </vt:variant>
      <vt:variant>
        <vt:lpwstr>http://www.arteksgroup.com/Article_about_crisis2.html</vt:lpwstr>
      </vt:variant>
      <vt:variant>
        <vt:lpwstr/>
      </vt:variant>
      <vt:variant>
        <vt:i4>70583371</vt:i4>
      </vt:variant>
      <vt:variant>
        <vt:i4>465</vt:i4>
      </vt:variant>
      <vt:variant>
        <vt:i4>0</vt:i4>
      </vt:variant>
      <vt:variant>
        <vt:i4>5</vt:i4>
      </vt:variant>
      <vt:variant>
        <vt:lpwstr>http://ru.wikipedia.org/wiki/Война_за_независимость_США</vt:lpwstr>
      </vt:variant>
      <vt:variant>
        <vt:lpwstr/>
      </vt:variant>
      <vt:variant>
        <vt:i4>2621488</vt:i4>
      </vt:variant>
      <vt:variant>
        <vt:i4>462</vt:i4>
      </vt:variant>
      <vt:variant>
        <vt:i4>0</vt:i4>
      </vt:variant>
      <vt:variant>
        <vt:i4>5</vt:i4>
      </vt:variant>
      <vt:variant>
        <vt:lpwstr>http://www.vupkro.ru/Enc.ashx?item=5601</vt:lpwstr>
      </vt:variant>
      <vt:variant>
        <vt:lpwstr/>
      </vt:variant>
      <vt:variant>
        <vt:i4>2621541</vt:i4>
      </vt:variant>
      <vt:variant>
        <vt:i4>459</vt:i4>
      </vt:variant>
      <vt:variant>
        <vt:i4>0</vt:i4>
      </vt:variant>
      <vt:variant>
        <vt:i4>5</vt:i4>
      </vt:variant>
      <vt:variant>
        <vt:lpwstr>http://www.mk.ru/blogs/idmk/2006/03/20/mk-daily/71754/</vt:lpwstr>
      </vt:variant>
      <vt:variant>
        <vt:lpwstr/>
      </vt:variant>
      <vt:variant>
        <vt:i4>2621541</vt:i4>
      </vt:variant>
      <vt:variant>
        <vt:i4>456</vt:i4>
      </vt:variant>
      <vt:variant>
        <vt:i4>0</vt:i4>
      </vt:variant>
      <vt:variant>
        <vt:i4>5</vt:i4>
      </vt:variant>
      <vt:variant>
        <vt:lpwstr>http://www.mk.ru/blogs/idmk/2006/03/20/mk-daily/71754/</vt:lpwstr>
      </vt:variant>
      <vt:variant>
        <vt:lpwstr/>
      </vt:variant>
      <vt:variant>
        <vt:i4>3407906</vt:i4>
      </vt:variant>
      <vt:variant>
        <vt:i4>453</vt:i4>
      </vt:variant>
      <vt:variant>
        <vt:i4>0</vt:i4>
      </vt:variant>
      <vt:variant>
        <vt:i4>5</vt:i4>
      </vt:variant>
      <vt:variant>
        <vt:lpwstr>http://www.contr-tv.ru/common/3001/</vt:lpwstr>
      </vt:variant>
      <vt:variant>
        <vt:lpwstr/>
      </vt:variant>
      <vt:variant>
        <vt:i4>1245248</vt:i4>
      </vt:variant>
      <vt:variant>
        <vt:i4>450</vt:i4>
      </vt:variant>
      <vt:variant>
        <vt:i4>0</vt:i4>
      </vt:variant>
      <vt:variant>
        <vt:i4>5</vt:i4>
      </vt:variant>
      <vt:variant>
        <vt:lpwstr>http://www.mk.ru/blogs/MK/2008/07/30/society/364115/</vt:lpwstr>
      </vt:variant>
      <vt:variant>
        <vt:lpwstr/>
      </vt:variant>
      <vt:variant>
        <vt:i4>6094884</vt:i4>
      </vt:variant>
      <vt:variant>
        <vt:i4>447</vt:i4>
      </vt:variant>
      <vt:variant>
        <vt:i4>0</vt:i4>
      </vt:variant>
      <vt:variant>
        <vt:i4>5</vt:i4>
      </vt:variant>
      <vt:variant>
        <vt:lpwstr>http://www.duel.ru/publish/magnum_books/2000120201.html</vt:lpwstr>
      </vt:variant>
      <vt:variant>
        <vt:lpwstr/>
      </vt:variant>
      <vt:variant>
        <vt:i4>7209022</vt:i4>
      </vt:variant>
      <vt:variant>
        <vt:i4>444</vt:i4>
      </vt:variant>
      <vt:variant>
        <vt:i4>0</vt:i4>
      </vt:variant>
      <vt:variant>
        <vt:i4>5</vt:i4>
      </vt:variant>
      <vt:variant>
        <vt:lpwstr>http://drevo.pravbeseda.ru/index.php?id=358</vt:lpwstr>
      </vt:variant>
      <vt:variant>
        <vt:lpwstr/>
      </vt:variant>
      <vt:variant>
        <vt:i4>5963787</vt:i4>
      </vt:variant>
      <vt:variant>
        <vt:i4>441</vt:i4>
      </vt:variant>
      <vt:variant>
        <vt:i4>0</vt:i4>
      </vt:variant>
      <vt:variant>
        <vt:i4>5</vt:i4>
      </vt:variant>
      <vt:variant>
        <vt:lpwstr>http://drevo.pravbeseda.ru/index.php?id=1575</vt:lpwstr>
      </vt:variant>
      <vt:variant>
        <vt:lpwstr/>
      </vt:variant>
      <vt:variant>
        <vt:i4>5046284</vt:i4>
      </vt:variant>
      <vt:variant>
        <vt:i4>438</vt:i4>
      </vt:variant>
      <vt:variant>
        <vt:i4>0</vt:i4>
      </vt:variant>
      <vt:variant>
        <vt:i4>5</vt:i4>
      </vt:variant>
      <vt:variant>
        <vt:lpwstr>http://drevo.pravbeseda.ru/index.php?id=358</vt:lpwstr>
      </vt:variant>
      <vt:variant>
        <vt:lpwstr>2#2</vt:lpwstr>
      </vt:variant>
      <vt:variant>
        <vt:i4>67108879</vt:i4>
      </vt:variant>
      <vt:variant>
        <vt:i4>435</vt:i4>
      </vt:variant>
      <vt:variant>
        <vt:i4>0</vt:i4>
      </vt:variant>
      <vt:variant>
        <vt:i4>5</vt:i4>
      </vt:variant>
      <vt:variant>
        <vt:lpwstr>http://drevo.pravbeseda.ru/index.php?title=АПОСТОЛЬСКИЙ%20СИМВОЛ%20ВЕРЫ</vt:lpwstr>
      </vt:variant>
      <vt:variant>
        <vt:lpwstr/>
      </vt:variant>
      <vt:variant>
        <vt:i4>3998785</vt:i4>
      </vt:variant>
      <vt:variant>
        <vt:i4>432</vt:i4>
      </vt:variant>
      <vt:variant>
        <vt:i4>0</vt:i4>
      </vt:variant>
      <vt:variant>
        <vt:i4>5</vt:i4>
      </vt:variant>
      <vt:variant>
        <vt:lpwstr>http://drevo.pravbeseda.ru/index.php?title=АФАНАСЬЕВСКИЙ%20СИМВОЛ%20ВЕРЫ</vt:lpwstr>
      </vt:variant>
      <vt:variant>
        <vt:lpwstr/>
      </vt:variant>
      <vt:variant>
        <vt:i4>5832709</vt:i4>
      </vt:variant>
      <vt:variant>
        <vt:i4>429</vt:i4>
      </vt:variant>
      <vt:variant>
        <vt:i4>0</vt:i4>
      </vt:variant>
      <vt:variant>
        <vt:i4>5</vt:i4>
      </vt:variant>
      <vt:variant>
        <vt:lpwstr>http://drevo.pravbeseda.ru/index.php?id=1193</vt:lpwstr>
      </vt:variant>
      <vt:variant>
        <vt:lpwstr/>
      </vt:variant>
      <vt:variant>
        <vt:i4>6946879</vt:i4>
      </vt:variant>
      <vt:variant>
        <vt:i4>426</vt:i4>
      </vt:variant>
      <vt:variant>
        <vt:i4>0</vt:i4>
      </vt:variant>
      <vt:variant>
        <vt:i4>5</vt:i4>
      </vt:variant>
      <vt:variant>
        <vt:lpwstr>http://drevo.pravbeseda.ru/index.php?id=217</vt:lpwstr>
      </vt:variant>
      <vt:variant>
        <vt:lpwstr/>
      </vt:variant>
      <vt:variant>
        <vt:i4>72941657</vt:i4>
      </vt:variant>
      <vt:variant>
        <vt:i4>423</vt:i4>
      </vt:variant>
      <vt:variant>
        <vt:i4>0</vt:i4>
      </vt:variant>
      <vt:variant>
        <vt:i4>5</vt:i4>
      </vt:variant>
      <vt:variant>
        <vt:lpwstr>http://drevo.pravbeseda.ru/index.php?title=ЧИСТИЛИЩЕ</vt:lpwstr>
      </vt:variant>
      <vt:variant>
        <vt:lpwstr/>
      </vt:variant>
      <vt:variant>
        <vt:i4>5898250</vt:i4>
      </vt:variant>
      <vt:variant>
        <vt:i4>420</vt:i4>
      </vt:variant>
      <vt:variant>
        <vt:i4>0</vt:i4>
      </vt:variant>
      <vt:variant>
        <vt:i4>5</vt:i4>
      </vt:variant>
      <vt:variant>
        <vt:lpwstr>http://drevo.pravbeseda.ru/index.php?id=4736</vt:lpwstr>
      </vt:variant>
      <vt:variant>
        <vt:lpwstr/>
      </vt:variant>
      <vt:variant>
        <vt:i4>6422580</vt:i4>
      </vt:variant>
      <vt:variant>
        <vt:i4>417</vt:i4>
      </vt:variant>
      <vt:variant>
        <vt:i4>0</vt:i4>
      </vt:variant>
      <vt:variant>
        <vt:i4>5</vt:i4>
      </vt:variant>
      <vt:variant>
        <vt:lpwstr>http://drevo.pravbeseda.ru/index.php?id=99</vt:lpwstr>
      </vt:variant>
      <vt:variant>
        <vt:lpwstr/>
      </vt:variant>
      <vt:variant>
        <vt:i4>5898254</vt:i4>
      </vt:variant>
      <vt:variant>
        <vt:i4>414</vt:i4>
      </vt:variant>
      <vt:variant>
        <vt:i4>0</vt:i4>
      </vt:variant>
      <vt:variant>
        <vt:i4>5</vt:i4>
      </vt:variant>
      <vt:variant>
        <vt:lpwstr>http://drevo.pravbeseda.ru/index.php?id=12233</vt:lpwstr>
      </vt:variant>
      <vt:variant>
        <vt:lpwstr/>
      </vt:variant>
      <vt:variant>
        <vt:i4>524319</vt:i4>
      </vt:variant>
      <vt:variant>
        <vt:i4>411</vt:i4>
      </vt:variant>
      <vt:variant>
        <vt:i4>0</vt:i4>
      </vt:variant>
      <vt:variant>
        <vt:i4>5</vt:i4>
      </vt:variant>
      <vt:variant>
        <vt:lpwstr>http://ru.wikipedia.org/wiki/%D0%9A%D0%B0%D0%BB%D1%8C%D0%B2%D0%B8%D0%BD%D0%B8%D0%B7%D0%BC</vt:lpwstr>
      </vt:variant>
      <vt:variant>
        <vt:lpwstr/>
      </vt:variant>
      <vt:variant>
        <vt:i4>5898366</vt:i4>
      </vt:variant>
      <vt:variant>
        <vt:i4>408</vt:i4>
      </vt:variant>
      <vt:variant>
        <vt:i4>0</vt:i4>
      </vt:variant>
      <vt:variant>
        <vt:i4>5</vt:i4>
      </vt:variant>
      <vt:variant>
        <vt:lpwstr>http://ru.wikipedia.org/wiki/%D0%92%D0%B5%D1%81%D1%82%D0%BC%D0%B8%D0%BD%D1%81%D1%82%D0%B5%D1%80%D1%81%D0%BA%D0%BE%D0%B5_%D0%B8%D1%81%D0%BF%D0%BE%D0%B2%D0%B5%D0%B4%D0%B0%D0%BD%D0%B8%D0%B5</vt:lpwstr>
      </vt:variant>
      <vt:variant>
        <vt:lpwstr/>
      </vt:variant>
      <vt:variant>
        <vt:i4>2359355</vt:i4>
      </vt:variant>
      <vt:variant>
        <vt:i4>405</vt:i4>
      </vt:variant>
      <vt:variant>
        <vt:i4>0</vt:i4>
      </vt:variant>
      <vt:variant>
        <vt:i4>5</vt:i4>
      </vt:variant>
      <vt:variant>
        <vt:lpwstr>http://ru.wikipedia.org/wiki/%D0%91%D0%BE%D0%B3</vt:lpwstr>
      </vt:variant>
      <vt:variant>
        <vt:lpwstr/>
      </vt:variant>
      <vt:variant>
        <vt:i4>2359348</vt:i4>
      </vt:variant>
      <vt:variant>
        <vt:i4>402</vt:i4>
      </vt:variant>
      <vt:variant>
        <vt:i4>0</vt:i4>
      </vt:variant>
      <vt:variant>
        <vt:i4>5</vt:i4>
      </vt:variant>
      <vt:variant>
        <vt:lpwstr>http://ru.wikipedia.org/wiki/%D0%9F%D1%80%D0%B5%D0%B4%D0%BE%D0%BF%D1%80%D0%B5%D0%B4%D0%B5%D0%BB%D0%B5%D0%BD%D0%B8%D0%B5</vt:lpwstr>
      </vt:variant>
      <vt:variant>
        <vt:lpwstr/>
      </vt:variant>
      <vt:variant>
        <vt:i4>5439552</vt:i4>
      </vt:variant>
      <vt:variant>
        <vt:i4>399</vt:i4>
      </vt:variant>
      <vt:variant>
        <vt:i4>0</vt:i4>
      </vt:variant>
      <vt:variant>
        <vt:i4>5</vt:i4>
      </vt:variant>
      <vt:variant>
        <vt:lpwstr>http://ru.wikipedia.org/wiki/%D0%94%D0%BE%D0%BA%D1%82%D1%80%D0%B8%D0%BD%D0%B0</vt:lpwstr>
      </vt:variant>
      <vt:variant>
        <vt:lpwstr/>
      </vt:variant>
      <vt:variant>
        <vt:i4>8126570</vt:i4>
      </vt:variant>
      <vt:variant>
        <vt:i4>396</vt:i4>
      </vt:variant>
      <vt:variant>
        <vt:i4>0</vt:i4>
      </vt:variant>
      <vt:variant>
        <vt:i4>5</vt:i4>
      </vt:variant>
      <vt:variant>
        <vt:lpwstr>http://ru.wikipedia.org/wiki/%D0%A6%D0%B5%D1%80%D0%BA%D0%BE%D0%B2%D1%8C</vt:lpwstr>
      </vt:variant>
      <vt:variant>
        <vt:lpwstr/>
      </vt:variant>
      <vt:variant>
        <vt:i4>4718664</vt:i4>
      </vt:variant>
      <vt:variant>
        <vt:i4>393</vt:i4>
      </vt:variant>
      <vt:variant>
        <vt:i4>0</vt:i4>
      </vt:variant>
      <vt:variant>
        <vt:i4>5</vt:i4>
      </vt:variant>
      <vt:variant>
        <vt:lpwstr>http://ru.wikipedia.org/w/index.php?title=%D0%9E%D0%B1%D1%80%D1%8F%D0%B4%D0%BD%D0%BE%D1%81%D1%82%D1%8C&amp;action=edit&amp;redlink=1</vt:lpwstr>
      </vt:variant>
      <vt:variant>
        <vt:lpwstr/>
      </vt:variant>
      <vt:variant>
        <vt:i4>5242897</vt:i4>
      </vt:variant>
      <vt:variant>
        <vt:i4>390</vt:i4>
      </vt:variant>
      <vt:variant>
        <vt:i4>0</vt:i4>
      </vt:variant>
      <vt:variant>
        <vt:i4>5</vt:i4>
      </vt:variant>
      <vt:variant>
        <vt:lpwstr>http://ru.wikipedia.org/wiki/%D0%A1%D0%BF%D0%B0%D1%81%D0%B5%D0%BD%D0%B8%D0%B5</vt:lpwstr>
      </vt:variant>
      <vt:variant>
        <vt:lpwstr/>
      </vt:variant>
      <vt:variant>
        <vt:i4>2359402</vt:i4>
      </vt:variant>
      <vt:variant>
        <vt:i4>387</vt:i4>
      </vt:variant>
      <vt:variant>
        <vt:i4>0</vt:i4>
      </vt:variant>
      <vt:variant>
        <vt:i4>5</vt:i4>
      </vt:variant>
      <vt:variant>
        <vt:lpwstr>http://ru.wikipedia.org/wiki/%D0%94%D1%83%D1%85%D0%BE%D0%B2%D0%B5%D0%BD%D1%81%D1%82%D0%B2%D0%BE</vt:lpwstr>
      </vt:variant>
      <vt:variant>
        <vt:lpwstr/>
      </vt:variant>
      <vt:variant>
        <vt:i4>2818094</vt:i4>
      </vt:variant>
      <vt:variant>
        <vt:i4>384</vt:i4>
      </vt:variant>
      <vt:variant>
        <vt:i4>0</vt:i4>
      </vt:variant>
      <vt:variant>
        <vt:i4>5</vt:i4>
      </vt:variant>
      <vt:variant>
        <vt:lpwstr>http://ru.wikipedia.org/wiki/%D0%9A%D0%B0%D0%BB%D1%8C%D0%B2%D0%B8%D0%BD%D0%B8%D0%B7%D0%BC</vt:lpwstr>
      </vt:variant>
      <vt:variant>
        <vt:lpwstr>cite_note-1#cite_note-1</vt:lpwstr>
      </vt:variant>
      <vt:variant>
        <vt:i4>7209004</vt:i4>
      </vt:variant>
      <vt:variant>
        <vt:i4>381</vt:i4>
      </vt:variant>
      <vt:variant>
        <vt:i4>0</vt:i4>
      </vt:variant>
      <vt:variant>
        <vt:i4>5</vt:i4>
      </vt:variant>
      <vt:variant>
        <vt:lpwstr>http://www.krugosvet.ru/enc/istoriya/INKVIZITSIYA.html</vt:lpwstr>
      </vt:variant>
      <vt:variant>
        <vt:lpwstr/>
      </vt:variant>
      <vt:variant>
        <vt:i4>69075986</vt:i4>
      </vt:variant>
      <vt:variant>
        <vt:i4>378</vt:i4>
      </vt:variant>
      <vt:variant>
        <vt:i4>0</vt:i4>
      </vt:variant>
      <vt:variant>
        <vt:i4>5</vt:i4>
      </vt:variant>
      <vt:variant>
        <vt:lpwstr>http://ru.wikipedia.org/wiki/Бостонское_чаепитие</vt:lpwstr>
      </vt:variant>
      <vt:variant>
        <vt:lpwstr/>
      </vt:variant>
      <vt:variant>
        <vt:i4>4391001</vt:i4>
      </vt:variant>
      <vt:variant>
        <vt:i4>375</vt:i4>
      </vt:variant>
      <vt:variant>
        <vt:i4>0</vt:i4>
      </vt:variant>
      <vt:variant>
        <vt:i4>5</vt:i4>
      </vt:variant>
      <vt:variant>
        <vt:lpwstr>http://www.hist.msu.ru/ER/Etext/indpndnc.htm</vt:lpwstr>
      </vt:variant>
      <vt:variant>
        <vt:lpwstr/>
      </vt:variant>
      <vt:variant>
        <vt:i4>2556012</vt:i4>
      </vt:variant>
      <vt:variant>
        <vt:i4>372</vt:i4>
      </vt:variant>
      <vt:variant>
        <vt:i4>0</vt:i4>
      </vt:variant>
      <vt:variant>
        <vt:i4>5</vt:i4>
      </vt:variant>
      <vt:variant>
        <vt:lpwstr>http://ru.wikipedia.org/wiki/%D0%A1%D0%B8%D0%B2%D0%B8%D0%BB%D0%BB%D1%8B</vt:lpwstr>
      </vt:variant>
      <vt:variant>
        <vt:lpwstr/>
      </vt:variant>
      <vt:variant>
        <vt:i4>720927</vt:i4>
      </vt:variant>
      <vt:variant>
        <vt:i4>369</vt:i4>
      </vt:variant>
      <vt:variant>
        <vt:i4>0</vt:i4>
      </vt:variant>
      <vt:variant>
        <vt:i4>5</vt:i4>
      </vt:variant>
      <vt:variant>
        <vt:lpwstr>http://ru.wikipedia.org/wiki/%D0%A1%D1%82%D0%B8%D0%BB%D0%B8%D1%85%D0%BE%D0%BD</vt:lpwstr>
      </vt:variant>
      <vt:variant>
        <vt:lpwstr/>
      </vt:variant>
      <vt:variant>
        <vt:i4>8257622</vt:i4>
      </vt:variant>
      <vt:variant>
        <vt:i4>366</vt:i4>
      </vt:variant>
      <vt:variant>
        <vt:i4>0</vt:i4>
      </vt:variant>
      <vt:variant>
        <vt:i4>5</vt:i4>
      </vt:variant>
      <vt:variant>
        <vt:lpwstr>http://ru.wikipedia.org/wiki/405_%D0%B3%D0%BE%D0%B4</vt:lpwstr>
      </vt:variant>
      <vt:variant>
        <vt:lpwstr/>
      </vt:variant>
      <vt:variant>
        <vt:i4>4522091</vt:i4>
      </vt:variant>
      <vt:variant>
        <vt:i4>363</vt:i4>
      </vt:variant>
      <vt:variant>
        <vt:i4>0</vt:i4>
      </vt:variant>
      <vt:variant>
        <vt:i4>5</vt:i4>
      </vt:variant>
      <vt:variant>
        <vt:lpwstr>http://ru.wikipedia.org/wiki/12_%D0%B3%D0%BE%D0%B4</vt:lpwstr>
      </vt:variant>
      <vt:variant>
        <vt:lpwstr/>
      </vt:variant>
      <vt:variant>
        <vt:i4>5636214</vt:i4>
      </vt:variant>
      <vt:variant>
        <vt:i4>360</vt:i4>
      </vt:variant>
      <vt:variant>
        <vt:i4>0</vt:i4>
      </vt:variant>
      <vt:variant>
        <vt:i4>5</vt:i4>
      </vt:variant>
      <vt:variant>
        <vt:lpwstr>http://ru.wikipedia.org/wiki/%D0%9E%D0%BA%D1%82%D0%B0%D0%B2%D0%B8%D0%B0%D0%BD_%D0%90%D0%B2%D0%B3%D1%83%D1%81%D1%82</vt:lpwstr>
      </vt:variant>
      <vt:variant>
        <vt:lpwstr/>
      </vt:variant>
      <vt:variant>
        <vt:i4>2556009</vt:i4>
      </vt:variant>
      <vt:variant>
        <vt:i4>357</vt:i4>
      </vt:variant>
      <vt:variant>
        <vt:i4>0</vt:i4>
      </vt:variant>
      <vt:variant>
        <vt:i4>5</vt:i4>
      </vt:variant>
      <vt:variant>
        <vt:lpwstr>http://ru.wikipedia.org/wiki/%D0%A2%D0%B8%D0%B1%D0%B5%D1%80%D0%B8%D0%B9</vt:lpwstr>
      </vt:variant>
      <vt:variant>
        <vt:lpwstr/>
      </vt:variant>
      <vt:variant>
        <vt:i4>7929906</vt:i4>
      </vt:variant>
      <vt:variant>
        <vt:i4>354</vt:i4>
      </vt:variant>
      <vt:variant>
        <vt:i4>0</vt:i4>
      </vt:variant>
      <vt:variant>
        <vt:i4>5</vt:i4>
      </vt:variant>
      <vt:variant>
        <vt:lpwstr>http://ru.wikipedia.org/wiki/%D0%93%D0%B0%D0%B9_%D0%AE%D0%BB%D0%B8%D0%B9_%D0%A6%D0%B5%D0%B7%D0%B0%D1%80%D1%8C_%D0%9E%D0%BA%D1%82%D0%B0%D0%B2%D0%B8%D0%B0%D0%BD_%D0%90%D0%B2%D0%B3%D1%83%D1%81%D1%82</vt:lpwstr>
      </vt:variant>
      <vt:variant>
        <vt:lpwstr/>
      </vt:variant>
      <vt:variant>
        <vt:i4>4980753</vt:i4>
      </vt:variant>
      <vt:variant>
        <vt:i4>351</vt:i4>
      </vt:variant>
      <vt:variant>
        <vt:i4>0</vt:i4>
      </vt:variant>
      <vt:variant>
        <vt:i4>5</vt:i4>
      </vt:variant>
      <vt:variant>
        <vt:lpwstr>http://ru.wikipedia.org/wiki/83_%D0%B3%D0%BE%D0%B4_%D0%B4%D0%BE_%D0%BD._%D1%8D.</vt:lpwstr>
      </vt:variant>
      <vt:variant>
        <vt:lpwstr/>
      </vt:variant>
      <vt:variant>
        <vt:i4>6225925</vt:i4>
      </vt:variant>
      <vt:variant>
        <vt:i4>348</vt:i4>
      </vt:variant>
      <vt:variant>
        <vt:i4>0</vt:i4>
      </vt:variant>
      <vt:variant>
        <vt:i4>5</vt:i4>
      </vt:variant>
      <vt:variant>
        <vt:lpwstr>http://ru.wikipedia.org/wiki/%D0%A1%D0%B8%D0%B2%D0%B8%D0%BB%D0%BB%D1%8B</vt:lpwstr>
      </vt:variant>
      <vt:variant>
        <vt:lpwstr>cite_note-32#cite_note-32</vt:lpwstr>
      </vt:variant>
      <vt:variant>
        <vt:i4>4849749</vt:i4>
      </vt:variant>
      <vt:variant>
        <vt:i4>345</vt:i4>
      </vt:variant>
      <vt:variant>
        <vt:i4>0</vt:i4>
      </vt:variant>
      <vt:variant>
        <vt:i4>5</vt:i4>
      </vt:variant>
      <vt:variant>
        <vt:lpwstr>http://ru.wikipedia.org/wiki/%D0%A4%D0%B8%D0%BB%D0%B8%D0%BF%D0%BF_II_%D0%9C%D0%B0%D0%BA%D0%B5%D0%B4%D0%BE%D0%BD%D1%81%D0%BA%D0%B8%D0%B9</vt:lpwstr>
      </vt:variant>
      <vt:variant>
        <vt:lpwstr/>
      </vt:variant>
      <vt:variant>
        <vt:i4>524316</vt:i4>
      </vt:variant>
      <vt:variant>
        <vt:i4>342</vt:i4>
      </vt:variant>
      <vt:variant>
        <vt:i4>0</vt:i4>
      </vt:variant>
      <vt:variant>
        <vt:i4>5</vt:i4>
      </vt:variant>
      <vt:variant>
        <vt:lpwstr>http://ru.wikipedia.org/wiki/%D0%90%D0%B2%D0%B3%D1%83%D1%80%D1%8B</vt:lpwstr>
      </vt:variant>
      <vt:variant>
        <vt:lpwstr/>
      </vt:variant>
      <vt:variant>
        <vt:i4>6029317</vt:i4>
      </vt:variant>
      <vt:variant>
        <vt:i4>339</vt:i4>
      </vt:variant>
      <vt:variant>
        <vt:i4>0</vt:i4>
      </vt:variant>
      <vt:variant>
        <vt:i4>5</vt:i4>
      </vt:variant>
      <vt:variant>
        <vt:lpwstr>http://ru.wikipedia.org/wiki/%D0%A1%D0%B8%D0%B2%D0%B8%D0%BB%D0%BB%D1%8B</vt:lpwstr>
      </vt:variant>
      <vt:variant>
        <vt:lpwstr>cite_note-31#cite_note-31</vt:lpwstr>
      </vt:variant>
      <vt:variant>
        <vt:i4>7405576</vt:i4>
      </vt:variant>
      <vt:variant>
        <vt:i4>336</vt:i4>
      </vt:variant>
      <vt:variant>
        <vt:i4>0</vt:i4>
      </vt:variant>
      <vt:variant>
        <vt:i4>5</vt:i4>
      </vt:variant>
      <vt:variant>
        <vt:lpwstr>http://ru.wikipedia.org/wiki/%D0%A2%D0%B0%D1%80%D0%BA%D0%B2%D0%B8%D0%BD%D0%B8%D0%B9_%D0%93%D0%BE%D1%80%D0%B4%D1%8B%D0%B9</vt:lpwstr>
      </vt:variant>
      <vt:variant>
        <vt:lpwstr/>
      </vt:variant>
      <vt:variant>
        <vt:i4>6094853</vt:i4>
      </vt:variant>
      <vt:variant>
        <vt:i4>333</vt:i4>
      </vt:variant>
      <vt:variant>
        <vt:i4>0</vt:i4>
      </vt:variant>
      <vt:variant>
        <vt:i4>5</vt:i4>
      </vt:variant>
      <vt:variant>
        <vt:lpwstr>http://ru.wikipedia.org/wiki/%D0%A1%D0%B8%D0%B2%D0%B8%D0%BB%D0%BB%D1%8B</vt:lpwstr>
      </vt:variant>
      <vt:variant>
        <vt:lpwstr>cite_note-30#cite_note-30</vt:lpwstr>
      </vt:variant>
      <vt:variant>
        <vt:i4>5963819</vt:i4>
      </vt:variant>
      <vt:variant>
        <vt:i4>330</vt:i4>
      </vt:variant>
      <vt:variant>
        <vt:i4>0</vt:i4>
      </vt:variant>
      <vt:variant>
        <vt:i4>5</vt:i4>
      </vt:variant>
      <vt:variant>
        <vt:lpwstr>http://ru.wikipedia.org/wiki/%D0%94%D0%B8%D0%BE%D0%BD%D0%B8%D1%81%D0%B8%D0%B9_%D0%93%D0%B0%D0%BB%D0%B8%D0%BA%D0%B0%D1%80%D0%BD%D0%B0%D1%81%D1%81%D0%BA%D0%B8%D0%B9</vt:lpwstr>
      </vt:variant>
      <vt:variant>
        <vt:lpwstr/>
      </vt:variant>
      <vt:variant>
        <vt:i4>262236</vt:i4>
      </vt:variant>
      <vt:variant>
        <vt:i4>327</vt:i4>
      </vt:variant>
      <vt:variant>
        <vt:i4>0</vt:i4>
      </vt:variant>
      <vt:variant>
        <vt:i4>5</vt:i4>
      </vt:variant>
      <vt:variant>
        <vt:lpwstr>http://ru.wikipedia.org/wiki/%D0%A1%D0%B8%D0%B2%D0%B8%D0%BB%D0%BB%D1%8B</vt:lpwstr>
      </vt:variant>
      <vt:variant>
        <vt:lpwstr>cite_note-0#cite_note-0</vt:lpwstr>
      </vt:variant>
      <vt:variant>
        <vt:i4>2686978</vt:i4>
      </vt:variant>
      <vt:variant>
        <vt:i4>324</vt:i4>
      </vt:variant>
      <vt:variant>
        <vt:i4>0</vt:i4>
      </vt:variant>
      <vt:variant>
        <vt:i4>5</vt:i4>
      </vt:variant>
      <vt:variant>
        <vt:lpwstr>http://ru.wikipedia.org/wiki/%D0%9B%D0%B0%D1%82%D0%B8%D0%BD%D1%81%D0%BA%D0%B8%D0%B9_%D1%8F%D0%B7%D1%8B%D0%BA</vt:lpwstr>
      </vt:variant>
      <vt:variant>
        <vt:lpwstr/>
      </vt:variant>
      <vt:variant>
        <vt:i4>7471114</vt:i4>
      </vt:variant>
      <vt:variant>
        <vt:i4>321</vt:i4>
      </vt:variant>
      <vt:variant>
        <vt:i4>0</vt:i4>
      </vt:variant>
      <vt:variant>
        <vt:i4>5</vt:i4>
      </vt:variant>
      <vt:variant>
        <vt:lpwstr>http://ru.wikipedia.org/wiki/%D0%93%D1%80%D0%B5%D1%87%D0%B5%D1%81%D0%BA%D0%B8%D0%B9_%D1%8F%D0%B7%D1%8B%D0%BA</vt:lpwstr>
      </vt:variant>
      <vt:variant>
        <vt:lpwstr/>
      </vt:variant>
      <vt:variant>
        <vt:i4>7733293</vt:i4>
      </vt:variant>
      <vt:variant>
        <vt:i4>318</vt:i4>
      </vt:variant>
      <vt:variant>
        <vt:i4>0</vt:i4>
      </vt:variant>
      <vt:variant>
        <vt:i4>5</vt:i4>
      </vt:variant>
      <vt:variant>
        <vt:lpwstr>http://www.democracy.ru/quotes.php</vt:lpwstr>
      </vt:variant>
      <vt:variant>
        <vt:lpwstr/>
      </vt:variant>
      <vt:variant>
        <vt:i4>2621484</vt:i4>
      </vt:variant>
      <vt:variant>
        <vt:i4>315</vt:i4>
      </vt:variant>
      <vt:variant>
        <vt:i4>0</vt:i4>
      </vt:variant>
      <vt:variant>
        <vt:i4>5</vt:i4>
      </vt:variant>
      <vt:variant>
        <vt:lpwstr>http://lib.ru/POLITOLOG/PARSHEW/parshew.txt</vt:lpwstr>
      </vt:variant>
      <vt:variant>
        <vt:lpwstr/>
      </vt:variant>
      <vt:variant>
        <vt:i4>4063319</vt:i4>
      </vt:variant>
      <vt:variant>
        <vt:i4>312</vt:i4>
      </vt:variant>
      <vt:variant>
        <vt:i4>0</vt:i4>
      </vt:variant>
      <vt:variant>
        <vt:i4>5</vt:i4>
      </vt:variant>
      <vt:variant>
        <vt:lpwstr>http://www.b-mbp.ru/novo/Pocemu_rossiy_ne_amerika.html</vt:lpwstr>
      </vt:variant>
      <vt:variant>
        <vt:lpwstr/>
      </vt:variant>
      <vt:variant>
        <vt:i4>2490421</vt:i4>
      </vt:variant>
      <vt:variant>
        <vt:i4>309</vt:i4>
      </vt:variant>
      <vt:variant>
        <vt:i4>0</vt:i4>
      </vt:variant>
      <vt:variant>
        <vt:i4>5</vt:i4>
      </vt:variant>
      <vt:variant>
        <vt:lpwstr>http://www.youtube.com/watch?v=4P9ywCSVywk&amp;feature=related</vt:lpwstr>
      </vt:variant>
      <vt:variant>
        <vt:lpwstr/>
      </vt:variant>
      <vt:variant>
        <vt:i4>65613</vt:i4>
      </vt:variant>
      <vt:variant>
        <vt:i4>306</vt:i4>
      </vt:variant>
      <vt:variant>
        <vt:i4>0</vt:i4>
      </vt:variant>
      <vt:variant>
        <vt:i4>5</vt:i4>
      </vt:variant>
      <vt:variant>
        <vt:lpwstr>http://www.newsru.com/finance/14apr2009/koudrine.html</vt:lpwstr>
      </vt:variant>
      <vt:variant>
        <vt:lpwstr/>
      </vt:variant>
      <vt:variant>
        <vt:i4>7798835</vt:i4>
      </vt:variant>
      <vt:variant>
        <vt:i4>303</vt:i4>
      </vt:variant>
      <vt:variant>
        <vt:i4>0</vt:i4>
      </vt:variant>
      <vt:variant>
        <vt:i4>5</vt:i4>
      </vt:variant>
      <vt:variant>
        <vt:lpwstr>http://www.newsru.com/russia/14apr2009/bzr.html</vt:lpwstr>
      </vt:variant>
      <vt:variant>
        <vt:lpwstr/>
      </vt:variant>
      <vt:variant>
        <vt:i4>6357114</vt:i4>
      </vt:variant>
      <vt:variant>
        <vt:i4>300</vt:i4>
      </vt:variant>
      <vt:variant>
        <vt:i4>0</vt:i4>
      </vt:variant>
      <vt:variant>
        <vt:i4>5</vt:i4>
      </vt:variant>
      <vt:variant>
        <vt:lpwstr>http://www.newsru.com/russia/14apr2009/unempl9mln.html</vt:lpwstr>
      </vt:variant>
      <vt:variant>
        <vt:lpwstr/>
      </vt:variant>
      <vt:variant>
        <vt:i4>8257591</vt:i4>
      </vt:variant>
      <vt:variant>
        <vt:i4>297</vt:i4>
      </vt:variant>
      <vt:variant>
        <vt:i4>0</vt:i4>
      </vt:variant>
      <vt:variant>
        <vt:i4>5</vt:i4>
      </vt:variant>
      <vt:variant>
        <vt:lpwstr>http://www.interfax.ru/</vt:lpwstr>
      </vt:variant>
      <vt:variant>
        <vt:lpwstr/>
      </vt:variant>
      <vt:variant>
        <vt:i4>5832810</vt:i4>
      </vt:variant>
      <vt:variant>
        <vt:i4>294</vt:i4>
      </vt:variant>
      <vt:variant>
        <vt:i4>0</vt:i4>
      </vt:variant>
      <vt:variant>
        <vt:i4>5</vt:i4>
      </vt:variant>
      <vt:variant>
        <vt:lpwstr>http://lib.aldebaran.ru/author/ovalov_lev/ovalov_lev_rasskazy_maiora_pronina</vt:lpwstr>
      </vt:variant>
      <vt:variant>
        <vt:lpwstr/>
      </vt:variant>
      <vt:variant>
        <vt:i4>5505089</vt:i4>
      </vt:variant>
      <vt:variant>
        <vt:i4>291</vt:i4>
      </vt:variant>
      <vt:variant>
        <vt:i4>0</vt:i4>
      </vt:variant>
      <vt:variant>
        <vt:i4>5</vt:i4>
      </vt:variant>
      <vt:variant>
        <vt:lpwstr>http://spb.kp.ru/daily/24286/481664/</vt:lpwstr>
      </vt:variant>
      <vt:variant>
        <vt:lpwstr/>
      </vt:variant>
      <vt:variant>
        <vt:i4>1114201</vt:i4>
      </vt:variant>
      <vt:variant>
        <vt:i4>288</vt:i4>
      </vt:variant>
      <vt:variant>
        <vt:i4>0</vt:i4>
      </vt:variant>
      <vt:variant>
        <vt:i4>5</vt:i4>
      </vt:variant>
      <vt:variant>
        <vt:lpwstr>http://www.izvestia.ru/investigation/article3128125/</vt:lpwstr>
      </vt:variant>
      <vt:variant>
        <vt:lpwstr/>
      </vt:variant>
      <vt:variant>
        <vt:i4>2097206</vt:i4>
      </vt:variant>
      <vt:variant>
        <vt:i4>285</vt:i4>
      </vt:variant>
      <vt:variant>
        <vt:i4>0</vt:i4>
      </vt:variant>
      <vt:variant>
        <vt:i4>5</vt:i4>
      </vt:variant>
      <vt:variant>
        <vt:lpwstr>http://click01.begun.ru/click.jsp?url=51ai6mxlZGXXSH*WyjaW5Rj-k1zuYRQU2L1Qj0m8sy1lRRXRVxYwWmYNLorfYFROIe9eh9PBbxmBOqz7TiYEVZHkVnR7s0b3aOtzKwWmcGzquWZAq5LFj29Nu7-et2iWvkM6gTXm-8U-nOs7bNM8wB-JOC6nGLlMWFRYYToF3ZfN1NvPQRWX46RLovvuWKxGSLeOB8e-EdLWWgJUyTaYD7hba5sB3eqhNS7VGMIZqw4DC-BIE9Ebgu0yhO3c-QO3DTad*EFmLha8J6Jz0RvNiNIc7M9-ACIPyl77rVm73LPUsnqz0BHOUO4*SHN-I1SrNIk3yxdD4VD10VlLSd*fm8RSEyIalmeJJYip01OUbWLToMuxEOOoCcw6ZwjplsPZh1Lgxw</vt:lpwstr>
      </vt:variant>
      <vt:variant>
        <vt:lpwstr/>
      </vt:variant>
      <vt:variant>
        <vt:i4>3735578</vt:i4>
      </vt:variant>
      <vt:variant>
        <vt:i4>282</vt:i4>
      </vt:variant>
      <vt:variant>
        <vt:i4>0</vt:i4>
      </vt:variant>
      <vt:variant>
        <vt:i4>5</vt:i4>
      </vt:variant>
      <vt:variant>
        <vt:lpwstr>http://lib.ru/MEMUARY/KERBER/tupolewskaya_sharaga.txt</vt:lpwstr>
      </vt:variant>
      <vt:variant>
        <vt:lpwstr/>
      </vt:variant>
      <vt:variant>
        <vt:i4>7143551</vt:i4>
      </vt:variant>
      <vt:variant>
        <vt:i4>279</vt:i4>
      </vt:variant>
      <vt:variant>
        <vt:i4>0</vt:i4>
      </vt:variant>
      <vt:variant>
        <vt:i4>5</vt:i4>
      </vt:variant>
      <vt:variant>
        <vt:lpwstr>http://www.lenpravda.ru/monitor/268811.html</vt:lpwstr>
      </vt:variant>
      <vt:variant>
        <vt:lpwstr/>
      </vt:variant>
      <vt:variant>
        <vt:i4>458844</vt:i4>
      </vt:variant>
      <vt:variant>
        <vt:i4>276</vt:i4>
      </vt:variant>
      <vt:variant>
        <vt:i4>0</vt:i4>
      </vt:variant>
      <vt:variant>
        <vt:i4>5</vt:i4>
      </vt:variant>
      <vt:variant>
        <vt:lpwstr>http://www.krassever.ru/piece_of_news.php?fID=4269</vt:lpwstr>
      </vt:variant>
      <vt:variant>
        <vt:lpwstr/>
      </vt:variant>
      <vt:variant>
        <vt:i4>5963843</vt:i4>
      </vt:variant>
      <vt:variant>
        <vt:i4>273</vt:i4>
      </vt:variant>
      <vt:variant>
        <vt:i4>0</vt:i4>
      </vt:variant>
      <vt:variant>
        <vt:i4>5</vt:i4>
      </vt:variant>
      <vt:variant>
        <vt:lpwstr>http://www.infox.ru/authority/mans/2009/04/10/ZHyena_Syerdyukova_v.phtml</vt:lpwstr>
      </vt:variant>
      <vt:variant>
        <vt:lpwstr/>
      </vt:variant>
      <vt:variant>
        <vt:i4>589921</vt:i4>
      </vt:variant>
      <vt:variant>
        <vt:i4>270</vt:i4>
      </vt:variant>
      <vt:variant>
        <vt:i4>0</vt:i4>
      </vt:variant>
      <vt:variant>
        <vt:i4>5</vt:i4>
      </vt:variant>
      <vt:variant>
        <vt:lpwstr>http://ru.wikipedia.org/wiki/%D0%90._%D0%A1%D0%B5%D1%80%D0%B4%D1%8E%D0%BA%D0%BE%D0%B2</vt:lpwstr>
      </vt:variant>
      <vt:variant>
        <vt:lpwstr/>
      </vt:variant>
      <vt:variant>
        <vt:i4>7798846</vt:i4>
      </vt:variant>
      <vt:variant>
        <vt:i4>267</vt:i4>
      </vt:variant>
      <vt:variant>
        <vt:i4>0</vt:i4>
      </vt:variant>
      <vt:variant>
        <vt:i4>5</vt:i4>
      </vt:variant>
      <vt:variant>
        <vt:lpwstr>http://ru.wikipedia.org/wiki/%D0%9C%D0%B8%D0%BD%D0%B8%D1%81%D1%82%D0%B5%D1%80%D1%81%D1%82%D0%B2%D0%BE_%D0%BE%D0%B1%D0%BE%D1%80%D0%BE%D0%BD%D1%8B_%D0%A0%D0%BE%D1%81%D1%81%D0%B8%D0%B8</vt:lpwstr>
      </vt:variant>
      <vt:variant>
        <vt:lpwstr/>
      </vt:variant>
      <vt:variant>
        <vt:i4>7733342</vt:i4>
      </vt:variant>
      <vt:variant>
        <vt:i4>264</vt:i4>
      </vt:variant>
      <vt:variant>
        <vt:i4>0</vt:i4>
      </vt:variant>
      <vt:variant>
        <vt:i4>5</vt:i4>
      </vt:variant>
      <vt:variant>
        <vt:lpwstr>http://ru.wikipedia.org/wiki/2007_%D0%B3%D0%BE%D0%B4</vt:lpwstr>
      </vt:variant>
      <vt:variant>
        <vt:lpwstr/>
      </vt:variant>
      <vt:variant>
        <vt:i4>1048631</vt:i4>
      </vt:variant>
      <vt:variant>
        <vt:i4>261</vt:i4>
      </vt:variant>
      <vt:variant>
        <vt:i4>0</vt:i4>
      </vt:variant>
      <vt:variant>
        <vt:i4>5</vt:i4>
      </vt:variant>
      <vt:variant>
        <vt:lpwstr>http://ru.wikipedia.org/wiki/15_%D1%84%D0%B5%D0%B2%D1%80%D0%B0%D0%BB%D1%8F</vt:lpwstr>
      </vt:variant>
      <vt:variant>
        <vt:lpwstr/>
      </vt:variant>
      <vt:variant>
        <vt:i4>5767240</vt:i4>
      </vt:variant>
      <vt:variant>
        <vt:i4>258</vt:i4>
      </vt:variant>
      <vt:variant>
        <vt:i4>0</vt:i4>
      </vt:variant>
      <vt:variant>
        <vt:i4>5</vt:i4>
      </vt:variant>
      <vt:variant>
        <vt:lpwstr>http://ru.wikipedia.org/wiki/%D0%A4%D0%B5%D0%B4%D0%B5%D1%80%D0%B0%D0%BB%D1%8C%D0%BD%D0%B0%D1%8F_%D0%BD%D0%B0%D0%BB%D0%BE%D0%B3%D0%BE%D0%B2%D0%B0%D1%8F_%D1%81%D0%BB%D1%83%D0%B6%D0%B1%D0%B0</vt:lpwstr>
      </vt:variant>
      <vt:variant>
        <vt:lpwstr/>
      </vt:variant>
      <vt:variant>
        <vt:i4>7733341</vt:i4>
      </vt:variant>
      <vt:variant>
        <vt:i4>255</vt:i4>
      </vt:variant>
      <vt:variant>
        <vt:i4>0</vt:i4>
      </vt:variant>
      <vt:variant>
        <vt:i4>5</vt:i4>
      </vt:variant>
      <vt:variant>
        <vt:lpwstr>http://ru.wikipedia.org/wiki/2004_%D0%B3%D0%BE%D0%B4</vt:lpwstr>
      </vt:variant>
      <vt:variant>
        <vt:lpwstr/>
      </vt:variant>
      <vt:variant>
        <vt:i4>3932185</vt:i4>
      </vt:variant>
      <vt:variant>
        <vt:i4>252</vt:i4>
      </vt:variant>
      <vt:variant>
        <vt:i4>0</vt:i4>
      </vt:variant>
      <vt:variant>
        <vt:i4>5</vt:i4>
      </vt:variant>
      <vt:variant>
        <vt:lpwstr>http://ru.wikipedia.org/wiki/27_%D0%B8%D1%8E%D0%BB%D1%8F</vt:lpwstr>
      </vt:variant>
      <vt:variant>
        <vt:lpwstr/>
      </vt:variant>
      <vt:variant>
        <vt:i4>7667794</vt:i4>
      </vt:variant>
      <vt:variant>
        <vt:i4>249</vt:i4>
      </vt:variant>
      <vt:variant>
        <vt:i4>0</vt:i4>
      </vt:variant>
      <vt:variant>
        <vt:i4>5</vt:i4>
      </vt:variant>
      <vt:variant>
        <vt:lpwstr>http://ru.wikipedia.org/wiki/%D0%9F%D1%80%D0%B0%D0%B2%D0%B8%D1%82%D0%B5%D0%BB%D1%8C%D1%81%D1%82%D0%B2%D0%BE_%D0%A0%D0%BE%D1%81%D1%81%D0%B8%D0%B8</vt:lpwstr>
      </vt:variant>
      <vt:variant>
        <vt:lpwstr/>
      </vt:variant>
      <vt:variant>
        <vt:i4>7733341</vt:i4>
      </vt:variant>
      <vt:variant>
        <vt:i4>246</vt:i4>
      </vt:variant>
      <vt:variant>
        <vt:i4>0</vt:i4>
      </vt:variant>
      <vt:variant>
        <vt:i4>5</vt:i4>
      </vt:variant>
      <vt:variant>
        <vt:lpwstr>http://ru.wikipedia.org/wiki/2004_%D0%B3%D0%BE%D0%B4</vt:lpwstr>
      </vt:variant>
      <vt:variant>
        <vt:lpwstr/>
      </vt:variant>
      <vt:variant>
        <vt:i4>4587631</vt:i4>
      </vt:variant>
      <vt:variant>
        <vt:i4>243</vt:i4>
      </vt:variant>
      <vt:variant>
        <vt:i4>0</vt:i4>
      </vt:variant>
      <vt:variant>
        <vt:i4>5</vt:i4>
      </vt:variant>
      <vt:variant>
        <vt:lpwstr>http://ru.wikipedia.org/wiki/16_%D0%BC%D0%B0%D1%80%D1%82%D0%B0</vt:lpwstr>
      </vt:variant>
      <vt:variant>
        <vt:lpwstr/>
      </vt:variant>
      <vt:variant>
        <vt:i4>7733341</vt:i4>
      </vt:variant>
      <vt:variant>
        <vt:i4>240</vt:i4>
      </vt:variant>
      <vt:variant>
        <vt:i4>0</vt:i4>
      </vt:variant>
      <vt:variant>
        <vt:i4>5</vt:i4>
      </vt:variant>
      <vt:variant>
        <vt:lpwstr>http://ru.wikipedia.org/wiki/2004_%D0%B3%D0%BE%D0%B4</vt:lpwstr>
      </vt:variant>
      <vt:variant>
        <vt:lpwstr/>
      </vt:variant>
      <vt:variant>
        <vt:i4>5046369</vt:i4>
      </vt:variant>
      <vt:variant>
        <vt:i4>237</vt:i4>
      </vt:variant>
      <vt:variant>
        <vt:i4>0</vt:i4>
      </vt:variant>
      <vt:variant>
        <vt:i4>5</vt:i4>
      </vt:variant>
      <vt:variant>
        <vt:lpwstr>http://ru.wikipedia.org/wiki/2_%D0%BC%D0%B0%D1%80%D1%82%D0%B0</vt:lpwstr>
      </vt:variant>
      <vt:variant>
        <vt:lpwstr/>
      </vt:variant>
      <vt:variant>
        <vt:i4>7733338</vt:i4>
      </vt:variant>
      <vt:variant>
        <vt:i4>234</vt:i4>
      </vt:variant>
      <vt:variant>
        <vt:i4>0</vt:i4>
      </vt:variant>
      <vt:variant>
        <vt:i4>5</vt:i4>
      </vt:variant>
      <vt:variant>
        <vt:lpwstr>http://ru.wikipedia.org/wiki/%D0%9C%D0%9D%D0%A1_%D0%A0%D0%BE%D1%81%D1%81%D0%B8%D0%B8</vt:lpwstr>
      </vt:variant>
      <vt:variant>
        <vt:lpwstr/>
      </vt:variant>
      <vt:variant>
        <vt:i4>7733336</vt:i4>
      </vt:variant>
      <vt:variant>
        <vt:i4>231</vt:i4>
      </vt:variant>
      <vt:variant>
        <vt:i4>0</vt:i4>
      </vt:variant>
      <vt:variant>
        <vt:i4>5</vt:i4>
      </vt:variant>
      <vt:variant>
        <vt:lpwstr>http://ru.wikipedia.org/wiki/2001_%D0%B3%D0%BE%D0%B4</vt:lpwstr>
      </vt:variant>
      <vt:variant>
        <vt:lpwstr/>
      </vt:variant>
      <vt:variant>
        <vt:i4>7733336</vt:i4>
      </vt:variant>
      <vt:variant>
        <vt:i4>228</vt:i4>
      </vt:variant>
      <vt:variant>
        <vt:i4>0</vt:i4>
      </vt:variant>
      <vt:variant>
        <vt:i4>5</vt:i4>
      </vt:variant>
      <vt:variant>
        <vt:lpwstr>http://ru.wikipedia.org/wiki/2001_%D0%B3%D0%BE%D0%B4</vt:lpwstr>
      </vt:variant>
      <vt:variant>
        <vt:lpwstr/>
      </vt:variant>
      <vt:variant>
        <vt:i4>3014773</vt:i4>
      </vt:variant>
      <vt:variant>
        <vt:i4>225</vt:i4>
      </vt:variant>
      <vt:variant>
        <vt:i4>0</vt:i4>
      </vt:variant>
      <vt:variant>
        <vt:i4>5</vt:i4>
      </vt:variant>
      <vt:variant>
        <vt:lpwstr>http://ru.wikipedia.org/wiki/%D0%A1%D0%B0%D0%BD%D0%BA%D1%82-%D0%9F%D0%B5%D1%82%D0%B5%D1%80%D0%B1%D1%83%D1%80%D0%B3</vt:lpwstr>
      </vt:variant>
      <vt:variant>
        <vt:lpwstr/>
      </vt:variant>
      <vt:variant>
        <vt:i4>7733336</vt:i4>
      </vt:variant>
      <vt:variant>
        <vt:i4>222</vt:i4>
      </vt:variant>
      <vt:variant>
        <vt:i4>0</vt:i4>
      </vt:variant>
      <vt:variant>
        <vt:i4>5</vt:i4>
      </vt:variant>
      <vt:variant>
        <vt:lpwstr>http://ru.wikipedia.org/wiki/2001_%D0%B3%D0%BE%D0%B4</vt:lpwstr>
      </vt:variant>
      <vt:variant>
        <vt:lpwstr/>
      </vt:variant>
      <vt:variant>
        <vt:i4>655390</vt:i4>
      </vt:variant>
      <vt:variant>
        <vt:i4>219</vt:i4>
      </vt:variant>
      <vt:variant>
        <vt:i4>0</vt:i4>
      </vt:variant>
      <vt:variant>
        <vt:i4>5</vt:i4>
      </vt:variant>
      <vt:variant>
        <vt:lpwstr>http://ru.wikipedia.org/wiki/2000</vt:lpwstr>
      </vt:variant>
      <vt:variant>
        <vt:lpwstr/>
      </vt:variant>
      <vt:variant>
        <vt:i4>3014773</vt:i4>
      </vt:variant>
      <vt:variant>
        <vt:i4>216</vt:i4>
      </vt:variant>
      <vt:variant>
        <vt:i4>0</vt:i4>
      </vt:variant>
      <vt:variant>
        <vt:i4>5</vt:i4>
      </vt:variant>
      <vt:variant>
        <vt:lpwstr>http://ru.wikipedia.org/wiki/%D0%A1%D0%B0%D0%BD%D0%BA%D1%82-%D0%9F%D0%B5%D1%82%D0%B5%D1%80%D0%B1%D1%83%D1%80%D0%B3</vt:lpwstr>
      </vt:variant>
      <vt:variant>
        <vt:lpwstr/>
      </vt:variant>
      <vt:variant>
        <vt:i4>8126547</vt:i4>
      </vt:variant>
      <vt:variant>
        <vt:i4>213</vt:i4>
      </vt:variant>
      <vt:variant>
        <vt:i4>0</vt:i4>
      </vt:variant>
      <vt:variant>
        <vt:i4>5</vt:i4>
      </vt:variant>
      <vt:variant>
        <vt:lpwstr>http://ru.wikipedia.org/wiki/1993_%D0%B3%D0%BE%D0%B4</vt:lpwstr>
      </vt:variant>
      <vt:variant>
        <vt:lpwstr/>
      </vt:variant>
      <vt:variant>
        <vt:i4>8126547</vt:i4>
      </vt:variant>
      <vt:variant>
        <vt:i4>210</vt:i4>
      </vt:variant>
      <vt:variant>
        <vt:i4>0</vt:i4>
      </vt:variant>
      <vt:variant>
        <vt:i4>5</vt:i4>
      </vt:variant>
      <vt:variant>
        <vt:lpwstr>http://ru.wikipedia.org/wiki/1993_%D0%B3%D0%BE%D0%B4</vt:lpwstr>
      </vt:variant>
      <vt:variant>
        <vt:lpwstr/>
      </vt:variant>
      <vt:variant>
        <vt:i4>23</vt:i4>
      </vt:variant>
      <vt:variant>
        <vt:i4>207</vt:i4>
      </vt:variant>
      <vt:variant>
        <vt:i4>0</vt:i4>
      </vt:variant>
      <vt:variant>
        <vt:i4>5</vt:i4>
      </vt:variant>
      <vt:variant>
        <vt:lpwstr>http://ru.wikipedia.org/wiki/1991</vt:lpwstr>
      </vt:variant>
      <vt:variant>
        <vt:lpwstr/>
      </vt:variant>
      <vt:variant>
        <vt:i4>8323123</vt:i4>
      </vt:variant>
      <vt:variant>
        <vt:i4>204</vt:i4>
      </vt:variant>
      <vt:variant>
        <vt:i4>0</vt:i4>
      </vt:variant>
      <vt:variant>
        <vt:i4>5</vt:i4>
      </vt:variant>
      <vt:variant>
        <vt:lpwstr>http://ru.wikipedia.org/wiki/%D0%9B%D0%B5%D0%BD%D0%B8%D0%BD%D0%B3%D1%80%D0%B0%D0%B4</vt:lpwstr>
      </vt:variant>
      <vt:variant>
        <vt:lpwstr/>
      </vt:variant>
      <vt:variant>
        <vt:i4>8126545</vt:i4>
      </vt:variant>
      <vt:variant>
        <vt:i4>201</vt:i4>
      </vt:variant>
      <vt:variant>
        <vt:i4>0</vt:i4>
      </vt:variant>
      <vt:variant>
        <vt:i4>5</vt:i4>
      </vt:variant>
      <vt:variant>
        <vt:lpwstr>http://ru.wikipedia.org/wiki/1991_%D0%B3%D0%BE%D0%B4</vt:lpwstr>
      </vt:variant>
      <vt:variant>
        <vt:lpwstr/>
      </vt:variant>
      <vt:variant>
        <vt:i4>65559</vt:i4>
      </vt:variant>
      <vt:variant>
        <vt:i4>198</vt:i4>
      </vt:variant>
      <vt:variant>
        <vt:i4>0</vt:i4>
      </vt:variant>
      <vt:variant>
        <vt:i4>5</vt:i4>
      </vt:variant>
      <vt:variant>
        <vt:lpwstr>http://ru.wikipedia.org/wiki/1985</vt:lpwstr>
      </vt:variant>
      <vt:variant>
        <vt:lpwstr/>
      </vt:variant>
      <vt:variant>
        <vt:i4>5439556</vt:i4>
      </vt:variant>
      <vt:variant>
        <vt:i4>195</vt:i4>
      </vt:variant>
      <vt:variant>
        <vt:i4>0</vt:i4>
      </vt:variant>
      <vt:variant>
        <vt:i4>5</vt:i4>
      </vt:variant>
      <vt:variant>
        <vt:lpwstr>http://ru.wikipedia.org/wiki/%D0%95%D1%84%D1%80%D0%B5%D0%B9%D1%82%D0%BE%D1%80</vt:lpwstr>
      </vt:variant>
      <vt:variant>
        <vt:lpwstr/>
      </vt:variant>
      <vt:variant>
        <vt:i4>8192085</vt:i4>
      </vt:variant>
      <vt:variant>
        <vt:i4>192</vt:i4>
      </vt:variant>
      <vt:variant>
        <vt:i4>0</vt:i4>
      </vt:variant>
      <vt:variant>
        <vt:i4>5</vt:i4>
      </vt:variant>
      <vt:variant>
        <vt:lpwstr>http://ru.wikipedia.org/wiki/1985_%D0%B3%D0%BE%D0%B4</vt:lpwstr>
      </vt:variant>
      <vt:variant>
        <vt:lpwstr/>
      </vt:variant>
      <vt:variant>
        <vt:i4>65559</vt:i4>
      </vt:variant>
      <vt:variant>
        <vt:i4>189</vt:i4>
      </vt:variant>
      <vt:variant>
        <vt:i4>0</vt:i4>
      </vt:variant>
      <vt:variant>
        <vt:i4>5</vt:i4>
      </vt:variant>
      <vt:variant>
        <vt:lpwstr>http://ru.wikipedia.org/wiki/1984</vt:lpwstr>
      </vt:variant>
      <vt:variant>
        <vt:lpwstr/>
      </vt:variant>
      <vt:variant>
        <vt:i4>655444</vt:i4>
      </vt:variant>
      <vt:variant>
        <vt:i4>186</vt:i4>
      </vt:variant>
      <vt:variant>
        <vt:i4>0</vt:i4>
      </vt:variant>
      <vt:variant>
        <vt:i4>5</vt:i4>
      </vt:variant>
      <vt:variant>
        <vt:lpwstr>http://ru.wikipedia.org/wiki/%D0%A1%D0%B0%D0%BD%D0%BA%D1%82-%D0%9F%D0%B5%D1%82%D0%B5%D1%80%D0%B1%D1%83%D1%80%D0%B3%D1%81%D0%BA%D0%B8%D0%B9_%D0%B3%D0%BE%D1%81%D1%83%D0%B4%D0%B0%D1%80%D1%81%D1%82%D0%B2%D0%B5%D0%BD%D0%BD%D1%8B%D0%B9_%D1%83%D0%BD%D0%B8%D0%B2%D0%B5%D1%80%D1%81%D0%B8%D1%82%D0%B5%D1%82</vt:lpwstr>
      </vt:variant>
      <vt:variant>
        <vt:lpwstr/>
      </vt:variant>
      <vt:variant>
        <vt:i4>7733336</vt:i4>
      </vt:variant>
      <vt:variant>
        <vt:i4>183</vt:i4>
      </vt:variant>
      <vt:variant>
        <vt:i4>0</vt:i4>
      </vt:variant>
      <vt:variant>
        <vt:i4>5</vt:i4>
      </vt:variant>
      <vt:variant>
        <vt:lpwstr>http://ru.wikipedia.org/wiki/2001_%D0%B3%D0%BE%D0%B4</vt:lpwstr>
      </vt:variant>
      <vt:variant>
        <vt:lpwstr/>
      </vt:variant>
      <vt:variant>
        <vt:i4>4849723</vt:i4>
      </vt:variant>
      <vt:variant>
        <vt:i4>180</vt:i4>
      </vt:variant>
      <vt:variant>
        <vt:i4>0</vt:i4>
      </vt:variant>
      <vt:variant>
        <vt:i4>5</vt:i4>
      </vt:variant>
      <vt:variant>
        <vt:lpwstr>http://ru.wikipedia.org/w/index.php?title=%D0%9B%D0%B5%D0%BD%D0%B8%D0%BD%D0%B3%D1%80%D0%B0%D0%B4%D1%81%D0%BA%D0%B8%D0%B9_%D0%B8%D0%BD%D1%81%D1%82%D0%B8%D1%82%D1%83%D1%82_%D1%81%D0%BE%D0%B2%D0%B5%D1%82%D1%81%D0%BA%D0%BE%D0%B9_%D1%82%D0%BE%D1%80%D0%B3%D0%BE%D0%B2%D0%BB%D0%B8&amp;action=edit&amp;redlink=1</vt:lpwstr>
      </vt:variant>
      <vt:variant>
        <vt:lpwstr/>
      </vt:variant>
      <vt:variant>
        <vt:i4>8192084</vt:i4>
      </vt:variant>
      <vt:variant>
        <vt:i4>177</vt:i4>
      </vt:variant>
      <vt:variant>
        <vt:i4>0</vt:i4>
      </vt:variant>
      <vt:variant>
        <vt:i4>5</vt:i4>
      </vt:variant>
      <vt:variant>
        <vt:lpwstr>http://ru.wikipedia.org/wiki/1984_%D0%B3%D0%BE%D0%B4</vt:lpwstr>
      </vt:variant>
      <vt:variant>
        <vt:lpwstr/>
      </vt:variant>
      <vt:variant>
        <vt:i4>7733342</vt:i4>
      </vt:variant>
      <vt:variant>
        <vt:i4>174</vt:i4>
      </vt:variant>
      <vt:variant>
        <vt:i4>0</vt:i4>
      </vt:variant>
      <vt:variant>
        <vt:i4>5</vt:i4>
      </vt:variant>
      <vt:variant>
        <vt:lpwstr>http://ru.wikipedia.org/wiki/2007_%D0%B3%D0%BE%D0%B4</vt:lpwstr>
      </vt:variant>
      <vt:variant>
        <vt:lpwstr/>
      </vt:variant>
      <vt:variant>
        <vt:i4>7798846</vt:i4>
      </vt:variant>
      <vt:variant>
        <vt:i4>171</vt:i4>
      </vt:variant>
      <vt:variant>
        <vt:i4>0</vt:i4>
      </vt:variant>
      <vt:variant>
        <vt:i4>5</vt:i4>
      </vt:variant>
      <vt:variant>
        <vt:lpwstr>http://ru.wikipedia.org/wiki/%D0%9C%D0%B8%D0%BD%D0%B8%D1%81%D1%82%D0%B5%D1%80%D1%81%D1%82%D0%B2%D0%BE_%D0%BE%D0%B1%D0%BE%D1%80%D0%BE%D0%BD%D1%8B_%D0%A0%D0%BE%D1%81%D1%81%D0%B8%D0%B8</vt:lpwstr>
      </vt:variant>
      <vt:variant>
        <vt:lpwstr/>
      </vt:variant>
      <vt:variant>
        <vt:i4>5242947</vt:i4>
      </vt:variant>
      <vt:variant>
        <vt:i4>168</vt:i4>
      </vt:variant>
      <vt:variant>
        <vt:i4>0</vt:i4>
      </vt:variant>
      <vt:variant>
        <vt:i4>5</vt:i4>
      </vt:variant>
      <vt:variant>
        <vt:lpwstr>http://ru.wikipedia.org/wiki/%D0%A0%D0%BE%D1%81%D1%81%D0%B8%D1%8F</vt:lpwstr>
      </vt:variant>
      <vt:variant>
        <vt:lpwstr/>
      </vt:variant>
      <vt:variant>
        <vt:i4>2293760</vt:i4>
      </vt:variant>
      <vt:variant>
        <vt:i4>165</vt:i4>
      </vt:variant>
      <vt:variant>
        <vt:i4>0</vt:i4>
      </vt:variant>
      <vt:variant>
        <vt:i4>5</vt:i4>
      </vt:variant>
      <vt:variant>
        <vt:lpwstr>http://ru.wikipedia.org/wiki/%D0%9A%D1%80%D0%B0%D1%81%D0%BD%D0%BE%D0%B4%D0%B0%D1%80%D1%81%D0%BA%D0%B8%D0%B9_%D0%BA%D1%80%D0%B0%D0%B9</vt:lpwstr>
      </vt:variant>
      <vt:variant>
        <vt:lpwstr/>
      </vt:variant>
      <vt:variant>
        <vt:i4>3014670</vt:i4>
      </vt:variant>
      <vt:variant>
        <vt:i4>162</vt:i4>
      </vt:variant>
      <vt:variant>
        <vt:i4>0</vt:i4>
      </vt:variant>
      <vt:variant>
        <vt:i4>5</vt:i4>
      </vt:variant>
      <vt:variant>
        <vt:lpwstr>http://ru.wikipedia.org/wiki/%D0%90%D0%B1%D0%B8%D0%BD%D1%81%D0%BA%D0%B8%D0%B9_%D1%80%D0%B0%D0%B9%D0%BE%D0%BD</vt:lpwstr>
      </vt:variant>
      <vt:variant>
        <vt:lpwstr/>
      </vt:variant>
      <vt:variant>
        <vt:i4>5242903</vt:i4>
      </vt:variant>
      <vt:variant>
        <vt:i4>159</vt:i4>
      </vt:variant>
      <vt:variant>
        <vt:i4>0</vt:i4>
      </vt:variant>
      <vt:variant>
        <vt:i4>5</vt:i4>
      </vt:variant>
      <vt:variant>
        <vt:lpwstr>http://ru.wikipedia.org/wiki/%D0%A5%D0%BE%D0%BB%D0%BC%D1%81%D0%BA%D0%B8%D0%B9</vt:lpwstr>
      </vt:variant>
      <vt:variant>
        <vt:lpwstr/>
      </vt:variant>
      <vt:variant>
        <vt:i4>2424939</vt:i4>
      </vt:variant>
      <vt:variant>
        <vt:i4>156</vt:i4>
      </vt:variant>
      <vt:variant>
        <vt:i4>0</vt:i4>
      </vt:variant>
      <vt:variant>
        <vt:i4>5</vt:i4>
      </vt:variant>
      <vt:variant>
        <vt:lpwstr>http://ru.wikipedia.org/wiki/%D0%9F%D0%BE%D1%81%D1%91%D0%BB%D0%BE%D0%BA</vt:lpwstr>
      </vt:variant>
      <vt:variant>
        <vt:lpwstr/>
      </vt:variant>
      <vt:variant>
        <vt:i4>983063</vt:i4>
      </vt:variant>
      <vt:variant>
        <vt:i4>153</vt:i4>
      </vt:variant>
      <vt:variant>
        <vt:i4>0</vt:i4>
      </vt:variant>
      <vt:variant>
        <vt:i4>5</vt:i4>
      </vt:variant>
      <vt:variant>
        <vt:lpwstr>http://ru.wikipedia.org/wiki/1962</vt:lpwstr>
      </vt:variant>
      <vt:variant>
        <vt:lpwstr/>
      </vt:variant>
      <vt:variant>
        <vt:i4>7012417</vt:i4>
      </vt:variant>
      <vt:variant>
        <vt:i4>150</vt:i4>
      </vt:variant>
      <vt:variant>
        <vt:i4>0</vt:i4>
      </vt:variant>
      <vt:variant>
        <vt:i4>5</vt:i4>
      </vt:variant>
      <vt:variant>
        <vt:lpwstr>http://ru.wikipedia.org/wiki/8_%D1%8F%D0%BD%D0%B2%D0%B0%D1%80%D1%8F</vt:lpwstr>
      </vt:variant>
      <vt:variant>
        <vt:lpwstr/>
      </vt:variant>
      <vt:variant>
        <vt:i4>8323150</vt:i4>
      </vt:variant>
      <vt:variant>
        <vt:i4>147</vt:i4>
      </vt:variant>
      <vt:variant>
        <vt:i4>0</vt:i4>
      </vt:variant>
      <vt:variant>
        <vt:i4>5</vt:i4>
      </vt:variant>
      <vt:variant>
        <vt:lpwstr>http://ru.wikipedia.org/wiki/%D0%97%D1%83%D0%B1%D0%BA%D0%BE%D0%B2,_%D0%92%D0%B8%D0%BA%D1%82%D0%BE%D1%80</vt:lpwstr>
      </vt:variant>
      <vt:variant>
        <vt:lpwstr/>
      </vt:variant>
      <vt:variant>
        <vt:i4>8323176</vt:i4>
      </vt:variant>
      <vt:variant>
        <vt:i4>144</vt:i4>
      </vt:variant>
      <vt:variant>
        <vt:i4>0</vt:i4>
      </vt:variant>
      <vt:variant>
        <vt:i4>5</vt:i4>
      </vt:variant>
      <vt:variant>
        <vt:lpwstr>http://ru.wikipedia.org/wiki/%D0%93%D0%B0%D0%B7%D0%BF%D1%80%D0%BE%D0%BC</vt:lpwstr>
      </vt:variant>
      <vt:variant>
        <vt:lpwstr/>
      </vt:variant>
      <vt:variant>
        <vt:i4>786441</vt:i4>
      </vt:variant>
      <vt:variant>
        <vt:i4>141</vt:i4>
      </vt:variant>
      <vt:variant>
        <vt:i4>0</vt:i4>
      </vt:variant>
      <vt:variant>
        <vt:i4>5</vt:i4>
      </vt:variant>
      <vt:variant>
        <vt:lpwstr>http://ru.wikipedia.org/wiki/%D0%92%D1%82%D0%BE%D1%80%D0%BE%D0%B5_%D0%BF%D1%80%D0%B0%D0%B2%D0%B8%D1%82%D0%B5%D0%BB%D1%8C%D1%81%D1%82%D0%B2%D0%BE_%D0%92._%D0%92._%D0%9F%D1%83%D1%82%D0%B8%D0%BD%D0%B0_(%D1%81_2008)</vt:lpwstr>
      </vt:variant>
      <vt:variant>
        <vt:lpwstr/>
      </vt:variant>
      <vt:variant>
        <vt:i4>7733329</vt:i4>
      </vt:variant>
      <vt:variant>
        <vt:i4>138</vt:i4>
      </vt:variant>
      <vt:variant>
        <vt:i4>0</vt:i4>
      </vt:variant>
      <vt:variant>
        <vt:i4>5</vt:i4>
      </vt:variant>
      <vt:variant>
        <vt:lpwstr>http://ru.wikipedia.org/wiki/2008_%D0%B3%D0%BE%D0%B4</vt:lpwstr>
      </vt:variant>
      <vt:variant>
        <vt:lpwstr/>
      </vt:variant>
      <vt:variant>
        <vt:i4>1179696</vt:i4>
      </vt:variant>
      <vt:variant>
        <vt:i4>135</vt:i4>
      </vt:variant>
      <vt:variant>
        <vt:i4>0</vt:i4>
      </vt:variant>
      <vt:variant>
        <vt:i4>5</vt:i4>
      </vt:variant>
      <vt:variant>
        <vt:lpwstr>http://ru.wikipedia.org/wiki/12_%D0%BC%D0%B0%D1%8F</vt:lpwstr>
      </vt:variant>
      <vt:variant>
        <vt:lpwstr/>
      </vt:variant>
      <vt:variant>
        <vt:i4>6029438</vt:i4>
      </vt:variant>
      <vt:variant>
        <vt:i4>132</vt:i4>
      </vt:variant>
      <vt:variant>
        <vt:i4>0</vt:i4>
      </vt:variant>
      <vt:variant>
        <vt:i4>5</vt:i4>
      </vt:variant>
      <vt:variant>
        <vt:lpwstr>http://ru.wikipedia.org/wiki/%D0%97%D1%83%D0%B1%D0%BA%D0%BE%D0%B2,_%D0%92%D0%B8%D0%BA%D1%82%D0%BE%D1%80</vt:lpwstr>
      </vt:variant>
      <vt:variant>
        <vt:lpwstr>cite_note-0#cite_note-0</vt:lpwstr>
      </vt:variant>
      <vt:variant>
        <vt:i4>2097164</vt:i4>
      </vt:variant>
      <vt:variant>
        <vt:i4>129</vt:i4>
      </vt:variant>
      <vt:variant>
        <vt:i4>0</vt:i4>
      </vt:variant>
      <vt:variant>
        <vt:i4>5</vt:i4>
      </vt:variant>
      <vt:variant>
        <vt:lpwstr>http://ru.wikipedia.org/wiki/%D0%9F%D1%80%D0%B5%D0%B4%D1%81%D0%B5%D0%B4%D0%B0%D1%82%D0%B5%D0%BB%D1%8C_%D0%9F%D1%80%D0%B0%D0%B2%D0%B8%D1%82%D0%B5%D0%BB%D1%8C%D1%81%D1%82%D0%B2%D0%B0_%D0%A0%D0%BE%D1%81%D1%81%D0%B8%D0%B9%D1%81%D0%BA%D0%BE%D0%B9_%D0%A4%D0%B5%D0%B4%D0%B5%D1%80%D0%B0%D1%86%D0%B8%D0%B8</vt:lpwstr>
      </vt:variant>
      <vt:variant>
        <vt:lpwstr/>
      </vt:variant>
      <vt:variant>
        <vt:i4>7733329</vt:i4>
      </vt:variant>
      <vt:variant>
        <vt:i4>126</vt:i4>
      </vt:variant>
      <vt:variant>
        <vt:i4>0</vt:i4>
      </vt:variant>
      <vt:variant>
        <vt:i4>5</vt:i4>
      </vt:variant>
      <vt:variant>
        <vt:lpwstr>http://ru.wikipedia.org/wiki/2008_%D0%B3%D0%BE%D0%B4</vt:lpwstr>
      </vt:variant>
      <vt:variant>
        <vt:lpwstr/>
      </vt:variant>
      <vt:variant>
        <vt:i4>1245283</vt:i4>
      </vt:variant>
      <vt:variant>
        <vt:i4>123</vt:i4>
      </vt:variant>
      <vt:variant>
        <vt:i4>0</vt:i4>
      </vt:variant>
      <vt:variant>
        <vt:i4>5</vt:i4>
      </vt:variant>
      <vt:variant>
        <vt:lpwstr>http://ru.wikipedia.org/wiki/7_%D0%BC%D0%B0%D1%8F</vt:lpwstr>
      </vt:variant>
      <vt:variant>
        <vt:lpwstr/>
      </vt:variant>
      <vt:variant>
        <vt:i4>655390</vt:i4>
      </vt:variant>
      <vt:variant>
        <vt:i4>120</vt:i4>
      </vt:variant>
      <vt:variant>
        <vt:i4>0</vt:i4>
      </vt:variant>
      <vt:variant>
        <vt:i4>5</vt:i4>
      </vt:variant>
      <vt:variant>
        <vt:lpwstr>http://ru.wikipedia.org/wiki/2007</vt:lpwstr>
      </vt:variant>
      <vt:variant>
        <vt:lpwstr/>
      </vt:variant>
      <vt:variant>
        <vt:i4>3473473</vt:i4>
      </vt:variant>
      <vt:variant>
        <vt:i4>117</vt:i4>
      </vt:variant>
      <vt:variant>
        <vt:i4>0</vt:i4>
      </vt:variant>
      <vt:variant>
        <vt:i4>5</vt:i4>
      </vt:variant>
      <vt:variant>
        <vt:lpwstr>http://ru.wikipedia.org/wiki/14_%D1%81%D0%B5%D0%BD%D1%82%D1%8F%D0%B1%D1%80%D1%8F</vt:lpwstr>
      </vt:variant>
      <vt:variant>
        <vt:lpwstr/>
      </vt:variant>
      <vt:variant>
        <vt:i4>2687039</vt:i4>
      </vt:variant>
      <vt:variant>
        <vt:i4>114</vt:i4>
      </vt:variant>
      <vt:variant>
        <vt:i4>0</vt:i4>
      </vt:variant>
      <vt:variant>
        <vt:i4>5</vt:i4>
      </vt:variant>
      <vt:variant>
        <vt:lpwstr>http://ru.wikipedia.org/wiki/%D0%A4%D0%B5%D0%B4%D0%B5%D1%80%D0%B0%D0%BB%D1%8C%D0%BD%D0%B0%D1%8F_%D1%81%D0%BB%D1%83%D0%B6%D0%B1%D0%B0_%D0%BF%D0%BE_%D1%84%D0%B8%D0%BD%D0%B0%D0%BD%D1%81%D0%BE%D0%B2%D0%BE%D0%BC%D1%83_%D0%BC%D0%BE%D0%BD%D0%B8%D1%82%D0%BE%D1%80%D0%B8%D0%BD%D0%B3%D1%83_%D0%A0%D0%BE%D1%81%D1%81%D0%B8%D0%B8</vt:lpwstr>
      </vt:variant>
      <vt:variant>
        <vt:lpwstr/>
      </vt:variant>
      <vt:variant>
        <vt:i4>655390</vt:i4>
      </vt:variant>
      <vt:variant>
        <vt:i4>111</vt:i4>
      </vt:variant>
      <vt:variant>
        <vt:i4>0</vt:i4>
      </vt:variant>
      <vt:variant>
        <vt:i4>5</vt:i4>
      </vt:variant>
      <vt:variant>
        <vt:lpwstr>http://ru.wikipedia.org/wiki/2007</vt:lpwstr>
      </vt:variant>
      <vt:variant>
        <vt:lpwstr/>
      </vt:variant>
      <vt:variant>
        <vt:i4>655390</vt:i4>
      </vt:variant>
      <vt:variant>
        <vt:i4>108</vt:i4>
      </vt:variant>
      <vt:variant>
        <vt:i4>0</vt:i4>
      </vt:variant>
      <vt:variant>
        <vt:i4>5</vt:i4>
      </vt:variant>
      <vt:variant>
        <vt:lpwstr>http://ru.wikipedia.org/wiki/2004</vt:lpwstr>
      </vt:variant>
      <vt:variant>
        <vt:lpwstr/>
      </vt:variant>
      <vt:variant>
        <vt:i4>655390</vt:i4>
      </vt:variant>
      <vt:variant>
        <vt:i4>105</vt:i4>
      </vt:variant>
      <vt:variant>
        <vt:i4>0</vt:i4>
      </vt:variant>
      <vt:variant>
        <vt:i4>5</vt:i4>
      </vt:variant>
      <vt:variant>
        <vt:lpwstr>http://ru.wikipedia.org/wiki/2004</vt:lpwstr>
      </vt:variant>
      <vt:variant>
        <vt:lpwstr/>
      </vt:variant>
      <vt:variant>
        <vt:i4>23</vt:i4>
      </vt:variant>
      <vt:variant>
        <vt:i4>102</vt:i4>
      </vt:variant>
      <vt:variant>
        <vt:i4>0</vt:i4>
      </vt:variant>
      <vt:variant>
        <vt:i4>5</vt:i4>
      </vt:variant>
      <vt:variant>
        <vt:lpwstr>http://ru.wikipedia.org/wiki/1991</vt:lpwstr>
      </vt:variant>
      <vt:variant>
        <vt:lpwstr/>
      </vt:variant>
      <vt:variant>
        <vt:i4>8126564</vt:i4>
      </vt:variant>
      <vt:variant>
        <vt:i4>99</vt:i4>
      </vt:variant>
      <vt:variant>
        <vt:i4>0</vt:i4>
      </vt:variant>
      <vt:variant>
        <vt:i4>5</vt:i4>
      </vt:variant>
      <vt:variant>
        <vt:lpwstr>http://ru.wikipedia.org/wiki/%D0%AD%D0%BA%D0%BE%D0%BD%D0%BE%D0%BC%D0%B8%D1%81%D1%82</vt:lpwstr>
      </vt:variant>
      <vt:variant>
        <vt:lpwstr/>
      </vt:variant>
      <vt:variant>
        <vt:i4>5242947</vt:i4>
      </vt:variant>
      <vt:variant>
        <vt:i4>96</vt:i4>
      </vt:variant>
      <vt:variant>
        <vt:i4>0</vt:i4>
      </vt:variant>
      <vt:variant>
        <vt:i4>5</vt:i4>
      </vt:variant>
      <vt:variant>
        <vt:lpwstr>http://ru.wikipedia.org/wiki/%D0%A0%D0%BE%D1%81%D1%81%D0%B8%D1%8F</vt:lpwstr>
      </vt:variant>
      <vt:variant>
        <vt:lpwstr/>
      </vt:variant>
      <vt:variant>
        <vt:i4>2621443</vt:i4>
      </vt:variant>
      <vt:variant>
        <vt:i4>93</vt:i4>
      </vt:variant>
      <vt:variant>
        <vt:i4>0</vt:i4>
      </vt:variant>
      <vt:variant>
        <vt:i4>5</vt:i4>
      </vt:variant>
      <vt:variant>
        <vt:lpwstr>http://ru.wikipedia.org/wiki/%D0%A1%D0%B2%D0%B5%D1%80%D0%B4%D0%BB%D0%BE%D0%B2%D1%81%D0%BA%D0%B0%D1%8F_%D0%BE%D0%B1%D0%BB%D0%B0%D1%81%D1%82%D1%8C</vt:lpwstr>
      </vt:variant>
      <vt:variant>
        <vt:lpwstr/>
      </vt:variant>
      <vt:variant>
        <vt:i4>2359351</vt:i4>
      </vt:variant>
      <vt:variant>
        <vt:i4>90</vt:i4>
      </vt:variant>
      <vt:variant>
        <vt:i4>0</vt:i4>
      </vt:variant>
      <vt:variant>
        <vt:i4>5</vt:i4>
      </vt:variant>
      <vt:variant>
        <vt:lpwstr>http://ru.wikipedia.org/wiki/%D0%9A%D1%83%D1%88%D0%B2%D0%B0</vt:lpwstr>
      </vt:variant>
      <vt:variant>
        <vt:lpwstr/>
      </vt:variant>
      <vt:variant>
        <vt:i4>2359376</vt:i4>
      </vt:variant>
      <vt:variant>
        <vt:i4>87</vt:i4>
      </vt:variant>
      <vt:variant>
        <vt:i4>0</vt:i4>
      </vt:variant>
      <vt:variant>
        <vt:i4>5</vt:i4>
      </vt:variant>
      <vt:variant>
        <vt:lpwstr>http://ru.wikipedia.org/wiki/%D0%90%D1%80%D0%B1%D0%B0%D1%82_(%D0%BF%D0%BE%D1%81%D1%91%D0%BB%D0%BE%D0%BA)</vt:lpwstr>
      </vt:variant>
      <vt:variant>
        <vt:lpwstr/>
      </vt:variant>
      <vt:variant>
        <vt:i4>7405649</vt:i4>
      </vt:variant>
      <vt:variant>
        <vt:i4>84</vt:i4>
      </vt:variant>
      <vt:variant>
        <vt:i4>0</vt:i4>
      </vt:variant>
      <vt:variant>
        <vt:i4>5</vt:i4>
      </vt:variant>
      <vt:variant>
        <vt:lpwstr>http://ru.wikipedia.org/wiki/1941_%D0%B3%D0%BE%D0%B4</vt:lpwstr>
      </vt:variant>
      <vt:variant>
        <vt:lpwstr/>
      </vt:variant>
      <vt:variant>
        <vt:i4>3473472</vt:i4>
      </vt:variant>
      <vt:variant>
        <vt:i4>81</vt:i4>
      </vt:variant>
      <vt:variant>
        <vt:i4>0</vt:i4>
      </vt:variant>
      <vt:variant>
        <vt:i4>5</vt:i4>
      </vt:variant>
      <vt:variant>
        <vt:lpwstr>http://ru.wikipedia.org/wiki/15_%D1%81%D0%B5%D0%BD%D1%82%D1%8F%D0%B1%D1%80%D1%8F</vt:lpwstr>
      </vt:variant>
      <vt:variant>
        <vt:lpwstr/>
      </vt:variant>
      <vt:variant>
        <vt:i4>65613</vt:i4>
      </vt:variant>
      <vt:variant>
        <vt:i4>78</vt:i4>
      </vt:variant>
      <vt:variant>
        <vt:i4>0</vt:i4>
      </vt:variant>
      <vt:variant>
        <vt:i4>5</vt:i4>
      </vt:variant>
      <vt:variant>
        <vt:lpwstr>http://www.newsru.com/finance/14apr2009/koudrine.html</vt:lpwstr>
      </vt:variant>
      <vt:variant>
        <vt:lpwstr/>
      </vt:variant>
      <vt:variant>
        <vt:i4>4128874</vt:i4>
      </vt:variant>
      <vt:variant>
        <vt:i4>75</vt:i4>
      </vt:variant>
      <vt:variant>
        <vt:i4>0</vt:i4>
      </vt:variant>
      <vt:variant>
        <vt:i4>5</vt:i4>
      </vt:variant>
      <vt:variant>
        <vt:lpwstr>http://www.premier.gov.ru/events/2490.html</vt:lpwstr>
      </vt:variant>
      <vt:variant>
        <vt:lpwstr/>
      </vt:variant>
      <vt:variant>
        <vt:i4>8192108</vt:i4>
      </vt:variant>
      <vt:variant>
        <vt:i4>72</vt:i4>
      </vt:variant>
      <vt:variant>
        <vt:i4>0</vt:i4>
      </vt:variant>
      <vt:variant>
        <vt:i4>5</vt:i4>
      </vt:variant>
      <vt:variant>
        <vt:lpwstr>http://www.rbcdaily.ru/2008/04/04/world/333951</vt:lpwstr>
      </vt:variant>
      <vt:variant>
        <vt:lpwstr/>
      </vt:variant>
      <vt:variant>
        <vt:i4>2359420</vt:i4>
      </vt:variant>
      <vt:variant>
        <vt:i4>69</vt:i4>
      </vt:variant>
      <vt:variant>
        <vt:i4>0</vt:i4>
      </vt:variant>
      <vt:variant>
        <vt:i4>5</vt:i4>
      </vt:variant>
      <vt:variant>
        <vt:lpwstr>http://worldcrisis.ru/crisis/375553</vt:lpwstr>
      </vt:variant>
      <vt:variant>
        <vt:lpwstr/>
      </vt:variant>
      <vt:variant>
        <vt:i4>6553700</vt:i4>
      </vt:variant>
      <vt:variant>
        <vt:i4>66</vt:i4>
      </vt:variant>
      <vt:variant>
        <vt:i4>0</vt:i4>
      </vt:variant>
      <vt:variant>
        <vt:i4>5</vt:i4>
      </vt:variant>
      <vt:variant>
        <vt:lpwstr>http://spb.kp.ru/daily/24279.4/474980/</vt:lpwstr>
      </vt:variant>
      <vt:variant>
        <vt:lpwstr/>
      </vt:variant>
      <vt:variant>
        <vt:i4>6553700</vt:i4>
      </vt:variant>
      <vt:variant>
        <vt:i4>63</vt:i4>
      </vt:variant>
      <vt:variant>
        <vt:i4>0</vt:i4>
      </vt:variant>
      <vt:variant>
        <vt:i4>5</vt:i4>
      </vt:variant>
      <vt:variant>
        <vt:lpwstr>http://spb.kp.ru/daily/24279.4/474980/</vt:lpwstr>
      </vt:variant>
      <vt:variant>
        <vt:lpwstr/>
      </vt:variant>
      <vt:variant>
        <vt:i4>8323129</vt:i4>
      </vt:variant>
      <vt:variant>
        <vt:i4>60</vt:i4>
      </vt:variant>
      <vt:variant>
        <vt:i4>0</vt:i4>
      </vt:variant>
      <vt:variant>
        <vt:i4>5</vt:i4>
      </vt:variant>
      <vt:variant>
        <vt:lpwstr>http://www.newsru.com/russia/15apr2009/otchetmatvienko.html</vt:lpwstr>
      </vt:variant>
      <vt:variant>
        <vt:lpwstr/>
      </vt:variant>
      <vt:variant>
        <vt:i4>6815794</vt:i4>
      </vt:variant>
      <vt:variant>
        <vt:i4>57</vt:i4>
      </vt:variant>
      <vt:variant>
        <vt:i4>0</vt:i4>
      </vt:variant>
      <vt:variant>
        <vt:i4>5</vt:i4>
      </vt:variant>
      <vt:variant>
        <vt:lpwstr>http://www.fontanka.ru/2009/04/15/028/</vt:lpwstr>
      </vt:variant>
      <vt:variant>
        <vt:lpwstr/>
      </vt:variant>
      <vt:variant>
        <vt:i4>6619190</vt:i4>
      </vt:variant>
      <vt:variant>
        <vt:i4>54</vt:i4>
      </vt:variant>
      <vt:variant>
        <vt:i4>0</vt:i4>
      </vt:variant>
      <vt:variant>
        <vt:i4>5</vt:i4>
      </vt:variant>
      <vt:variant>
        <vt:lpwstr>http://www.kremlin.ru/text/appears/2009/04/214696.shtml</vt:lpwstr>
      </vt:variant>
      <vt:variant>
        <vt:lpwstr/>
      </vt:variant>
      <vt:variant>
        <vt:i4>2293771</vt:i4>
      </vt:variant>
      <vt:variant>
        <vt:i4>51</vt:i4>
      </vt:variant>
      <vt:variant>
        <vt:i4>0</vt:i4>
      </vt:variant>
      <vt:variant>
        <vt:i4>5</vt:i4>
      </vt:variant>
      <vt:variant>
        <vt:lpwstr>http://news.bbc.co.uk/hi/russian/russia/newsid_3022000/3022210.stm</vt:lpwstr>
      </vt:variant>
      <vt:variant>
        <vt:lpwstr/>
      </vt:variant>
      <vt:variant>
        <vt:i4>7471154</vt:i4>
      </vt:variant>
      <vt:variant>
        <vt:i4>48</vt:i4>
      </vt:variant>
      <vt:variant>
        <vt:i4>0</vt:i4>
      </vt:variant>
      <vt:variant>
        <vt:i4>5</vt:i4>
      </vt:variant>
      <vt:variant>
        <vt:lpwstr>http://www.newsru.com/russia/17apr2009/exp.html</vt:lpwstr>
      </vt:variant>
      <vt:variant>
        <vt:lpwstr/>
      </vt:variant>
      <vt:variant>
        <vt:i4>72156161</vt:i4>
      </vt:variant>
      <vt:variant>
        <vt:i4>45</vt:i4>
      </vt:variant>
      <vt:variant>
        <vt:i4>0</vt:i4>
      </vt:variant>
      <vt:variant>
        <vt:i4>5</vt:i4>
      </vt:variant>
      <vt:variant>
        <vt:lpwstr>C:\Users\Пользователь\AppData\Roaming\Microsoft\Word\“Деловой Петербург”</vt:lpwstr>
      </vt:variant>
      <vt:variant>
        <vt:lpwstr/>
      </vt:variant>
      <vt:variant>
        <vt:i4>4718609</vt:i4>
      </vt:variant>
      <vt:variant>
        <vt:i4>42</vt:i4>
      </vt:variant>
      <vt:variant>
        <vt:i4>0</vt:i4>
      </vt:variant>
      <vt:variant>
        <vt:i4>5</vt:i4>
      </vt:variant>
      <vt:variant>
        <vt:lpwstr>http://www.newsru.com/russia/16apr2009/bodrunov.html</vt:lpwstr>
      </vt:variant>
      <vt:variant>
        <vt:lpwstr/>
      </vt:variant>
      <vt:variant>
        <vt:i4>6160461</vt:i4>
      </vt:variant>
      <vt:variant>
        <vt:i4>39</vt:i4>
      </vt:variant>
      <vt:variant>
        <vt:i4>0</vt:i4>
      </vt:variant>
      <vt:variant>
        <vt:i4>5</vt:i4>
      </vt:variant>
      <vt:variant>
        <vt:lpwstr>http://spb.kp.ru/daily/24284/479362/</vt:lpwstr>
      </vt:variant>
      <vt:variant>
        <vt:lpwstr/>
      </vt:variant>
      <vt:variant>
        <vt:i4>3014768</vt:i4>
      </vt:variant>
      <vt:variant>
        <vt:i4>36</vt:i4>
      </vt:variant>
      <vt:variant>
        <vt:i4>0</vt:i4>
      </vt:variant>
      <vt:variant>
        <vt:i4>5</vt:i4>
      </vt:variant>
      <vt:variant>
        <vt:lpwstr>http://www.newsru.com/russia/23apr2009/bodrunovutrybi.html</vt:lpwstr>
      </vt:variant>
      <vt:variant>
        <vt:lpwstr/>
      </vt:variant>
      <vt:variant>
        <vt:i4>4718615</vt:i4>
      </vt:variant>
      <vt:variant>
        <vt:i4>33</vt:i4>
      </vt:variant>
      <vt:variant>
        <vt:i4>0</vt:i4>
      </vt:variant>
      <vt:variant>
        <vt:i4>5</vt:i4>
      </vt:variant>
      <vt:variant>
        <vt:lpwstr>http://spb.kp.ru/online/news/474799/</vt:lpwstr>
      </vt:variant>
      <vt:variant>
        <vt:lpwstr/>
      </vt:variant>
      <vt:variant>
        <vt:i4>6357097</vt:i4>
      </vt:variant>
      <vt:variant>
        <vt:i4>30</vt:i4>
      </vt:variant>
      <vt:variant>
        <vt:i4>0</vt:i4>
      </vt:variant>
      <vt:variant>
        <vt:i4>5</vt:i4>
      </vt:variant>
      <vt:variant>
        <vt:lpwstr>http://zaks.ru/</vt:lpwstr>
      </vt:variant>
      <vt:variant>
        <vt:lpwstr/>
      </vt:variant>
      <vt:variant>
        <vt:i4>5570632</vt:i4>
      </vt:variant>
      <vt:variant>
        <vt:i4>27</vt:i4>
      </vt:variant>
      <vt:variant>
        <vt:i4>0</vt:i4>
      </vt:variant>
      <vt:variant>
        <vt:i4>5</vt:i4>
      </vt:variant>
      <vt:variant>
        <vt:lpwstr>http://spb.kp.ru/daily/24280/475652/</vt:lpwstr>
      </vt:variant>
      <vt:variant>
        <vt:lpwstr/>
      </vt:variant>
      <vt:variant>
        <vt:i4>131108</vt:i4>
      </vt:variant>
      <vt:variant>
        <vt:i4>24</vt:i4>
      </vt:variant>
      <vt:variant>
        <vt:i4>0</vt:i4>
      </vt:variant>
      <vt:variant>
        <vt:i4>5</vt:i4>
      </vt:variant>
      <vt:variant>
        <vt:lpwstr>http://www.ng.ru/week/2009-04-20/8_politics.html</vt:lpwstr>
      </vt:variant>
      <vt:variant>
        <vt:lpwstr/>
      </vt:variant>
      <vt:variant>
        <vt:i4>7012393</vt:i4>
      </vt:variant>
      <vt:variant>
        <vt:i4>21</vt:i4>
      </vt:variant>
      <vt:variant>
        <vt:i4>0</vt:i4>
      </vt:variant>
      <vt:variant>
        <vt:i4>5</vt:i4>
      </vt:variant>
      <vt:variant>
        <vt:lpwstr>http://spb.kp.ru/daily/24278/474314/print/</vt:lpwstr>
      </vt:variant>
      <vt:variant>
        <vt:lpwstr/>
      </vt:variant>
      <vt:variant>
        <vt:i4>6881342</vt:i4>
      </vt:variant>
      <vt:variant>
        <vt:i4>18</vt:i4>
      </vt:variant>
      <vt:variant>
        <vt:i4>0</vt:i4>
      </vt:variant>
      <vt:variant>
        <vt:i4>5</vt:i4>
      </vt:variant>
      <vt:variant>
        <vt:lpwstr>http://www.lenizdat.ru/</vt:lpwstr>
      </vt:variant>
      <vt:variant>
        <vt:lpwstr/>
      </vt:variant>
      <vt:variant>
        <vt:i4>262165</vt:i4>
      </vt:variant>
      <vt:variant>
        <vt:i4>15</vt:i4>
      </vt:variant>
      <vt:variant>
        <vt:i4>0</vt:i4>
      </vt:variant>
      <vt:variant>
        <vt:i4>5</vt:i4>
      </vt:variant>
      <vt:variant>
        <vt:lpwstr>http://www.mk.ru/politics/285626.html</vt:lpwstr>
      </vt:variant>
      <vt:variant>
        <vt:lpwstr/>
      </vt:variant>
      <vt:variant>
        <vt:i4>5505037</vt:i4>
      </vt:variant>
      <vt:variant>
        <vt:i4>12</vt:i4>
      </vt:variant>
      <vt:variant>
        <vt:i4>0</vt:i4>
      </vt:variant>
      <vt:variant>
        <vt:i4>5</vt:i4>
      </vt:variant>
      <vt:variant>
        <vt:lpwstr>http://document.kremlin.ru/doc.asp?ID=074934</vt:lpwstr>
      </vt:variant>
      <vt:variant>
        <vt:lpwstr/>
      </vt:variant>
      <vt:variant>
        <vt:i4>3014769</vt:i4>
      </vt:variant>
      <vt:variant>
        <vt:i4>9</vt:i4>
      </vt:variant>
      <vt:variant>
        <vt:i4>0</vt:i4>
      </vt:variant>
      <vt:variant>
        <vt:i4>5</vt:i4>
      </vt:variant>
      <vt:variant>
        <vt:lpwstr>http://mera.com.ru/</vt:lpwstr>
      </vt:variant>
      <vt:variant>
        <vt:lpwstr/>
      </vt:variant>
      <vt:variant>
        <vt:i4>6422625</vt:i4>
      </vt:variant>
      <vt:variant>
        <vt:i4>6</vt:i4>
      </vt:variant>
      <vt:variant>
        <vt:i4>0</vt:i4>
      </vt:variant>
      <vt:variant>
        <vt:i4>5</vt:i4>
      </vt:variant>
      <vt:variant>
        <vt:lpwstr>http://subscribe.ru/catalog/state.politics.bkz</vt:lpwstr>
      </vt:variant>
      <vt:variant>
        <vt:lpwstr/>
      </vt:variant>
      <vt:variant>
        <vt:i4>7667829</vt:i4>
      </vt:variant>
      <vt:variant>
        <vt:i4>3</vt:i4>
      </vt:variant>
      <vt:variant>
        <vt:i4>0</vt:i4>
      </vt:variant>
      <vt:variant>
        <vt:i4>5</vt:i4>
      </vt:variant>
      <vt:variant>
        <vt:lpwstr>http://www.vodaspb.ru/</vt:lpwstr>
      </vt:variant>
      <vt:variant>
        <vt:lpwstr/>
      </vt:variant>
      <vt:variant>
        <vt:i4>6291512</vt:i4>
      </vt:variant>
      <vt:variant>
        <vt:i4>0</vt:i4>
      </vt:variant>
      <vt:variant>
        <vt:i4>0</vt:i4>
      </vt:variant>
      <vt:variant>
        <vt:i4>5</vt:i4>
      </vt:variant>
      <vt:variant>
        <vt:lpwstr>http://www.dotu.ru/</vt:lpwstr>
      </vt:variant>
      <vt:variant>
        <vt:lpwstr/>
      </vt:variant>
      <vt:variant>
        <vt:i4>2359331</vt:i4>
      </vt:variant>
      <vt:variant>
        <vt:i4>3</vt:i4>
      </vt:variant>
      <vt:variant>
        <vt:i4>0</vt:i4>
      </vt:variant>
      <vt:variant>
        <vt:i4>5</vt:i4>
      </vt:variant>
      <vt:variant>
        <vt:lpwstr>http://ford.flybb.ru/topic210.html</vt:lpwstr>
      </vt:variant>
      <vt:variant>
        <vt:lpwstr/>
      </vt:variant>
      <vt:variant>
        <vt:i4>1114189</vt:i4>
      </vt:variant>
      <vt:variant>
        <vt:i4>0</vt:i4>
      </vt:variant>
      <vt:variant>
        <vt:i4>0</vt:i4>
      </vt:variant>
      <vt:variant>
        <vt:i4>5</vt:i4>
      </vt:variant>
      <vt:variant>
        <vt:lpwstr>http://www.usinfo.ru/indejcy.htm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«Сад» растёт сам?..</dc:title>
  <dc:subject/>
  <dc:creator>Пользователь</dc:creator>
  <cp:keywords/>
  <dc:description/>
  <cp:lastModifiedBy>User</cp:lastModifiedBy>
  <cp:revision>2</cp:revision>
  <cp:lastPrinted>2007-10-30T08:30:00Z</cp:lastPrinted>
  <dcterms:created xsi:type="dcterms:W3CDTF">2023-05-08T09:38:00Z</dcterms:created>
  <dcterms:modified xsi:type="dcterms:W3CDTF">2023-05-08T09:38:00Z</dcterms:modified>
</cp:coreProperties>
</file>